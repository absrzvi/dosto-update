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6BA44F3E" w14:textId="4E47A091" w:rsidR="00F13FA2" w:rsidRPr="00215A00" w:rsidRDefault="00867C78" w:rsidP="45FEF16F"><w:pPr><w:tabs><w:tab w:val="left" w:pos="1701"/></w:tabs><w:jc w:val="both"/><w:rPr><w:rFonts w:ascii="Arial" w:hAnsi="Arial" w:cs="Arial"/><w:b/><w:bCs/><w:sz w:val="44"/><w:szCs w:val="44"/></w:rPr></w:pPr><w:r><w:rPr><w:noProof/><w:lang w:eastAsia="en-GB"/></w:rPr><w:drawing><wp:anchor distT="0" distB="0" distL="114300" distR="114300" simplePos="0" relativeHeight="251658240" behindDoc="1" locked="0" layoutInCell="1" allowOverlap="1" wp14:anchorId="33235251" wp14:editId="51867BC3"><wp:simplePos x="0" y="0"/><wp:positionH relativeFrom="column"><wp:posOffset>-890270</wp:posOffset></wp:positionH><wp:positionV relativeFrom="page"><wp:posOffset>-260350</wp:posOffset></wp:positionV><wp:extent cx="7595870" cy="10134600"/><wp:effectExtent l="0" t="0" r="5080" b="0"/><wp:wrapNone/><wp:docPr id="9" name="Picture 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Cover JPEG.jpg"/><pic:cNvPicPr/></pic:nvPicPr><pic:blipFill><a:blip r:embed="rId11" cstate="print"><a:extLst><a:ext uri="{28A0092B-C50C-407E-A947-70E740481C1C}"><a14:useLocalDpi xmlns:a14="http://schemas.microsoft.com/office/drawing/2010/main"/></a:ext></a:extLst></a:blip><a:stretch><a:fillRect/></a:stretch></pic:blipFill><pic:spPr><a:xfrm><a:off x="0" y="0"/><a:ext cx="7595870" cy="10134600"/></a:xfrm><a:prstGeom prst="rect"><a:avLst/></a:prstGeom></pic:spPr></pic:pic></a:graphicData></a:graphic><wp14:sizeRelH relativeFrom="margin"><wp14:pctWidth>0</wp14:pctWidth></wp14:sizeRelH><wp14:sizeRelV relativeFrom="margin"><wp14:pctHeight>0</wp14:pctHeight></wp14:sizeRelV></wp:anchor></w:drawing></w:r></w:p><w:p w14:paraId="1980EF0B" w14:textId="77777777" w:rsidR="00F13FA2" w:rsidRPr="00215A00" w:rsidRDefault="00F13FA2" w:rsidP="00A00E2B"><w:pPr><w:tabs><w:tab w:val="left" w:pos="1701"/></w:tabs><w:jc w:val="both"/><w:rPr><w:rFonts w:ascii="Arial" w:hAnsi="Arial" w:cs="Arial"/><w:b/><w:sz w:val="44"/><w:szCs w:val="44"/></w:rPr></w:pPr></w:p><w:p w14:paraId="025F33AB" w14:textId="77777777" w:rsidR="00F13FA2" w:rsidRPr="00215A00" w:rsidRDefault="00F13FA2" w:rsidP="00A00E2B"><w:pPr><w:tabs><w:tab w:val="left" w:pos="1701"/></w:tabs><w:jc w:val="both"/><w:rPr><w:rFonts w:ascii="Arial" w:hAnsi="Arial" w:cs="Arial"/><w:b/><w:sz w:val="44"/><w:szCs w:val="44"/></w:rPr></w:pPr></w:p><w:p w14:paraId="194DE337" w14:textId="77777777" w:rsidR="00F13FA2" w:rsidRPr="00215A00" w:rsidRDefault="00F13FA2" w:rsidP="00A00E2B"><w:pPr><w:tabs><w:tab w:val="left" w:pos="1701"/></w:tabs><w:jc w:val="both"/><w:rPr><w:rFonts w:ascii="Arial" w:hAnsi="Arial" w:cs="Arial"/><w:b/><w:sz w:val="44"/><w:szCs w:val="44"/></w:rPr></w:pPr></w:p><w:p w14:paraId="3F808EC6" w14:textId="77777777" w:rsidR="00F13FA2" w:rsidRPr="00215A00" w:rsidRDefault="00F13FA2" w:rsidP="00A00E2B"><w:pPr><w:tabs><w:tab w:val="left" w:pos="1701"/></w:tabs><w:jc w:val="both"/><w:rPr><w:rFonts w:ascii="Arial" w:hAnsi="Arial" w:cs="Arial"/><w:b/><w:sz w:val="44"/><w:szCs w:val="44"/></w:rPr></w:pPr></w:p><w:p w14:paraId="0CF1DD6A" w14:textId="77777777" w:rsidR="004D7174" w:rsidRPr="00215A00" w:rsidRDefault="004D7174" w:rsidP="00A00E2B"><w:pPr><w:tabs><w:tab w:val="left" w:pos="1701"/></w:tabs><w:jc w:val="both"/><w:rPr><w:rFonts w:ascii="Arial" w:hAnsi="Arial" w:cs="Arial"/><w:b/><w:sz w:val="44"/><w:szCs w:val="44"/></w:rPr></w:pPr></w:p><w:p w14:paraId="07DDB426" w14:textId="77777777" w:rsidR="00973B40" w:rsidRPr="00215A00" w:rsidRDefault="00973B40" w:rsidP="00A00E2B"><w:pPr><w:tabs><w:tab w:val="left" w:pos="1701"/></w:tabs><w:jc w:val="both"/><w:rPr><w:rFonts w:ascii="Arial" w:hAnsi="Arial" w:cs="Arial"/><w:b/><w:sz w:val="44"/><w:szCs w:val="44"/></w:rPr></w:pPr></w:p><w:p w14:paraId="2953C309" w14:textId="77777777" w:rsidR="00973B40" w:rsidRPr="00215A00" w:rsidRDefault="00973B40" w:rsidP="00A00E2B"><w:pPr><w:tabs><w:tab w:val="left" w:pos="1701"/></w:tabs><w:jc w:val="both"/><w:rPr><w:rFonts w:ascii="Arial" w:hAnsi="Arial" w:cs="Arial"/><w:b/><w:sz w:val="44"/><w:szCs w:val="44"/></w:rPr></w:pPr></w:p><w:p w14:paraId="0D6DFF19" w14:textId="77777777" w:rsidR="00973B40" w:rsidRPr="00215A00" w:rsidRDefault="00973B40" w:rsidP="00A00E2B"><w:pPr><w:tabs><w:tab w:val="left" w:pos="1701"/></w:tabs><w:jc w:val="both"/><w:rPr><w:rFonts w:ascii="Arial" w:hAnsi="Arial" w:cs="Arial"/><w:b/><w:sz w:val="36"/><w:szCs w:val="36"/></w:rPr></w:pPr></w:p><w:p w14:paraId="48621826" w14:textId="77777777" w:rsidR="004D7174" w:rsidRPr="00215A00" w:rsidRDefault="004D7174" w:rsidP="00A00E2B"><w:pPr><w:tabs><w:tab w:val="left" w:pos="1701"/></w:tabs><w:jc w:val="both"/><w:rPr><w:rFonts w:ascii="Arial" w:hAnsi="Arial" w:cs="Arial"/><w:b/><w:sz w:val="36"/><w:szCs w:val="36"/></w:rPr></w:pPr></w:p><w:p w14:paraId="5C54AAB0" w14:textId="77777777" w:rsidR="004D7174" w:rsidRPr="00215A00" w:rsidRDefault="004D7174" w:rsidP="00A00E2B"><w:pPr><w:tabs><w:tab w:val="left" w:pos="1701"/></w:tabs><w:jc w:val="both"/><w:rPr><w:rFonts w:ascii="Arial" w:hAnsi="Arial" w:cs="Arial"/><w:b/><w:sz w:val="36"/><w:szCs w:val="36"/></w:rPr></w:pPr></w:p><w:p w14:paraId="6D816AA6" w14:textId="77777777" w:rsidR="004D7174" w:rsidRPr="00215A00" w:rsidRDefault="004D7174" w:rsidP="00A00E2B"><w:pPr><w:tabs><w:tab w:val="left" w:pos="1701"/></w:tabs><w:jc w:val="both"/><w:rPr><w:rFonts w:ascii="Arial" w:hAnsi="Arial" w:cs="Arial"/><w:b/><w:sz w:val="36"/><w:szCs w:val="36"/></w:rPr></w:pPr></w:p><w:tbl><w:tblPr><w:tblpPr w:leftFromText="180" w:rightFromText="180" w:vertAnchor="text" w:horzAnchor="margin" w:tblpY="400"/><w:tblW w:w="10052" w:type="dxa"/><w:tblLook w:val="01E0" w:firstRow="1" w:lastRow="1" w:firstColumn="1" w:lastColumn="1" w:noHBand="0" w:noVBand="0"/></w:tblPr><w:tblGrid><w:gridCol w:w="10052"/></w:tblGrid><w:tr w:rsidR="004D7174" w:rsidRPr="00215A00" w14:paraId="25E981E4" w14:textId="77777777" w:rsidTr="004D7174"><w:trPr><w:trHeight w:hRule="exact" w:val="643"/></w:trPr><w:tc><w:tcPr><w:tcW w:w="10052" w:type="dxa"/><w:vAlign w:val="center"/></w:tcPr><w:p w14:paraId="15CE4994" w14:textId="06A502FD" w:rsidR="004D7174" w:rsidRPr="00215A00" w:rsidRDefault="00B86171" w:rsidP="004D7174"><w:pPr><w:pStyle w:val="NoSpacing"/><w:rPr><w:rFonts w:asciiTheme="minorHAnsi" w:hAnsiTheme="minorHAnsi"/><w:b/><w:sz w:val="28"/></w:rPr></w:pPr><w:r><w:rPr><w:rFonts w:asciiTheme="minorHAnsi" w:hAnsiTheme="minorHAnsi" w:cs="Arial"/><w:b/><w:bCs/><w:color w:val="CB333B"/><w:sz w:val="32"/><w:szCs w:val="32"/></w:rPr><w:t>Internet-on-Board  Technische Beschreibung: ÖBB Dosto Neu Flotte</w:t></w:r></w:p></w:tc></w:tr></w:tbl><w:p w14:paraId="231AA3D9" w14:textId="77777777" w:rsidR="001D554F" w:rsidRPr="00A0676D" w:rsidRDefault="001D554F" w:rsidP="001D554F"><w:pPr><w:spacing w:before="0" w:after="0"/><w:textAlignment w:val="baseline"/><w:rPr><w:rFonts w:ascii="Segoe UI" w:eastAsia="Times New Roman" w:hAnsi="Segoe UI" w:cs="Segoe UI"/><w:sz w:val="18"/><w:szCs w:val="18"/><w:lang w:eastAsia="en-GB"/></w:rPr></w:pPr><w:r><w:rPr><w:rFonts w:eastAsia="Times New Roman" w:cs="Calibri"/><w:color w:val="CB333B"/><w:sz w:val="32"/><w:szCs w:val="32"/><w:lang w:eastAsia="en-GB"/></w:rPr><w:t> </w:t></w:r></w:p><w:p w14:paraId="500C8962" w14:textId="77777777" w:rsidR="001D554F" w:rsidRPr="00A0676D" w:rsidRDefault="001D554F" w:rsidP="001D554F"><w:pPr><w:spacing w:before="0" w:after="0"/><w:textAlignment w:val="baseline"/><w:rPr><w:rFonts w:ascii="Segoe UI" w:eastAsia="Times New Roman" w:hAnsi="Segoe UI" w:cs="Segoe UI"/><w:sz w:val="18"/><w:szCs w:val="18"/><w:lang w:eastAsia="en-GB"/></w:rPr></w:pPr><w:r><w:rPr><w:rFonts w:eastAsia="Times New Roman" w:cs="Calibri"/><w:sz w:val="28"/><w:szCs w:val="28"/><w:lang w:eastAsia="en-GB"/></w:rPr><w:t> </w:t></w:r></w:p><w:tbl><w:tblPr><w:tblW w:w="7935"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2685"/><w:gridCol w:w="5250"/></w:tblGrid><w:tr w:rsidR="001D554F" w:rsidRPr="001D554F" w14:paraId="3C51F895" w14:textId="77777777" w:rsidTr="001D554F"><w:trPr><w:trHeight w:val="330"/></w:trPr><w:tc><w:tcPr><w:tcW w:w="2685" w:type="dxa"/><w:tcBorders><w:top w:val="nil"/><w:left w:val="nil"/><w:bottom w:val="nil"/><w:right w:val="nil"/></w:tcBorders><w:vAlign w:val="bottom"/><w:hideMark/></w:tcPr><w:p w14:paraId="0BFF4E5F" w14:textId="77777777" w:rsidR="001D554F" w:rsidRPr="00A0676D" w:rsidRDefault="001D554F" w:rsidP="001D554F"><w:pPr><w:spacing w:before="0" w:after="0"/><w:jc w:val="right"/><w:textAlignment w:val="baseline"/><w:rPr><w:rFonts w:ascii="Times New Roman" w:eastAsia="Times New Roman" w:hAnsi="Times New Roman" w:cs="Times New Roman"/><w:sz w:val="24"/><w:szCs w:val="24"/><w:lang w:eastAsia="en-GB"/></w:rPr></w:pPr><w:r><w:rPr><w:rFonts w:eastAsia="Times New Roman" w:cs="Calibri"/><w:sz w:val="18"/><w:szCs w:val="18"/><w:lang w:eastAsia="en-GB"/></w:rPr><w:t> </w:t></w:r></w:p><w:p w14:paraId="5C6E36DA" w14:textId="77777777" w:rsidR="001D554F" w:rsidRPr="00A0676D" w:rsidRDefault="001D554F" w:rsidP="001D554F"><w:pPr><w:spacing w:before="0" w:after="0"/><w:jc w:val="right"/><w:textAlignment w:val="baseline"/><w:rPr><w:rFonts w:ascii="Times New Roman" w:eastAsia="Times New Roman" w:hAnsi="Times New Roman" w:cs="Times New Roman"/><w:sz w:val="24"/><w:szCs w:val="24"/><w:lang w:eastAsia="en-GB"/></w:rPr></w:pPr><w:r><w:rPr><w:rFonts w:eastAsia="Times New Roman" w:cs="Calibri"/><w:sz w:val="18"/><w:szCs w:val="18"/><w:lang w:eastAsia="en-GB"/></w:rPr><w:t> </w:t></w:r></w:p><w:p w14:paraId="0B3B26B6" w14:textId="77777777" w:rsidR="001D554F" w:rsidRPr="00A0676D" w:rsidRDefault="001D554F" w:rsidP="001D554F"><w:pPr><w:spacing w:before="0" w:after="0"/><w:jc w:val="right"/><w:textAlignment w:val="baseline"/><w:rPr><w:rFonts w:ascii="Times New Roman" w:eastAsia="Times New Roman" w:hAnsi="Times New Roman" w:cs="Times New Roman"/><w:sz w:val="24"/><w:szCs w:val="24"/><w:lang w:eastAsia="en-GB"/></w:rPr></w:pPr><w:r><w:rPr><w:rFonts w:eastAsia="Times New Roman" w:cs="Calibri"/><w:sz w:val="18"/><w:szCs w:val="18"/><w:lang w:eastAsia="en-GB"/></w:rPr><w:t> </w:t></w:r></w:p></w:tc><w:tc><w:tcPr><w:tcW w:w="5250" w:type="dxa"/><w:tcBorders><w:top w:val="nil"/><w:left w:val="nil"/><w:bottom w:val="nil"/><w:right w:val="nil"/></w:tcBorders><w:vAlign w:val="bottom"/><w:hideMark/></w:tcPr><w:p w14:paraId="7748BB9A" w14:textId="77777777"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b/><w:bCs/><w:color w:val="CB333B"/><w:sz w:val="28"/><w:szCs w:val="28"/><w:lang w:val="de-DE" w:eastAsia="en-GB"/></w:rPr><w:t>ÖBB PV</w:t></w:r><w:r><w:rPr><w:rFonts w:eastAsia="Times New Roman" w:cs="Calibri"/><w:color w:val="CB333B"/><w:sz w:val="28"/><w:szCs w:val="28"/><w:lang w:val="en-GB" w:eastAsia="en-GB"/></w:rPr><w:t> </w:t></w:r></w:p></w:tc></w:tr><w:tr w:rsidR="001D554F" w:rsidRPr="001D554F" w14:paraId="0213A28A" w14:textId="77777777" w:rsidTr="001D554F"><w:trPr><w:trHeight w:val="330"/></w:trPr><w:tc><w:tcPr><w:tcW w:w="2685" w:type="dxa"/><w:tcBorders><w:top w:val="nil"/><w:left w:val="nil"/><w:bottom w:val="nil"/><w:right w:val="nil"/></w:tcBorders><w:vAlign w:val="bottom"/><w:hideMark/></w:tcPr><w:p w14:paraId="2FBA4CDD" w14:textId="77777777"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b/><w:bCs/><w:sz w:val="18"/><w:szCs w:val="18"/><w:lang w:val="de-DE" w:eastAsia="en-GB"/></w:rPr><w:t>Nomad Referenznummer:</w:t></w:r><w:r><w:rPr><w:rFonts w:eastAsia="Times New Roman" w:cs="Calibri"/><w:sz w:val="18"/><w:szCs w:val="18"/><w:lang w:val="en-GB" w:eastAsia="en-GB"/></w:rPr><w:t> </w:t></w:r></w:p></w:tc><w:tc><w:tcPr><w:tcW w:w="5250" w:type="dxa"/><w:tcBorders><w:top w:val="nil"/><w:left w:val="nil"/><w:bottom w:val="nil"/><w:right w:val="nil"/></w:tcBorders><w:vAlign w:val="bottom"/><w:hideMark/></w:tcPr><w:p w14:paraId="192380DF" w14:textId="54B1E0B1"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sz w:val="18"/><w:szCs w:val="18"/><w:lang w:val="de-DE" w:eastAsia="en-GB"/></w:rPr><w:t>ND-DEL-OBB-035-SDD-002-01</w:t></w:r><w:r><w:rPr><w:rFonts w:eastAsia="Times New Roman" w:cs="Calibri"/><w:sz w:val="18"/><w:szCs w:val="18"/><w:lang w:val="en-GB" w:eastAsia="en-GB"/></w:rPr><w:t> </w:t></w:r></w:p></w:tc></w:tr><w:tr w:rsidR="001D554F" w:rsidRPr="001D554F" w14:paraId="6380FDFE" w14:textId="77777777" w:rsidTr="001D554F"><w:trPr><w:trHeight w:val="330"/></w:trPr><w:tc><w:tcPr><w:tcW w:w="2685" w:type="dxa"/><w:tcBorders><w:top w:val="nil"/><w:left w:val="nil"/><w:bottom w:val="nil"/><w:right w:val="nil"/></w:tcBorders><w:vAlign w:val="bottom"/><w:hideMark/></w:tcPr><w:p w14:paraId="464F2C19" w14:textId="77777777"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b/><w:bCs/><w:sz w:val="18"/><w:szCs w:val="18"/><w:lang w:val="de-DE" w:eastAsia="en-GB"/></w:rPr><w:t>Ausgabe:</w:t></w:r><w:r><w:rPr><w:rFonts w:eastAsia="Times New Roman" w:cs="Calibri"/><w:sz w:val="18"/><w:szCs w:val="18"/><w:lang w:val="en-GB" w:eastAsia="en-GB"/></w:rPr><w:t> </w:t></w:r></w:p></w:tc><w:tc><w:tcPr><w:tcW w:w="5250" w:type="dxa"/><w:tcBorders><w:top w:val="nil"/><w:left w:val="nil"/><w:bottom w:val="nil"/><w:right w:val="nil"/></w:tcBorders><w:vAlign w:val="bottom"/><w:hideMark/></w:tcPr><w:p w14:paraId="665B9C1D" w14:textId="3ECB51B7"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sz w:val="18"/><w:szCs w:val="18"/><w:lang w:val="de-DE" w:eastAsia="en-GB"/></w:rPr><w:t>2.1</w:t></w:r><w:r><w:rPr><w:rFonts w:eastAsia="Times New Roman" w:cs="Calibri"/><w:sz w:val="18"/><w:szCs w:val="18"/><w:lang w:val="en-GB" w:eastAsia="en-GB"/></w:rPr><w:t> </w:t></w:r></w:p></w:tc></w:tr><w:tr w:rsidR="001D554F" w:rsidRPr="001D554F" w14:paraId="2E58C90B" w14:textId="77777777" w:rsidTr="001D554F"><w:trPr><w:trHeight w:val="330"/></w:trPr><w:tc><w:tcPr><w:tcW w:w="2685" w:type="dxa"/><w:tcBorders><w:top w:val="nil"/><w:left w:val="nil"/><w:bottom w:val="nil"/><w:right w:val="nil"/></w:tcBorders><w:vAlign w:val="bottom"/><w:hideMark/></w:tcPr><w:p w14:paraId="669CE3F8" w14:textId="77777777"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b/><w:bCs/><w:sz w:val="18"/><w:szCs w:val="18"/><w:lang w:val="de-DE" w:eastAsia="en-GB"/></w:rPr><w:t>Datum:</w:t></w:r><w:r><w:rPr><w:rFonts w:eastAsia="Times New Roman" w:cs="Calibri"/><w:sz w:val="18"/><w:szCs w:val="18"/><w:lang w:val="en-GB" w:eastAsia="en-GB"/></w:rPr><w:t> </w:t></w:r></w:p></w:tc><w:tc><w:tcPr><w:tcW w:w="5250" w:type="dxa"/><w:tcBorders><w:top w:val="nil"/><w:left w:val="nil"/><w:bottom w:val="nil"/><w:right w:val="nil"/></w:tcBorders><w:vAlign w:val="bottom"/><w:hideMark/></w:tcPr><w:p w14:paraId="2BE2941C" w14:textId="7C42FE47" w:rsidR="001D554F" w:rsidRPr="001D554F" w:rsidRDefault="00BE5BA9"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sz w:val="18"/><w:szCs w:val="18"/><w:lang w:val="de-DE" w:eastAsia="en-GB"/></w:rPr><w:t>12.05.2026</w:t></w:r><w:r><w:rPr><w:rFonts w:eastAsia="Times New Roman" w:cs="Calibri"/><w:sz w:val="18"/><w:szCs w:val="18"/><w:lang w:val="en-GB" w:eastAsia="en-GB"/></w:rPr><w:t> </w:t></w:r></w:p></w:tc></w:tr><w:tr w:rsidR="001D554F" w:rsidRPr="001D554F" w14:paraId="042B80CE" w14:textId="77777777" w:rsidTr="001D554F"><w:trPr><w:trHeight w:val="330"/></w:trPr><w:tc><w:tcPr><w:tcW w:w="2685" w:type="dxa"/><w:tcBorders><w:top w:val="nil"/><w:left w:val="nil"/><w:bottom w:val="nil"/><w:right w:val="nil"/></w:tcBorders><w:vAlign w:val="bottom"/><w:hideMark/></w:tcPr><w:p w14:paraId="1F2580CB" w14:textId="77777777"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b/><w:bCs/><w:sz w:val="18"/><w:szCs w:val="18"/><w:lang w:val="de-DE" w:eastAsia="en-GB"/></w:rPr><w:t>Erstellt von:</w:t></w:r><w:r><w:rPr><w:rFonts w:eastAsia="Times New Roman" w:cs="Calibri"/><w:sz w:val="18"/><w:szCs w:val="18"/><w:lang w:val="en-GB" w:eastAsia="en-GB"/></w:rPr><w:t> </w:t></w:r></w:p></w:tc><w:tc><w:tcPr><w:tcW w:w="5250" w:type="dxa"/><w:tcBorders><w:top w:val="nil"/><w:left w:val="nil"/><w:bottom w:val="nil"/><w:right w:val="nil"/></w:tcBorders><w:vAlign w:val="bottom"/><w:hideMark/></w:tcPr><w:p w14:paraId="7CCA9E65" w14:textId="45040A56"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sz w:val="18"/><w:szCs w:val="18"/><w:lang w:val="de-DE" w:eastAsia="en-GB"/></w:rPr><w:t xml:space="preserve">Davud Zejnelovic </w:t></w:r></w:p></w:tc></w:tr><w:tr w:rsidR="001D554F" w:rsidRPr="001D554F" w14:paraId="08CD6412" w14:textId="77777777" w:rsidTr="001D554F"><w:trPr><w:trHeight w:val="300"/></w:trPr><w:tc><w:tcPr><w:tcW w:w="2685" w:type="dxa"/><w:tcBorders><w:top w:val="nil"/><w:left w:val="nil"/><w:bottom w:val="nil"/><w:right w:val="nil"/></w:tcBorders><w:vAlign w:val="bottom"/><w:hideMark/></w:tcPr><w:p w14:paraId="13F918E9" w14:textId="77777777"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b/><w:bCs/><w:sz w:val="18"/><w:szCs w:val="18"/><w:lang w:val="de-DE" w:eastAsia="en-GB"/></w:rPr><w:t>Genehmigt von:</w:t></w:r><w:r><w:rPr><w:rFonts w:eastAsia="Times New Roman" w:cs="Calibri"/><w:sz w:val="18"/><w:szCs w:val="18"/><w:lang w:val="en-GB" w:eastAsia="en-GB"/></w:rPr><w:t> </w:t></w:r></w:p></w:tc><w:tc><w:tcPr><w:tcW w:w="5250" w:type="dxa"/><w:tcBorders><w:top w:val="nil"/><w:left w:val="nil"/><w:bottom w:val="nil"/><w:right w:val="nil"/></w:tcBorders><w:vAlign w:val="bottom"/><w:hideMark/></w:tcPr><w:p w14:paraId="563D4D5A" w14:textId="77777777"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sz w:val="18"/><w:szCs w:val="18"/><w:lang w:val="de-DE" w:eastAsia="en-GB"/></w:rPr><w:t>Derek Abdinor</w:t></w:r><w:r><w:rPr><w:rFonts w:eastAsia="Times New Roman" w:cs="Calibri"/><w:sz w:val="18"/><w:szCs w:val="18"/><w:lang w:val="en-GB" w:eastAsia="en-GB"/></w:rPr><w:t> </w:t></w:r></w:p></w:tc></w:tr><w:tr w:rsidR="001D554F" w:rsidRPr="001D554F" w14:paraId="69EBA8D5" w14:textId="77777777" w:rsidTr="001D554F"><w:trPr><w:trHeight w:val="330"/></w:trPr><w:tc><w:tcPr><w:tcW w:w="2685" w:type="dxa"/><w:tcBorders><w:top w:val="nil"/><w:left w:val="nil"/><w:bottom w:val="nil"/><w:right w:val="nil"/></w:tcBorders><w:vAlign w:val="bottom"/><w:hideMark/></w:tcPr><w:p w14:paraId="4A84A901" w14:textId="77777777" w:rsidR="001D554F" w:rsidRPr="001D554F" w:rsidRDefault="001D554F" w:rsidP="001D554F"><w:pPr><w:spacing w:before="0" w:after="0"/><w:jc w:val="right"/><w:textAlignment w:val="baseline"/><w:rPr><w:rFonts w:ascii="Times New Roman" w:eastAsia="Times New Roman" w:hAnsi="Times New Roman" w:cs="Times New Roman"/><w:sz w:val="24"/><w:szCs w:val="24"/><w:lang w:val="en-GB" w:eastAsia="en-GB"/></w:rPr></w:pPr><w:r><w:rPr><w:rFonts w:eastAsia="Times New Roman" w:cs="Calibri"/><w:sz w:val="18"/><w:szCs w:val="18"/><w:lang w:val="en-GB" w:eastAsia="en-GB"/></w:rPr><w:t> </w:t></w:r></w:p></w:tc><w:tc><w:tcPr><w:tcW w:w="5250" w:type="dxa"/><w:tcBorders><w:top w:val="nil"/><w:left w:val="nil"/><w:bottom w:val="nil"/><w:right w:val="nil"/></w:tcBorders><w:vAlign w:val="bottom"/><w:hideMark/></w:tcPr><w:p w14:paraId="5E547A7B" w14:textId="77777777" w:rsidR="001D554F" w:rsidRPr="001D554F" w:rsidRDefault="001D554F" w:rsidP="00154543"><w:pPr><w:spacing w:before="0" w:after="0"/><w:textAlignment w:val="baseline"/><w:rPr><w:rFonts w:ascii="Times New Roman" w:eastAsia="Times New Roman" w:hAnsi="Times New Roman" w:cs="Times New Roman"/><w:sz w:val="24"/><w:szCs w:val="24"/><w:lang w:val="en-GB" w:eastAsia="en-GB"/></w:rPr></w:pPr><w:r><w:rPr><w:rFonts w:eastAsia="Times New Roman" w:cs="Calibri"/><w:sz w:val="18"/><w:szCs w:val="18"/><w:lang w:val="en-GB" w:eastAsia="en-GB"/></w:rPr><w:t> </w:t></w:r></w:p></w:tc></w:tr></w:tbl><w:p w14:paraId="3E066318" w14:textId="3821BB4A" w:rsidR="00316E1C" w:rsidRPr="00215A00" w:rsidRDefault="00A22418" w:rsidP="00A00E2B"><w:pPr><w:pStyle w:val="TOCHeading"/><w:numPr><w:ilvl w:val="0"/><w:numId w:val="0"/></w:numPr><w:spacing w:before="120" w:after="240" w:line="276" w:lineRule="auto"/><w:jc w:val="both"/></w:pPr><w:r><w:rPr><w:lang w:val="de-DE"/></w:rPr><w:lastRenderedPageBreak/><w:t>doKUMENTVERLAUF</w:t></w:r><w:r><w:t> </w:t></w:r></w:p><w:tbl><w:tblPr><w:tblpPr w:leftFromText="180" w:rightFromText="180" w:vertAnchor="page" w:horzAnchor="margin" w:tblpY="3091"/><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A0" w:firstRow="1" w:lastRow="0" w:firstColumn="1" w:lastColumn="0" w:noHBand="0" w:noVBand="0"/></w:tblPr><w:tblGrid><w:gridCol w:w="1309"/><w:gridCol w:w="1947"/><w:gridCol w:w="3910"/><w:gridCol w:w="2179"/></w:tblGrid><w:tr w:rsidR="00A22418" w:rsidRPr="00215A00" w14:paraId="6839EAE2" w14:textId="77777777" w:rsidTr="109E6371"><w:tc><w:tcPr><w:tcW w:w="700" w:type="pct"/></w:tcPr><w:p w14:paraId="26198035" w14:textId="4777B8D2" w:rsidR="00A22418" w:rsidRPr="005906F0" w:rsidRDefault="00A22418" w:rsidP="00A22418"><w:pPr><w:pStyle w:val="TableParagraph"/><w:rPr><w:rStyle w:val="IntenseEmphasis"/><w:rFonts w:cs="Calibri"/><w:caps w:val="0"/><w:color w:val="000000" w:themeColor="text1"/><w:lang w:val="de-AT"/></w:rPr></w:pPr><w:r><w:rPr><w:rStyle w:val="normaltextrun"/><w:rFonts w:cs="Calibri"/><w:color w:val="000000" w:themeColor="text1"/></w:rPr><w:lastRenderedPageBreak/><w:t>Version</w:t></w:r><w:r><w:rPr><w:rStyle w:val="eop"/><w:rFonts w:cs="Calibri"/><w:color w:val="000000" w:themeColor="text1"/></w:rPr><w:t> </w:t></w:r></w:p></w:tc><w:tc><w:tcPr><w:tcW w:w="1042" w:type="pct"/></w:tcPr><w:p w14:paraId="3B58306B" w14:textId="54EA3446" w:rsidR="00A22418" w:rsidRPr="005906F0" w:rsidRDefault="00A22418" w:rsidP="00A22418"><w:pPr><w:pStyle w:val="TableParagraph"/><w:rPr><w:rStyle w:val="IntenseEmphasis"/><w:rFonts w:cs="Calibri"/><w:caps w:val="0"/><w:color w:val="000000" w:themeColor="text1"/><w:lang w:val="de-AT"/></w:rPr></w:pPr><w:r><w:rPr><w:rStyle w:val="normaltextrun"/><w:rFonts w:cs="Calibri"/><w:color w:val="000000" w:themeColor="text1"/><w:lang w:val="de-DE"/></w:rPr><w:t>Datum</w:t></w:r><w:r><w:rPr><w:rStyle w:val="eop"/><w:rFonts w:cs="Calibri"/><w:color w:val="000000" w:themeColor="text1"/></w:rPr><w:t> </w:t></w:r></w:p></w:tc><w:tc><w:tcPr><w:tcW w:w="2092" w:type="pct"/></w:tcPr><w:p w14:paraId="4146576E" w14:textId="4A7D6F55" w:rsidR="00A22418" w:rsidRPr="005906F0" w:rsidRDefault="00A22418" w:rsidP="00A22418"><w:pPr><w:pStyle w:val="TableParagraph"/><w:rPr><w:rStyle w:val="IntenseEmphasis"/><w:rFonts w:cs="Calibri"/><w:caps w:val="0"/><w:color w:val="000000" w:themeColor="text1"/><w:lang w:val="de-AT"/></w:rPr></w:pPr><w:r><w:rPr><w:rStyle w:val="normaltextrun"/><w:rFonts w:cs="Calibri"/><w:color w:val="000000" w:themeColor="text1"/><w:lang w:val="de-DE"/></w:rPr><w:t>Kommentar</w:t></w:r><w:r><w:rPr><w:rStyle w:val="eop"/><w:rFonts w:cs="Calibri"/><w:color w:val="000000" w:themeColor="text1"/></w:rPr><w:t> </w:t></w:r></w:p></w:tc><w:tc><w:tcPr><w:tcW w:w="1166" w:type="pct"/></w:tcPr><w:p w14:paraId="4294F9A4" w14:textId="282FA921" w:rsidR="00A22418" w:rsidRPr="005906F0" w:rsidRDefault="00A22418" w:rsidP="00A22418"><w:pPr><w:pStyle w:val="TableParagraph"/><w:rPr><w:rStyle w:val="IntenseEmphasis"/><w:rFonts w:cs="Calibri"/><w:caps w:val="0"/><w:color w:val="000000" w:themeColor="text1"/><w:lang w:val="de-AT"/></w:rPr></w:pPr><w:r><w:rPr><w:rStyle w:val="normaltextrun"/><w:rFonts w:cs="Calibri"/><w:color w:val="000000" w:themeColor="text1"/><w:lang w:val="de-DE"/></w:rPr><w:t>Verfasser</w:t></w:r><w:r><w:rPr><w:rStyle w:val="eop"/><w:rFonts w:cs="Calibri"/><w:color w:val="000000" w:themeColor="text1"/></w:rPr><w:t> </w:t></w:r></w:p></w:tc></w:tr><w:tr w:rsidR="00A078E3" w:rsidRPr="00215A00" w14:paraId="6216AE7D" w14:textId="77777777" w:rsidTr="109E6371"><w:tc><w:tcPr><w:tcW w:w="700" w:type="pct"/><w:vAlign w:val="center"/></w:tcPr><w:p w14:paraId="10F4C5EF" w14:textId="2B5ED8EE" w:rsidR="00A078E3" w:rsidRPr="00215A00" w:rsidRDefault="00A078E3" w:rsidP="001C6ABD"><w:pPr><w:pStyle w:val="TableParagraph"/><w:spacing w:before="40" w:after="80"/><w:rPr><w:rStyle w:val="IntenseEmphasis"/><w:rFonts w:cs="Calibri"/><w:bCs w:val="0"/><w:caps w:val="0"/><w:color w:val="auto"/><w:lang w:val="de-AT"/></w:rPr></w:pPr><w:r><w:rPr><w:b w:val="0"/><w:bCs w:val="0"/><w:color w:val="auto"/><w:lang w:val="de-AT"/></w:rPr><w:t>0.1</w:t></w:r></w:p></w:tc><w:tc><w:tcPr><w:tcW w:w="1042" w:type="pct"/><w:vAlign w:val="center"/></w:tcPr><w:p w14:paraId="195A0F88" w14:textId="77777777" w:rsidR="00A078E3" w:rsidRPr="00215A00" w:rsidRDefault="00A078E3" w:rsidP="001C6ABD"><w:pPr><w:pStyle w:val="TableParagraph"/><w:spacing w:before="40" w:after="80"/><w:rPr><w:color w:val="000000" w:themeColor="text1"/><w:lang w:val="de-AT"/></w:rPr></w:pPr><w:r><w:rPr><w:b w:val="0"/><w:bCs w:val="0"/><w:color w:val="000000" w:themeColor="text1"/><w:lang w:val="de-AT"/></w:rPr><w:t>28.02.2023</w:t></w:r></w:p></w:tc><w:tc><w:tcPr><w:tcW w:w="2092" w:type="pct"/><w:vAlign w:val="center"/></w:tcPr><w:p w14:paraId="2F12A69B" w14:textId="75A75EE9" w:rsidR="00A078E3" w:rsidRPr="00215A00" w:rsidRDefault="005906F0" w:rsidP="001C6ABD"><w:pPr><w:pStyle w:val="TableParagraph"/><w:spacing w:before="40" w:after="80"/><w:rPr><w:color w:val="000000" w:themeColor="text1"/><w:lang w:val="de-AT"/></w:rPr></w:pPr><w:r><w:rPr><w:b w:val="0"/><w:bCs w:val="0"/><w:color w:val="000000" w:themeColor="text1"/><w:lang w:val="de-AT"/></w:rPr><w:t>Erster Entwurf</w:t></w:r></w:p></w:tc><w:tc><w:tcPr><w:tcW w:w="1166" w:type="pct"/><w:vAlign w:val="center"/></w:tcPr><w:p w14:paraId="798E45BF" w14:textId="77777777" w:rsidR="00A078E3" w:rsidRPr="00215A00" w:rsidRDefault="00A078E3" w:rsidP="001C6ABD"><w:pPr><w:pStyle w:val="TableParagraph"/><w:spacing w:before="40" w:after="80"/><w:rPr><w:color w:val="000000" w:themeColor="text1"/><w:lang w:val="de-AT"/></w:rPr></w:pPr><w:r><w:rPr><w:b w:val="0"/><w:bCs w:val="0"/><w:color w:val="000000" w:themeColor="text1"/><w:lang w:val="de-AT"/></w:rPr><w:t>Abbas Rizvi</w:t></w:r></w:p></w:tc></w:tr><w:tr w:rsidR="00A078E3" w:rsidRPr="00215A00" w14:paraId="46771E13" w14:textId="77777777" w:rsidTr="109E6371"><w:tc><w:tcPr><w:tcW w:w="700" w:type="pct"/><w:vAlign w:val="center"/></w:tcPr><w:p w14:paraId="1B30E63A" w14:textId="70B4FE9F" w:rsidR="00A078E3" w:rsidRPr="00215A00" w:rsidRDefault="00A078E3" w:rsidP="001C6ABD"><w:pPr><w:pStyle w:val="TableParagraph"/><w:spacing w:before="40" w:after="80"/><w:rPr><w:rStyle w:val="IntenseEmphasis"/><w:rFonts w:cs="Calibri"/><w:bCs w:val="0"/><w:caps w:val="0"/><w:color w:val="auto"/><w:lang w:val="de-AT"/></w:rPr></w:pPr><w:r><w:rPr><w:rStyle w:val="IntenseEmphasis"/><w:rFonts w:cs="Calibri"/><w:lang w:val="de-AT"/></w:rPr><w:t>0.2</w:t></w:r></w:p></w:tc><w:tc><w:tcPr><w:tcW w:w="1042" w:type="pct"/><w:vAlign w:val="center"/></w:tcPr><w:p w14:paraId="3DFCF95D" w14:textId="77777777" w:rsidR="00A078E3" w:rsidRPr="00215A00" w:rsidRDefault="00A078E3" w:rsidP="001C6ABD"><w:pPr><w:pStyle w:val="TableParagraph"/><w:spacing w:before="40" w:after="80"/><w:rPr><w:rStyle w:val="IntenseEmphasis"/><w:rFonts w:cs="Calibri"/><w:bCs w:val="0"/><w:caps w:val="0"/><w:color w:val="auto"/><w:lang w:val="de-AT"/></w:rPr></w:pPr><w:r><w:rPr><w:rStyle w:val="IntenseEmphasis"/><w:rFonts w:cs="Calibri"/><w:caps w:val="0"/><w:color w:val="auto"/><w:lang w:val="de-AT"/></w:rPr><w:t>30.3.2023</w:t></w:r></w:p></w:tc><w:tc><w:tcPr><w:tcW w:w="2092" w:type="pct"/><w:vAlign w:val="center"/></w:tcPr><w:p w14:paraId="0BB4F7F1" w14:textId="77777777" w:rsidR="005906F0" w:rsidRPr="00154543" w:rsidRDefault="005906F0" w:rsidP="001C6ABD"><w:pPr><w:pStyle w:val="TableParagraph"/><w:spacing w:before="40" w:after="80"/><w:rPr><w:rFonts w:cs="Calibri"/><w:b w:val="0"/><w:color w:val="000000" w:themeColor="text1"/><w:spacing w:val="10"/><w:lang w:val="de-AT"/></w:rPr></w:pPr><w:r><w:rPr><w:rFonts w:cs="Calibri"/><w:b w:val="0"/><w:color w:val="000000" w:themeColor="text1"/><w:spacing w:val="10"/><w:lang w:val="de-AT"/></w:rPr><w:t>Änderungen vorgenommen:</w:t></w:r></w:p><w:p w14:paraId="25FBFCD9" w14:textId="3BA8EC51" w:rsidR="00A078E3" w:rsidRPr="00154543" w:rsidRDefault="005906F0" w:rsidP="001C6ABD"><w:pPr><w:pStyle w:val="TableParagraph"/><w:spacing w:before="40" w:after="80"/><w:rPr><w:rStyle w:val="IntenseEmphasis"/><w:rFonts w:cs="Calibri"/><w:b/><w:caps w:val="0"/><w:color w:val="000000" w:themeColor="text1"/><w:lang w:val="de-AT"/></w:rPr></w:pPr><w:r><w:rPr><w:rFonts w:cs="Calibri"/><w:b w:val="0"/><w:color w:val="000000" w:themeColor="text1"/><w:spacing w:val="10"/><w:lang w:val="de-AT"/></w:rPr><w:t xml:space="preserve">Kapitel 2.11: Integration mit Stadler IM für </w:t></w:r><w:r><w:rPr><w:rStyle w:val="IntenseEmphasis"/><w:rFonts w:cs="Calibri"/><w:bCs w:val="0"/><w:caps w:val="0"/><w:color w:val="000000" w:themeColor="text1"/><w:lang w:val="de-AT"/></w:rPr><w:t>multi-traction</w:t></w:r><w:r><w:rPr><w:rStyle w:val="IntenseEmphasis"/><w:rFonts w:cs="Calibri"/><w:b/><w:caps w:val="0"/><w:color w:val="000000" w:themeColor="text1"/><w:lang w:val="de-AT"/></w:rPr><w:t xml:space="preserve"> </w:t></w:r></w:p><w:p w14:paraId="74D0C61C" w14:textId="77777777" w:rsidR="005906F0" w:rsidRPr="005906F0" w:rsidRDefault="005906F0" w:rsidP="005906F0"><w:pPr><w:pStyle w:val="TableParagraph"/><w:spacing w:before="40" w:after="80"/><w:rPr><w:rFonts w:cs="Calibri"/><w:b w:val="0"/><w:color w:val="000000" w:themeColor="text1"/><w:spacing w:val="10"/><w:lang w:val="de-AT"/></w:rPr></w:pPr><w:r><w:rPr><w:rFonts w:cs="Calibri"/><w:b w:val="0"/><w:color w:val="000000" w:themeColor="text1"/><w:spacing w:val="10"/><w:lang w:val="de-AT"/></w:rPr><w:t>Kapitel 3.2: STP auf RSTP aktualisiert</w:t></w:r></w:p><w:p w14:paraId="2629191A" w14:textId="41727608" w:rsidR="00A078E3" w:rsidRPr="00154543" w:rsidRDefault="005906F0" w:rsidP="001C6ABD"><w:pPr><w:pStyle w:val="TableParagraph"/><w:spacing w:before="40" w:after="80"/><w:rPr><w:rStyle w:val="IntenseEmphasis"/><w:rFonts w:cs="Calibri"/><w:b/><w:caps w:val="0"/><w:color w:val="000000" w:themeColor="text1"/><w:lang w:val="de-AT"/></w:rPr></w:pPr><w:r><w:rPr><w:rFonts w:cs="Calibri"/><w:b w:val="0"/><w:color w:val="000000" w:themeColor="text1"/><w:spacing w:val="10"/><w:lang w:val="de-AT"/></w:rPr><w:t xml:space="preserve">Kapitel </w:t></w:r><w:r><w:rPr><w:rStyle w:val="IntenseEmphasis"/><w:rFonts w:cs="Calibri"/><w:bCs w:val="0"/><w:caps w:val="0"/><w:color w:val="000000" w:themeColor="text1"/><w:lang w:val="de-AT"/></w:rPr><w:t>3.6.10</w:t></w:r><w:r><w:rPr><w:rStyle w:val="IntenseEmphasis"/><w:rFonts w:cs="Calibri"/><w:b/><w:caps w:val="0"/><w:color w:val="000000" w:themeColor="text1"/><w:lang w:val="de-AT"/></w:rPr><w:t xml:space="preserve">: </w:t></w:r><w:r><w:rPr><w:rStyle w:val="IntenseEmphasis"/><w:rFonts w:cs="Calibri"/><w:bCs w:val="0"/><w:caps w:val="0"/><w:color w:val="000000" w:themeColor="text1"/><w:lang w:val="de-AT"/></w:rPr><w:t>Engineering</w:t></w:r><w:r><w:rPr><w:rStyle w:val="IntenseEmphasis"/><w:rFonts w:cs="Calibri"/><w:b/><w:caps w:val="0"/><w:color w:val="000000" w:themeColor="text1"/><w:lang w:val="de-AT"/></w:rPr><w:t xml:space="preserve"> </w:t></w:r><w:r><w:rPr><w:rStyle w:val="IntenseEmphasis"/><w:rFonts w:cs="Calibri"/><w:bCs w:val="0"/><w:caps w:val="0"/><w:color w:val="000000" w:themeColor="text1"/><w:lang w:val="de-AT"/></w:rPr><w:t>pages</w:t></w:r><w:r><w:rPr><w:rStyle w:val="IntenseEmphasis"/><w:rFonts w:cs="Calibri"/><w:b/><w:caps w:val="0"/><w:color w:val="000000" w:themeColor="text1"/><w:lang w:val="de-AT"/></w:rPr><w:t xml:space="preserve">, </w:t></w:r><w:r><w:rPr><w:rFonts w:cs="Calibri"/><w:b w:val="0"/><w:color w:val="000000" w:themeColor="text1"/><w:spacing w:val="10"/><w:lang w:val="de-AT"/></w:rPr><w:t>um Informationen zur</w:t></w:r><w:r><w:rPr><w:rStyle w:val="IntenseEmphasis"/><w:rFonts w:cs="Calibri"/><w:b/><w:caps w:val="0"/><w:color w:val="000000" w:themeColor="text1"/><w:lang w:val="de-AT"/></w:rPr><w:t xml:space="preserve"> </w:t></w:r><w:r><w:rPr><w:rStyle w:val="IntenseEmphasis"/><w:rFonts w:cs="Calibri"/><w:bCs w:val="0"/><w:caps w:val="0"/><w:color w:val="000000" w:themeColor="text1"/><w:lang w:val="de-AT"/></w:rPr><w:t>multi</w:t></w:r><w:r><w:rPr><w:rStyle w:val="IntenseEmphasis"/><w:rFonts w:cs="Calibri"/><w:b/><w:caps w:val="0"/><w:color w:val="000000" w:themeColor="text1"/><w:lang w:val="de-AT"/></w:rPr><w:t>-</w:t></w:r><w:r><w:rPr><w:rStyle w:val="IntenseEmphasis"/><w:rFonts w:cs="Calibri"/><w:bCs w:val="0"/><w:caps w:val="0"/><w:color w:val="000000" w:themeColor="text1"/><w:lang w:val="de-AT"/></w:rPr><w:t>traction</w:t></w:r><w:r><w:rPr><w:rStyle w:val="IntenseEmphasis"/><w:rFonts w:cs="Calibri"/><w:b/><w:caps w:val="0"/><w:color w:val="000000" w:themeColor="text1"/><w:lang w:val="de-AT"/></w:rPr><w:t xml:space="preserve">, </w:t></w:r><w:r><w:rPr><w:rFonts w:cs="Calibri"/><w:b w:val="0"/><w:color w:val="000000" w:themeColor="text1"/><w:spacing w:val="10"/><w:lang w:val="de-AT"/></w:rPr><w:t xml:space="preserve">ergänzt  Kapitel </w:t></w:r><w:r><w:rPr><w:rStyle w:val="IntenseEmphasis"/><w:rFonts w:cs="Calibri"/><w:bCs w:val="0"/><w:caps w:val="0"/><w:color w:val="000000" w:themeColor="text1"/><w:lang w:val="de-AT"/></w:rPr><w:t>5.2</w:t></w:r><w:r><w:rPr><w:rFonts w:cs="Calibri"/><w:b w:val="0"/><w:color w:val="000000" w:themeColor="text1"/><w:spacing w:val="10"/><w:lang w:val="de-AT"/></w:rPr><w:t xml:space="preserve"> Korrektur des maximalen Stromverbrauchs des VDSrail</w:t></w:r><w:r><w:rPr><w:rStyle w:val="IntenseEmphasis"/><w:rFonts w:cs="Calibri"/><w:b/><w:caps w:val="0"/><w:color w:val="000000" w:themeColor="text1"/><w:lang w:val="de-AT"/></w:rPr><w:t>-</w:t></w:r><w:r><w:rPr><w:rStyle w:val="IntenseEmphasis"/><w:rFonts w:cs="Calibri"/><w:bCs w:val="0"/><w:caps w:val="0"/><w:color w:val="000000" w:themeColor="text1"/><w:lang w:val="de-AT"/></w:rPr><w:t>switches</w:t></w:r></w:p><w:p w14:paraId="11B4C5FA" w14:textId="48195B03" w:rsidR="005906F0" w:rsidRPr="00154543" w:rsidRDefault="005906F0" w:rsidP="00154543"><w:pPr><w:pStyle w:val="TableParagraph"/><w:spacing w:before="40" w:after="80"/><w:rPr><w:rStyle w:val="IntenseEmphasis"/><w:rFonts w:cs="Calibri"/><w:b/><w:caps w:val="0"/><w:color w:val="000000" w:themeColor="text1"/><w:lang w:val="de-AT"/></w:rPr></w:pPr><w:r><w:rPr><w:rFonts w:cs="Calibri"/><w:b w:val="0"/><w:color w:val="000000" w:themeColor="text1"/><w:spacing w:val="10"/><w:lang w:val="de-AT"/></w:rPr><w:t xml:space="preserve">Kapitel 5.7: Optionaler Access Point Ibex-3510 hinzugefügt </w:t></w:r></w:p></w:tc><w:tc><w:tcPr><w:tcW w:w="1166" w:type="pct"/><w:vAlign w:val="center"/></w:tcPr><w:p w14:paraId="5F1BBEE4" w14:textId="77777777" w:rsidR="00A078E3" w:rsidRPr="00215A00" w:rsidRDefault="00A078E3" w:rsidP="001C6ABD"><w:pPr><w:pStyle w:val="TableParagraph"/><w:spacing w:before="40" w:after="80"/><w:rPr><w:rStyle w:val="IntenseEmphasis"/><w:rFonts w:cs="Calibri"/><w:bCs w:val="0"/><w:caps w:val="0"/><w:color w:val="auto"/><w:lang w:val="de-AT"/></w:rPr></w:pPr><w:r><w:rPr><w:rStyle w:val="IntenseEmphasis"/><w:rFonts w:cs="Calibri"/><w:caps w:val="0"/><w:color w:val="auto"/><w:lang w:val="de-AT"/></w:rPr><w:t>Abbas Rizvi</w:t></w:r></w:p></w:tc></w:tr><w:tr w:rsidR="00A078E3" w:rsidRPr="00215A00" w14:paraId="2EA1895E" w14:textId="77777777" w:rsidTr="109E6371"><w:tc><w:tcPr><w:tcW w:w="700" w:type="pct"/><w:vAlign w:val="center"/></w:tcPr><w:p w14:paraId="62C9924C" w14:textId="6A9903A2" w:rsidR="00A078E3" w:rsidRPr="00215A00" w:rsidRDefault="00A078E3" w:rsidP="001C6ABD"><w:pPr><w:pStyle w:val="TableParagraph"/><w:spacing w:before="40" w:after="80"/><w:rPr><w:b w:val="0"/><w:bCs w:val="0"/><w:color w:val="auto"/><w:lang w:val="de-AT"/></w:rPr></w:pPr><w:r><w:rPr><w:b w:val="0"/><w:bCs w:val="0"/><w:color w:val="auto"/><w:lang w:val="de-AT"/></w:rPr><w:t>0.3</w:t></w:r></w:p></w:tc><w:tc><w:tcPr><w:tcW w:w="1042" w:type="pct"/><w:vAlign w:val="center"/></w:tcPr><w:p w14:paraId="69FE4DD1" w14:textId="77777777" w:rsidR="00A078E3" w:rsidRPr="00215A00" w:rsidRDefault="00A078E3" w:rsidP="001C6ABD"><w:pPr><w:pStyle w:val="TableParagraph"/><w:spacing w:before="40" w:after="80"/><w:rPr><w:b w:val="0"/><w:bCs w:val="0"/><w:color w:val="auto"/><w:lang w:val="de-AT"/></w:rPr></w:pPr><w:r><w:rPr><w:b w:val="0"/><w:bCs w:val="0"/><w:color w:val="auto"/><w:lang w:val="de-AT"/></w:rPr><w:t>16.05.2023</w:t></w:r></w:p></w:tc><w:tc><w:tcPr><w:tcW w:w="2092" w:type="pct"/><w:vAlign w:val="center"/></w:tcPr><w:p w14:paraId="6897A9B7" w14:textId="77777777" w:rsidR="00154543" w:rsidRPr="005906F0" w:rsidRDefault="00154543" w:rsidP="00154543"><w:pPr><w:pStyle w:val="TableParagraph"/><w:spacing w:before="40" w:after="80"/><w:rPr><w:rFonts w:cs="Calibri"/><w:b w:val="0"/><w:color w:val="000000" w:themeColor="text1"/><w:spacing w:val="10"/><w:lang w:val="de-AT"/></w:rPr></w:pPr><w:r><w:rPr><w:rFonts w:cs="Calibri"/><w:b w:val="0"/><w:color w:val="000000" w:themeColor="text1"/><w:spacing w:val="10"/><w:lang w:val="de-AT"/></w:rPr><w:t xml:space="preserve">Dokument aktualisiert, um den Umfang des Standard-NRE-Angebots widerzuspiegeln </w:t></w:r></w:p><w:p w14:paraId="1D56B80F" w14:textId="040D4D05" w:rsidR="00154543" w:rsidRPr="005906F0" w:rsidRDefault="00154543" w:rsidP="00154543"><w:pPr><w:pStyle w:val="TableParagraph"/><w:spacing w:before="40" w:after="80"/><w:rPr><w:rFonts w:cs="Calibri"/><w:b w:val="0"/><w:color w:val="000000" w:themeColor="text1"/><w:spacing w:val="10"/><w:lang w:val="de-AT"/></w:rPr></w:pPr><w:r><w:rPr><w:rFonts w:cs="Calibri"/><w:b w:val="0"/><w:color w:val="000000" w:themeColor="text1"/><w:spacing w:val="10"/><w:lang w:val="de-AT"/></w:rPr><w:t xml:space="preserve">Kapitel 6 hinzugefügt zur Beschreibung des Umfangs von Standard- und erweiterten Funktionalitäten </w:t></w:r></w:p><w:p w14:paraId="22DFE47A" w14:textId="21D07AE0" w:rsidR="00154543" w:rsidRPr="005906F0" w:rsidRDefault="00154543" w:rsidP="00154543"><w:pPr><w:pStyle w:val="TableParagraph"/><w:spacing w:before="40" w:after="80"/><w:rPr><w:rFonts w:cs="Calibri"/><w:b w:val="0"/><w:color w:val="000000" w:themeColor="text1"/><w:spacing w:val="10"/><w:lang w:val="de-AT"/></w:rPr></w:pPr><w:r><w:rPr><w:rFonts w:cs="Calibri"/><w:b w:val="0"/><w:color w:val="000000" w:themeColor="text1"/><w:spacing w:val="10"/><w:lang w:val="de-AT"/></w:rPr><w:t xml:space="preserve">Kapitel 7 hinzugefügt für den Link zum Funktionstestkatalog </w:t></w:r></w:p><w:p w14:paraId="1AF36B07" w14:textId="66ECDF2F" w:rsidR="00A078E3" w:rsidRPr="00154543" w:rsidRDefault="00154543" w:rsidP="00154543"><w:pPr><w:pStyle w:val="TableParagraph"/><w:spacing w:before="40" w:after="80"/><w:rPr><w:rFonts w:cs="Calibri"/><w:b w:val="0"/><w:color w:val="000000" w:themeColor="text1"/><w:spacing w:val="10"/><w:lang w:val="de-AT"/></w:rPr></w:pPr><w:r><w:rPr><w:rFonts w:cs="Calibri"/><w:b w:val="0"/><w:color w:val="000000" w:themeColor="text1"/><w:spacing w:val="10"/><w:lang w:val="de-AT"/></w:rPr><w:t xml:space="preserve">Kapitel 4.3, 4.4 und 4.5 aktualisiert, um fehlende Informationen von Stadler anzugeben </w:t></w:r></w:p></w:tc><w:tc><w:tcPr><w:tcW w:w="1166" w:type="pct"/><w:vAlign w:val="center"/></w:tcPr><w:p w14:paraId="075DA577" w14:textId="77777777" w:rsidR="00A078E3" w:rsidRPr="00215A00" w:rsidRDefault="00A078E3" w:rsidP="001C6ABD"><w:pPr><w:pStyle w:val="TableParagraph"/><w:spacing w:before="40" w:after="80"/><w:rPr><w:b w:val="0"/><w:bCs w:val="0"/><w:color w:val="auto"/><w:lang w:val="de-AT"/></w:rPr></w:pPr><w:r><w:rPr><w:b w:val="0"/><w:bCs w:val="0"/><w:color w:val="auto"/><w:lang w:val="de-AT"/></w:rPr><w:t>Abbas Rizvi</w:t></w:r></w:p></w:tc></w:tr><w:tr w:rsidR="00A078E3" w:rsidRPr="00215A00" w14:paraId="67BD2D04" w14:textId="77777777" w:rsidTr="109E6371"><w:tc><w:tcPr><w:tcW w:w="700" w:type="pct"/><w:vAlign w:val="center"/></w:tcPr><w:p w14:paraId="061FAB67" w14:textId="0B2D5105" w:rsidR="00A078E3" w:rsidRPr="00215A00" w:rsidRDefault="00A078E3" w:rsidP="001C6ABD"><w:pPr><w:pStyle w:val="TableParagraph"/><w:spacing w:before="40" w:after="80"/><w:rPr><w:b w:val="0"/><w:bCs w:val="0"/><w:color w:val="auto"/><w:lang w:val="de-AT"/></w:rPr></w:pPr><w:r><w:rPr><w:b w:val="0"/><w:bCs w:val="0"/><w:color w:val="auto"/><w:lang w:val="de-AT"/></w:rPr><w:t>0.4</w:t></w:r></w:p></w:tc><w:tc><w:tcPr><w:tcW w:w="1042" w:type="pct"/><w:vAlign w:val="center"/></w:tcPr><w:p w14:paraId="07FF3024" w14:textId="77777777" w:rsidR="00A078E3" w:rsidRPr="00215A00" w:rsidRDefault="00A078E3" w:rsidP="001C6ABD"><w:pPr><w:pStyle w:val="TableParagraph"/><w:spacing w:before="40" w:after="80"/><w:rPr><w:b w:val="0"/><w:bCs w:val="0"/><w:color w:val="auto"/><w:lang w:val="de-AT"/></w:rPr></w:pPr><w:r><w:rPr><w:b w:val="0"/><w:bCs w:val="0"/><w:color w:val="auto"/><w:lang w:val="de-AT"/></w:rPr><w:t>14.11.2023</w:t></w:r></w:p></w:tc><w:tc><w:tcPr><w:tcW w:w="2092" w:type="pct"/><w:vAlign w:val="center"/></w:tcPr><w:p w14:paraId="63E67E83" w14:textId="11ACFA82" w:rsidR="00A078E3" w:rsidRPr="00154543" w:rsidRDefault="00154543" w:rsidP="001C6ABD"><w:pPr><w:pStyle w:val="TableParagraph"/><w:spacing w:before="40" w:after="80"/><w:rPr><w:b w:val="0"/><w:color w:val="000000" w:themeColor="text1"/><w:lang w:val="de-AT"/></w:rPr></w:pPr><w:r><w:rPr><w:rFonts w:cs="Calibri"/><w:b w:val="0"/><w:color w:val="000000" w:themeColor="text1"/><w:spacing w:val="10"/><w:lang w:val="de-AT"/></w:rPr><w:t>Ins Deutsche übersetzt</w:t></w:r></w:p></w:tc><w:tc><w:tcPr><w:tcW w:w="1166" w:type="pct"/><w:vAlign w:val="center"/></w:tcPr><w:p w14:paraId="1C905297" w14:textId="77777777" w:rsidR="00A078E3" w:rsidRPr="00215A00" w:rsidRDefault="00A078E3" w:rsidP="001C6ABD"><w:pPr><w:pStyle w:val="TableParagraph"/><w:spacing w:before="40" w:after="80"/><w:rPr><w:b w:val="0"/><w:bCs w:val="0"/><w:color w:val="auto"/><w:lang w:val="de-AT"/></w:rPr></w:pPr><w:r><w:rPr><w:b w:val="0"/><w:bCs w:val="0"/><w:color w:val="auto"/><w:lang w:val="de-AT"/></w:rPr><w:t>Christopher Kemeter</w:t></w:r></w:p></w:tc></w:tr><w:tr w:rsidR="00A078E3" w:rsidRPr="00215A00" w14:paraId="6AC8AF5B" w14:textId="77777777" w:rsidTr="109E6371"><w:trPr><w:trHeight w:val="113"/></w:trPr><w:tc><w:tcPr><w:tcW w:w="700" w:type="pct"/><w:vAlign w:val="center"/></w:tcPr><w:p w14:paraId="5F74DB34" w14:textId="6489E742" w:rsidR="00A078E3" w:rsidRPr="00215A00" w:rsidRDefault="00A078E3" w:rsidP="001C6ABD"><w:pPr><w:pStyle w:val="TableParagraph"/><w:spacing w:before="40" w:after="80"/><w:rPr><w:b w:val="0"/><w:bCs w:val="0"/><w:color w:val="auto"/><w:lang w:val="de-AT"/></w:rPr></w:pPr><w:r><w:rPr><w:b w:val="0"/><w:bCs w:val="0"/><w:color w:val="auto"/><w:lang w:val="de-AT"/></w:rPr><w:t>0.5</w:t></w:r></w:p></w:tc><w:tc><w:tcPr><w:tcW w:w="1042" w:type="pct"/><w:vAlign w:val="center"/></w:tcPr><w:p w14:paraId="210A312F" w14:textId="77777777" w:rsidR="00A078E3" w:rsidRPr="00215A00" w:rsidRDefault="00A078E3" w:rsidP="001C6ABD"><w:pPr><w:pStyle w:val="TableParagraph"/><w:spacing w:before="40" w:after="80"/><w:rPr><w:b w:val="0"/><w:bCs w:val="0"/><w:color w:val="auto"/><w:lang w:val="de-AT"/></w:rPr></w:pPr><w:r><w:rPr><w:b w:val="0"/><w:bCs w:val="0"/><w:color w:val="auto"/><w:lang w:val="de-AT"/></w:rPr><w:t>14.11.2023</w:t></w:r></w:p></w:tc><w:tc><w:tcPr><w:tcW w:w="2092" w:type="pct"/><w:vAlign w:val="center"/></w:tcPr><w:p w14:paraId="1F0DA301" w14:textId="28FBFB14" w:rsidR="00A078E3" w:rsidRPr="00154543" w:rsidRDefault="00154543" w:rsidP="001C6ABD"><w:pPr><w:pStyle w:val="TableParagraph"/><w:spacing w:before="40" w:after="80"/><w:rPr><w:b w:val="0"/><w:color w:val="000000" w:themeColor="text1"/><w:lang w:val="de-AT"/></w:rPr></w:pPr><w:r><w:rPr><w:rFonts w:cs="Calibri"/><w:b w:val="0"/><w:color w:val="000000" w:themeColor="text1"/><w:spacing w:val="10"/><w:lang w:val="de-AT"/></w:rPr><w:t>Unterkapitel zu Kapitel 6 hinzugefügt, die zusätzliche Funktionalitäten beschreiben, die als Änderungsauftrag angeboten werden können</w:t></w:r></w:p></w:tc><w:tc><w:tcPr><w:tcW w:w="1166" w:type="pct"/><w:vAlign w:val="center"/></w:tcPr><w:p w14:paraId="6933296A" w14:textId="77777777" w:rsidR="00A078E3" w:rsidRPr="00215A00" w:rsidRDefault="00A078E3" w:rsidP="001C6ABD"><w:pPr><w:pStyle w:val="TableParagraph"/><w:spacing w:before="40" w:after="80"/><w:rPr><w:b w:val="0"/><w:bCs w:val="0"/><w:color w:val="auto"/><w:lang w:val="de-AT"/></w:rPr></w:pPr><w:r><w:rPr><w:b w:val="0"/><w:bCs w:val="0"/><w:color w:val="auto"/><w:lang w:val="de-AT"/></w:rPr><w:t>Abbas Rizvi</w:t></w:r></w:p></w:tc></w:tr><w:tr w:rsidR="00A078E3" w:rsidRPr="00215A00" w14:paraId="3913E01B" w14:textId="77777777" w:rsidTr="109E6371"><w:trPr><w:trHeight w:val="113"/></w:trPr><w:tc><w:tcPr><w:tcW w:w="700" w:type="pct"/><w:vAlign w:val="center"/></w:tcPr><w:p w14:paraId="2FFC2CD2" w14:textId="1979C2E5" w:rsidR="00A078E3" w:rsidRPr="00215A00" w:rsidRDefault="00A078E3" w:rsidP="001C6ABD"><w:pPr><w:pStyle w:val="TableParagraph"/><w:spacing w:before="40" w:after="80"/><w:rPr><w:b w:val="0"/><w:bCs w:val="0"/><w:color w:val="auto"/><w:lang w:val="de-AT"/></w:rPr></w:pPr><w:r><w:rPr><w:b w:val="0"/><w:bCs w:val="0"/><w:color w:val="auto"/><w:lang w:val="de-AT"/></w:rPr><w:t>0.6</w:t></w:r></w:p></w:tc><w:tc><w:tcPr><w:tcW w:w="1042" w:type="pct"/><w:vAlign w:val="center"/></w:tcPr><w:p w14:paraId="78504A61" w14:textId="77777777" w:rsidR="00A078E3" w:rsidRPr="00215A00" w:rsidRDefault="00A078E3" w:rsidP="001C6ABD"><w:pPr><w:pStyle w:val="TableParagraph"/><w:spacing w:before="40" w:after="80"/><w:rPr><w:b w:val="0"/><w:bCs w:val="0"/><w:color w:val="auto"/><w:lang w:val="de-AT"/></w:rPr></w:pPr><w:r><w:rPr><w:b w:val="0"/><w:bCs w:val="0"/><w:color w:val="auto"/><w:lang w:val="de-AT"/></w:rPr><w:t>15.11.2023</w:t></w:r></w:p></w:tc><w:tc><w:tcPr><w:tcW w:w="2092" w:type="pct"/><w:vAlign w:val="center"/></w:tcPr><w:p w14:paraId="3B426021" w14:textId="408C3F5C" w:rsidR="00A078E3" w:rsidRPr="00154543" w:rsidRDefault="00154543" w:rsidP="001C6ABD"><w:pPr><w:pStyle w:val="TableParagraph"/><w:spacing w:before="40" w:after="80"/><w:rPr><w:b w:val="0"/><w:color w:val="000000" w:themeColor="text1"/><w:lang w:val="de-AT"/></w:rPr></w:pPr><w:r><w:rPr><w:rFonts w:cs="Calibri"/><w:b w:val="0"/><w:color w:val="000000" w:themeColor="text1"/><w:spacing w:val="10"/><w:lang w:val="de-AT"/></w:rPr><w:t>Neues Kapitel ins Deutsche übersetzt</w:t></w:r></w:p></w:tc><w:tc><w:tcPr><w:tcW w:w="1166" w:type="pct"/><w:vAlign w:val="center"/></w:tcPr><w:p w14:paraId="7C6E933F" w14:textId="77777777" w:rsidR="00A078E3" w:rsidRPr="00215A00" w:rsidRDefault="00A078E3" w:rsidP="001C6ABD"><w:pPr><w:pStyle w:val="TableParagraph"/><w:spacing w:before="40" w:after="80"/><w:rPr><w:b w:val="0"/><w:bCs w:val="0"/><w:color w:val="auto"/><w:lang w:val="de-AT"/></w:rPr></w:pPr><w:r><w:rPr><w:b w:val="0"/><w:bCs w:val="0"/><w:color w:val="auto"/><w:lang w:val="de-AT"/></w:rPr><w:t>Christopher Kemeter</w:t></w:r></w:p></w:tc></w:tr><w:tr w:rsidR="00A078E3" w:rsidRPr="00215A00" w14:paraId="4E0D8C06" w14:textId="77777777" w:rsidTr="109E6371"><w:trPr><w:trHeight w:val="113"/></w:trPr><w:tc><w:tcPr><w:tcW w:w="700" w:type="pct"/><w:vAlign w:val="center"/></w:tcPr><w:p w14:paraId="4A894E57" w14:textId="77777777" w:rsidR="00A078E3" w:rsidRPr="00215A00" w:rsidRDefault="00A078E3" w:rsidP="001C6ABD"><w:pPr><w:pStyle w:val="TableParagraph"/><w:spacing w:before="40" w:after="80"/><w:rPr><w:b w:val="0"/><w:bCs w:val="0"/><w:color w:val="auto"/><w:lang w:val="de-AT"/></w:rPr></w:pPr><w:r><w:rPr><w:b w:val="0"/><w:bCs w:val="0"/><w:color w:val="auto"/><w:lang w:val="de-AT"/></w:rPr><w:t>V1.0</w:t></w:r></w:p></w:tc><w:tc><w:tcPr><w:tcW w:w="1042" w:type="pct"/><w:vAlign w:val="center"/></w:tcPr><w:p w14:paraId="108F33FA" w14:textId="77777777" w:rsidR="00A078E3" w:rsidRPr="00215A00" w:rsidRDefault="00A078E3" w:rsidP="001C6ABD"><w:pPr><w:pStyle w:val="TableParagraph"/><w:spacing w:before="40" w:after="80"/><w:rPr><w:b w:val="0"/><w:bCs w:val="0"/><w:color w:val="auto"/><w:lang w:val="de-AT"/></w:rPr></w:pPr><w:r><w:rPr><w:b w:val="0"/><w:bCs w:val="0"/><w:color w:val="auto"/><w:lang w:val="de-AT"/></w:rPr><w:t>16.12.2023</w:t></w:r></w:p></w:tc><w:tc><w:tcPr><w:tcW w:w="2092" w:type="pct"/><w:vAlign w:val="center"/></w:tcPr><w:p w14:paraId="60C9C586" w14:textId="77777777" w:rsidR="00A078E3" w:rsidRPr="00215A00" w:rsidRDefault="00A078E3" w:rsidP="001C6ABD"><w:pPr><w:pStyle w:val="TableParagraph"/><w:spacing w:before="40" w:after="80"/><w:rPr><w:b w:val="0"/><w:bCs w:val="0"/><w:color w:val="auto"/><w:lang w:val="de-AT"/></w:rPr></w:pPr><w:r><w:rPr><w:b w:val="0"/><w:bCs w:val="0"/><w:color w:val="auto"/><w:lang w:val="de-AT"/></w:rPr><w:t>Aktualisierung nach Review mit ÖBB</w:t></w:r></w:p></w:tc><w:tc><w:tcPr><w:tcW w:w="1166" w:type="pct"/><w:vAlign w:val="center"/></w:tcPr><w:p w14:paraId="37AB9F5D" w14:textId="77777777" w:rsidR="00A078E3" w:rsidRPr="00215A00" w:rsidRDefault="00A078E3" w:rsidP="001C6ABD"><w:pPr><w:pStyle w:val="TableParagraph"/><w:spacing w:before="40" w:after="80"/><w:rPr><w:b w:val="0"/><w:bCs w:val="0"/><w:color w:val="auto"/><w:lang w:val="de-AT"/></w:rPr></w:pPr><w:r><w:rPr><w:b w:val="0"/><w:bCs w:val="0"/><w:color w:val="auto"/><w:lang w:val="de-AT"/></w:rPr><w:t>Roman Richardson</w:t></w:r></w:p></w:tc></w:tr><w:tr w:rsidR="00A078E3" w:rsidRPr="00215A00" w14:paraId="072E12EB" w14:textId="77777777" w:rsidTr="109E6371"><w:trPr><w:trHeight w:val="113"/></w:trPr><w:tc><w:tcPr><w:tcW w:w="700" w:type="pct"/><w:vAlign w:val="center"/></w:tcPr><w:p w14:paraId="78C1A8D4" w14:textId="6F367E97" w:rsidR="00A078E3" w:rsidRPr="00215A00" w:rsidRDefault="00A078E3" w:rsidP="001C6ABD"><w:pPr><w:pStyle w:val="TableParagraph"/><w:spacing w:before="40" w:after="80"/><w:rPr><w:b w:val="0"/><w:bCs w:val="0"/><w:color w:val="auto"/><w:lang w:val="de-AT"/></w:rPr></w:pPr><w:r><w:rPr><w:b w:val="0"/><w:bCs w:val="0"/><w:color w:val="auto"/><w:lang w:val="de-AT"/></w:rPr><w:t>1.1</w:t></w:r></w:p></w:tc><w:tc><w:tcPr><w:tcW w:w="1042" w:type="pct"/><w:vAlign w:val="center"/></w:tcPr><w:p w14:paraId="3876C760" w14:textId="77777777" w:rsidR="00A078E3" w:rsidRPr="00215A00" w:rsidRDefault="00A078E3" w:rsidP="001C6ABD"><w:pPr><w:pStyle w:val="TableParagraph"/><w:spacing w:before="40" w:after="80"/><w:rPr><w:b w:val="0"/><w:bCs w:val="0"/><w:color w:val="auto"/><w:lang w:val="de-AT"/></w:rPr></w:pPr><w:r><w:rPr><w:b w:val="0"/><w:bCs w:val="0"/><w:color w:val="auto"/><w:lang w:val="de-AT"/></w:rPr><w:t>22.12.2023</w:t></w:r></w:p></w:tc><w:tc><w:tcPr><w:tcW w:w="2092" w:type="pct"/><w:vAlign w:val="center"/></w:tcPr><w:p w14:paraId="3FCB792E" w14:textId="3C4A7D0B" w:rsidR="00A078E3" w:rsidRPr="00215A00" w:rsidRDefault="00A078E3" w:rsidP="001C6ABD"><w:pPr><w:pStyle w:val="TableParagraph"/><w:spacing w:before="40" w:after="80"/><w:rPr><w:b w:val="0"/><w:bCs w:val="0"/><w:color w:val="auto"/><w:lang w:val="de-AT"/></w:rPr></w:pPr><w:r><w:rPr><w:b w:val="0"/><w:bCs w:val="0"/><w:color w:val="auto"/><w:lang w:val="de-AT"/></w:rPr><w:t xml:space="preserve">Screenshot der Netzwerkbeschreibung in Kapitel </w:t></w:r><w:r><w:rPr><w:b w:val="0"/><w:bCs w:val="0"/><w:color w:val="auto"/><w:lang w:val="de-AT"/></w:rPr><w:fldChar w:fldCharType="begin"/></w:r><w:r><w:rPr><w:b w:val="0"/><w:bCs w:val="0"/><w:color w:val="auto"/><w:lang w:val="de-AT"/></w:rPr><w:instrText xml:space="preserve"> REF _Ref154158368 \r \h </w:instrText></w:r><w:r><w:rPr><w:b w:val="0"/><w:bCs w:val="0"/><w:color w:val="auto"/><w:lang w:val="de-AT"/></w:rPr></w:r><w:r><w:rPr><w:b w:val="0"/><w:bCs w:val="0"/><w:color w:val="auto"/><w:lang w:val="de-AT"/></w:rPr><w:fldChar w:fldCharType="separate"/></w:r><w:r><w:rPr><w:b w:val="0"/><w:bCs w:val="0"/><w:color w:val="auto"/><w:lang w:val="de-AT"/></w:rPr><w:t>3.2.1</w:t></w:r><w:r><w:rPr><w:b w:val="0"/><w:bCs w:val="0"/><w:color w:val="auto"/><w:lang w:val="de-AT"/></w:rPr><w:fldChar w:fldCharType="end"/></w:r><w:r><w:rPr><w:b w:val="0"/><w:bCs w:val="0"/><w:color w:val="auto"/><w:lang w:val="de-AT"/></w:rPr><w:t xml:space="preserve"> gelöscht und auf „</w:t></w:r><w:r><w:rPr><w:lang w:val="de-AT"/></w:rPr><w:t xml:space="preserve"> </w:t></w:r><w:r><w:rPr><w:b w:val="0"/><w:bCs w:val="0"/><w:color w:val="auto"/><w:lang w:val="de-AT"/></w:rPr><w:t>Dosto_Neu_Netzwerk Planung“ verwiesen.</w:t></w:r></w:p><w:p w14:paraId="7BF4A23D" w14:textId="77777777" w:rsidR="00A078E3" w:rsidRPr="00215A00" w:rsidRDefault="00A078E3" w:rsidP="001C6ABD"><w:pPr><w:pStyle w:val="TableParagraph"/><w:spacing w:before="40" w:after="80"/><w:rPr><w:b w:val="0"/><w:bCs w:val="0"/><w:color w:val="auto"/><w:lang w:val="de-AT"/></w:rPr></w:pPr><w:r><w:rPr><w:b w:val="0"/><w:bCs w:val="0"/><w:color w:val="auto"/><w:lang w:val="de-AT"/></w:rPr><w:t>Artikelnr. 1399.99.0303 der Dachantenne auf 1399.99.0133 geändert und NMID entfernt.</w:t></w:r></w:p></w:tc><w:tc><w:tcPr><w:tcW w:w="1166" w:type="pct"/><w:vAlign w:val="center"/></w:tcPr><w:p w14:paraId="7300F7C4" w14:textId="77777777" w:rsidR="00A078E3" w:rsidRPr="00215A00" w:rsidRDefault="00A078E3" w:rsidP="001C6ABD"><w:pPr><w:pStyle w:val="TableParagraph"/><w:spacing w:before="40" w:after="80"/><w:rPr><w:b w:val="0"/><w:bCs w:val="0"/><w:color w:val="auto"/><w:lang w:val="de-AT"/></w:rPr></w:pPr><w:r><w:rPr><w:b w:val="0"/><w:bCs w:val="0"/><w:color w:val="auto"/><w:lang w:val="de-AT"/></w:rPr><w:t>Roman Richardson</w:t></w:r></w:p></w:tc></w:tr><w:tr w:rsidR="001077F8" w:rsidRPr="00215A00" w14:paraId="77CD7C02" w14:textId="77777777" w:rsidTr="109E6371"><w:trPr><w:trHeight w:val="113"/></w:trPr><w:tc><w:tcPr><w:tcW w:w="700" w:type="pct"/><w:vAlign w:val="center"/></w:tcPr><w:p w14:paraId="0D986677" w14:textId="18A357ED" w:rsidR="001077F8" w:rsidRPr="00215A00" w:rsidRDefault="001077F8" w:rsidP="001C6ABD"><w:pPr><w:pStyle w:val="TableParagraph"/><w:spacing w:before="40" w:after="80"/><w:rPr><w:b w:val="0"/><w:bCs w:val="0"/><w:color w:val="auto"/><w:lang w:val="de-AT"/></w:rPr></w:pPr><w:r><w:rPr><w:b w:val="0"/><w:bCs w:val="0"/><w:color w:val="auto"/><w:lang w:val="de-AT"/></w:rPr><w:t>1.2</w:t></w:r></w:p></w:tc><w:tc><w:tcPr><w:tcW w:w="1042" w:type="pct"/><w:vAlign w:val="center"/></w:tcPr><w:p w14:paraId="2A9F9356" w14:textId="493F2C13" w:rsidR="001077F8" w:rsidRPr="00215A00" w:rsidRDefault="001077F8" w:rsidP="001C6ABD"><w:pPr><w:pStyle w:val="TableParagraph"/><w:spacing w:before="40" w:after="80"/><w:rPr><w:b w:val="0"/><w:bCs w:val="0"/><w:color w:val="auto"/><w:lang w:val="de-AT"/></w:rPr></w:pPr><w:r><w:rPr><w:b w:val="0"/><w:bCs w:val="0"/><w:color w:val="auto"/><w:lang w:val="de-AT"/></w:rPr><w:t>28.12.2023</w:t></w:r></w:p></w:tc><w:tc><w:tcPr><w:tcW w:w="2092" w:type="pct"/><w:vAlign w:val="center"/></w:tcPr><w:p w14:paraId="46E4153F" w14:textId="18F79779" w:rsidR="001077F8" w:rsidRPr="00215A00" w:rsidRDefault="001077F8" w:rsidP="001C6ABD"><w:pPr><w:pStyle w:val="TableParagraph"/><w:spacing w:before="40" w:after="80"/><w:rPr><w:b w:val="0"/><w:bCs w:val="0"/><w:color w:val="auto"/><w:lang w:val="de-AT"/></w:rPr></w:pPr><w:r><w:rPr><w:b w:val="0"/><w:bCs w:val="0"/><w:color w:val="auto"/><w:lang w:val="de-AT"/></w:rPr><w:t>Artikelnr. 1399.99.0133 der Dachantenne auf 1399.99.0307 geändert.</w:t></w:r></w:p></w:tc><w:tc><w:tcPr><w:tcW w:w="1166" w:type="pct"/><w:vAlign w:val="center"/></w:tcPr><w:p w14:paraId="370FE4E8" w14:textId="64525A94" w:rsidR="001077F8" w:rsidRPr="00215A00" w:rsidRDefault="001077F8" w:rsidP="001C6ABD"><w:pPr><w:pStyle w:val="TableParagraph"/><w:spacing w:before="40" w:after="80"/><w:rPr><w:b w:val="0"/><w:bCs w:val="0"/><w:color w:val="auto"/><w:lang w:val="de-AT"/></w:rPr></w:pPr><w:r><w:rPr><w:b w:val="0"/><w:bCs w:val="0"/><w:color w:val="auto"/><w:lang w:val="de-AT"/></w:rPr><w:t>Roman Richardson</w:t></w:r></w:p></w:tc></w:tr><w:tr w:rsidR="00A078E3" w:rsidRPr="00215A00" w14:paraId="71C27FC2" w14:textId="77777777" w:rsidTr="109E6371"><w:trPr><w:trHeight w:val="113"/></w:trPr><w:tc><w:tcPr><w:tcW w:w="700" w:type="pct"/><w:vAlign w:val="center"/></w:tcPr><w:p w14:paraId="211B4FDD" w14:textId="4D70D652" w:rsidR="00A078E3" w:rsidRPr="00215A00" w:rsidRDefault="7553C39A" w:rsidP="001C6ABD"><w:pPr><w:pStyle w:val="TableParagraph"/><w:spacing w:before="40" w:after="80"/><w:rPr><w:b w:val="0"/><w:bCs w:val="0"/><w:color w:val="auto"/><w:lang w:val="de-AT"/></w:rPr></w:pPr><w:r><w:rPr><w:b w:val="0"/><w:bCs w:val="0"/><w:color w:val="auto"/><w:lang w:val="de-AT"/></w:rPr><w:t>1.3</w:t></w:r></w:p></w:tc><w:tc><w:tcPr><w:tcW w:w="1042" w:type="pct"/><w:vAlign w:val="center"/></w:tcPr><w:p w14:paraId="2FD3A3EF" w14:textId="67778976" w:rsidR="00A078E3" w:rsidRPr="00215A00" w:rsidRDefault="7553C39A" w:rsidP="001C6ABD"><w:pPr><w:pStyle w:val="TableParagraph"/><w:spacing w:before="40" w:after="80"/><w:rPr><w:b w:val="0"/><w:bCs w:val="0"/><w:color w:val="auto"/><w:lang w:val="de-AT"/></w:rPr></w:pPr><w:r><w:rPr><w:b w:val="0"/><w:bCs w:val="0"/><w:color w:val="auto"/><w:lang w:val="de-AT"/></w:rPr><w:t>25.04.2024</w:t></w:r></w:p></w:tc><w:tc><w:tcPr><w:tcW w:w="2092" w:type="pct"/><w:vAlign w:val="center"/></w:tcPr><w:p w14:paraId="7EBCB1FC" w14:textId="28050F07" w:rsidR="00154543" w:rsidRPr="00154543" w:rsidRDefault="00154543" w:rsidP="00154543"><w:pPr><w:pStyle w:val="TableParagraph"/><w:spacing w:before="40" w:after="80"/><w:rPr><w:b w:val="0"/><w:bCs w:val="0"/><w:color w:val="000000" w:themeColor="text1"/><w:lang w:val="de-AT"/></w:rPr></w:pPr><w:r><w:rPr><w:b w:val="0"/><w:bCs w:val="0"/><w:color w:val="000000" w:themeColor="text1"/><w:lang w:val="de-AT"/></w:rPr><w:t>IP/Port-Zuordnung spezifiziert und bereitgestellt</w:t></w:r><w:r><w:rPr><w:b w:val="0"/><w:bCs w:val="0"/><w:color w:val="000000" w:themeColor="text1"/><w:lang w:val="de-AT"/></w:rPr><w:br/></w:r><w:r><w:rPr><w:b w:val="0"/><w:bCs w:val="0"/><w:color w:val="000000" w:themeColor="text1"/><w:lang w:val="de-AT"/></w:rPr><w:br/><w:t>Zugnummern-Zuordnung bereitgestellt</w:t></w:r><w:r><w:rPr><w:b w:val="0"/><w:bCs w:val="0"/><w:color w:val="000000" w:themeColor="text1"/><w:lang w:val="de-AT"/></w:rPr><w:br/></w:r></w:p><w:p w14:paraId="6544C8B6" w14:textId="651E4A65" w:rsidR="00A078E3" w:rsidRPr="00154543" w:rsidDel="00C92B63" w:rsidRDefault="00154543" w:rsidP="001C6ABD"><w:pPr><w:pStyle w:val="TableParagraph"/><w:spacing w:before="40" w:after="80"/><w:rPr><w:lang w:val="de-AT"/></w:rPr></w:pPr><w:r><w:rPr><w:b w:val="0"/><w:bCs w:val="0"/><w:color w:val="000000" w:themeColor="text1"/><w:lang w:val="de-AT"/></w:rPr><w:t>Spezifizierte IP-Konfiguration für OBS, ZFR und Firewall wird statisch auf den Geräten konfiguriert</w:t></w:r></w:p></w:tc><w:tc><w:tcPr><w:tcW w:w="1166" w:type="pct"/><w:vAlign w:val="center"/></w:tcPr><w:p w14:paraId="6AF4A1DA" w14:textId="4ABA8A3D" w:rsidR="00A078E3" w:rsidRPr="00215A00" w:rsidRDefault="7553C39A" w:rsidP="001C6ABD"><w:pPr><w:pStyle w:val="TableParagraph"/><w:spacing w:before="40" w:after="80"/><w:rPr><w:b w:val="0"/><w:bCs w:val="0"/><w:color w:val="auto"/><w:lang w:val="de-AT"/></w:rPr></w:pPr><w:r><w:rPr><w:b w:val="0"/><w:bCs w:val="0"/><w:color w:val="auto"/><w:lang w:val="de-AT"/></w:rPr><w:t>Abbas Rizvi</w:t></w:r></w:p><w:p w14:paraId="1AD4D37F" w14:textId="4124434D" w:rsidR="00A078E3" w:rsidRPr="00215A00" w:rsidRDefault="7553C39A" w:rsidP="001C6ABD"><w:pPr><w:pStyle w:val="TableParagraph"/><w:spacing w:before="40" w:after="80"/><w:rPr><w:b w:val="0"/><w:bCs w:val="0"/><w:color w:val="auto"/><w:lang w:val="de-AT"/></w:rPr></w:pPr><w:r><w:rPr><w:b w:val="0"/><w:bCs w:val="0"/><w:color w:val="auto"/><w:lang w:val="de-AT"/></w:rPr><w:t>Davud Zejnelovic</w:t></w:r></w:p></w:tc></w:tr><w:tr w:rsidR="00BD3DBC" w:rsidRPr="00215A00" w14:paraId="70E3FCD3" w14:textId="77777777" w:rsidTr="109E6371"><w:trPr><w:trHeight w:val="113"/></w:trPr><w:tc><w:tcPr><w:tcW w:w="700" w:type="pct"/><w:vAlign w:val="center"/></w:tcPr><w:p w14:paraId="364DD202" w14:textId="7CDADC9B" w:rsidR="00BD3DBC" w:rsidRPr="00215A00" w:rsidRDefault="00BD3DBC" w:rsidP="00BD3DBC"><w:pPr><w:pStyle w:val="TableParagraph"/><w:spacing w:before="40" w:after="80"/><w:rPr><w:b w:val="0"/><w:bCs w:val="0"/><w:color w:val="auto"/><w:lang w:val="de-AT"/></w:rPr></w:pPr><w:r><w:rPr><w:b w:val="0"/><w:bCs w:val="0"/><w:color w:val="auto"/><w:lang w:val="de-AT"/></w:rPr><w:t>1.4</w:t></w:r></w:p></w:tc><w:tc><w:tcPr><w:tcW w:w="1042" w:type="pct"/><w:vAlign w:val="center"/></w:tcPr><w:p w14:paraId="627E555D" w14:textId="630C3C9B" w:rsidR="00BD3DBC" w:rsidRDefault="00BD3DBC" w:rsidP="00BD3DBC"><w:pPr><w:pStyle w:val="TableParagraph"/><w:spacing w:before="40" w:after="80"/><w:rPr><w:b w:val="0"/><w:bCs w:val="0"/><w:color w:val="auto"/><w:lang w:val="de-AT"/></w:rPr></w:pPr><w:r><w:rPr><w:b w:val="0"/><w:bCs w:val="0"/><w:color w:val="auto"/><w:lang w:val="de-AT"/></w:rPr><w:t>03.2025</w:t></w:r></w:p></w:tc><w:tc><w:tcPr><w:tcW w:w="2092" w:type="pct"/><w:vAlign w:val="center"/></w:tcPr><w:p w14:paraId="239DCB4C" w14:textId="7AD35E12" w:rsidR="00BD3DBC" w:rsidRDefault="00E768DC" w:rsidP="00BD3DBC"><w:pPr><w:pStyle w:val="TableParagraph"/><w:spacing w:before="40" w:after="80"/><w:rPr><w:b w:val="0"/><w:bCs w:val="0"/><w:color w:val="auto"/><w:lang w:val="de-AT"/></w:rPr></w:pPr><w:r><w:rPr><w:b w:val="0"/><w:bCs w:val="0"/><w:color w:val="auto"/><w:lang w:val="de-AT"/></w:rPr><w:t>Änderungen vor der endgültigen Kommunikationsmatrix</w:t></w:r></w:p></w:tc><w:tc><w:tcPr><w:tcW w:w="1166" w:type="pct"/><w:vAlign w:val="center"/></w:tcPr><w:p w14:paraId="778CD568" w14:textId="38979EB9" w:rsidR="00BD3DBC" w:rsidRPr="00215A00" w:rsidRDefault="00BD3DBC" w:rsidP="00BD3DBC"><w:pPr><w:pStyle w:val="TableParagraph"/><w:spacing w:before="40" w:after="80"/><w:rPr><w:b w:val="0"/><w:bCs w:val="0"/><w:color w:val="auto"/><w:lang w:val="de-AT"/></w:rPr></w:pPr><w:r><w:rPr><w:b w:val="0"/><w:bCs w:val="0"/><w:color w:val="auto"/><w:lang w:val="de-AT"/></w:rPr><w:t>Davud Zejnelovic</w:t></w:r></w:p></w:tc></w:tr><w:tr w:rsidR="00BD3DBC" w:rsidRPr="00215A00" w14:paraId="59228729" w14:textId="77777777" w:rsidTr="109E6371"><w:trPr><w:trHeight w:val="113"/></w:trPr><w:tc><w:tcPr><w:tcW w:w="700" w:type="pct"/><w:vAlign w:val="center"/></w:tcPr><w:p w14:paraId="4DAC2066" w14:textId="58C6F215" w:rsidR="00BD3DBC" w:rsidRPr="004D0734" w:rsidRDefault="004F4348" w:rsidP="00BD3DBC"><w:pPr><w:pStyle w:val="TableParagraph"/><w:spacing w:before="40" w:after="80"/><w:rPr><w:b w:val="0"/><w:bCs w:val="0"/><w:color w:val="auto"/><w:lang w:val="de-AT"/></w:rPr></w:pPr><w:r><w:rPr><w:b w:val="0"/><w:bCs w:val="0"/><w:color w:val="auto"/><w:lang w:val="de-AT"/></w:rPr><w:t>2.0</w:t></w:r></w:p></w:tc><w:tc><w:tcPr><w:tcW w:w="1042" w:type="pct"/><w:vAlign w:val="center"/></w:tcPr><w:p w14:paraId="5F63CAAF" w14:textId="12FEECC7" w:rsidR="00BD3DBC" w:rsidRPr="00215A00" w:rsidRDefault="00DC1ABF" w:rsidP="00BD3DBC"><w:pPr><w:pStyle w:val="TableParagraph"/><w:spacing w:before="40" w:after="80"/><w:rPr><w:b w:val="0"/><w:bCs w:val="0"/><w:color w:val="auto"/><w:lang w:val="de-AT"/></w:rPr></w:pPr><w:r><w:rPr><w:b w:val="0"/><w:bCs w:val="0"/><w:color w:val="auto"/><w:lang w:val="de-AT"/></w:rPr><w:t>08.01.2026</w:t></w:r></w:p></w:tc><w:tc><w:tcPr><w:tcW w:w="2092" w:type="pct"/><w:vAlign w:val="center"/></w:tcPr><w:p w14:paraId="12638F6B" w14:textId="23A2E24F" w:rsidR="00BD3DBC" w:rsidRPr="00215A00" w:rsidRDefault="00BD3DBC" w:rsidP="00BD3DBC"><w:pPr><w:pStyle w:val="TableParagraph"/><w:spacing w:before="40" w:after="80"/><w:rPr><w:b w:val="0"/><w:bCs w:val="0"/><w:color w:val="auto"/><w:lang w:val="de-AT"/></w:rPr></w:pPr><w:r><w:rPr><w:b w:val="0"/><w:bCs w:val="0"/><w:color w:val="auto"/><w:lang w:val="de-AT"/></w:rPr><w:t>Bearbeitung vom- Kapitel Einleitung und Netzwerkdienste. Einführung vom Kapitel Anforderungen u. Flotteninformationen.</w:t></w:r><w:r><w:rPr><w:b w:val="0"/><w:bCs w:val="0"/><w:color w:val="auto"/><w:lang w:val="de-AT"/></w:rPr><w:br/><w:t>Verbesserte Beschreibung der Nomad Connect Lösung.</w:t></w:r><w:r><w:rPr><w:b w:val="0"/><w:bCs w:val="0"/><w:color w:val="auto"/><w:lang w:val="de-AT"/></w:rPr><w:br/><w:t>NTP-Informationen bearbeitet.</w:t></w:r></w:p></w:tc><w:tc><w:tcPr><w:tcW w:w="1166" w:type="pct"/><w:vAlign w:val="center"/></w:tcPr><w:p w14:paraId="1081A84F" w14:textId="45934A35" w:rsidR="00BD3DBC" w:rsidRPr="00215A00" w:rsidRDefault="004F4348" w:rsidP="00BD3DBC"><w:pPr><w:pStyle w:val="TableParagraph"/><w:spacing w:before="40" w:after="80"/><w:rPr><w:b w:val="0"/><w:bCs w:val="0"/><w:color w:val="auto"/><w:lang w:val="de-AT"/></w:rPr></w:pPr><w:r><w:rPr><w:b w:val="0"/><w:bCs w:val="0"/><w:color w:val="auto"/><w:lang w:val="de-AT"/></w:rPr><w:t>Davud Zejnelovic</w:t></w:r><w:r><w:rPr><w:b w:val="0"/><w:bCs w:val="0"/><w:color w:val="auto"/><w:lang w:val="de-AT"/></w:rPr><w:br/><w:t>Derek Abdinor</w:t></w:r></w:p></w:tc></w:tr><w:tr w:rsidR="0036318C" w14:paraId="420F93B7" w14:textId="77777777"><w:tc><w:tcPr><w:tcW w:w="1080" w:type="dxa"/></w:tcPr><w:p w14:paraId="0D6099C8" w14:textId="77777777" w:rsidR="0036318C" w:rsidRDefault="00D45FC0"><w:r><w:rPr><w:sz w:val="18"/></w:rPr><w:lastRenderedPageBreak/><w:t>2.1</w:t></w:r></w:p></w:tc><w:tc><w:tcPr><w:tcW w:w="1620" w:type="dxa"/></w:tcPr><w:p w14:paraId="4DF847F3" w14:textId="77777777" w:rsidR="0036318C" w:rsidRDefault="00D45FC0"><w:r><w:rPr><w:sz w:val="18"/></w:rPr><w:t>12.05.2026</w:t></w:r></w:p></w:tc><w:tc><w:tcPr><w:tcW w:w="5040" w:type="dxa"/></w:tcPr><w:p w14:paraId="48ED1B41" w14:textId="77777777" w:rsidR="0036318C" w:rsidRDefault="00D45FC0"><w:r><w:rPr><w:sz w:val="18"/></w:rPr><w:t>Ergänzungen aus Vergleich mit ND-DEL-OBB-021-CRS-001-05-IT-Konzept-DANI: neue Abschnitte zu RSTP-Backbone-Redundanz, Auto-Login (Captive Portal), Fleetview-Reporting. Erweiterte Wagenpositions-/IoB-Funktionstabelle und VLAN-Übersicht mit Services-Spalte.</w:t></w:r></w:p></w:tc><w:tc><w:tcPr><w:tcW w:w="2160" w:type="dxa"/></w:tcPr><w:p w14:paraId="4B3B6E9E" w14:textId="77777777" w:rsidR="0036318C" w:rsidRDefault="00D45FC0"><w:r><w:rPr><w:sz w:val="18"/></w:rPr><w:t>Abbas Rizvi</w:t></w:r></w:p></w:tc></w:tr></w:tbl><w:p w14:paraId="0F7B4A66" w14:textId="7CE7ECDE" w:rsidR="000C0458" w:rsidRPr="00215A00" w:rsidRDefault="00805C02" w:rsidP="00496D27"><w:pPr><w:pStyle w:val="TOCHeading"/><w:numPr><w:ilvl w:val="0"/><w:numId w:val="0"/></w:numPr><w:pBdr><w:bottom w:val="single" w:sz="24" w:space="11" w:color="4F81BD"/></w:pBdr><w:spacing w:before="120" w:after="240" w:line="276" w:lineRule="auto"/><w:jc w:val="both"/></w:pPr><w:r><w:t>Inhaltsverzeichnis</w:t></w:r></w:p><w:sdt><w:sdtPr><w:id w:val="1234890231"/><w:docPartObj><w:docPartGallery w:val="Table of Contents"/><w:docPartUnique/></w:docPartObj></w:sdtPr><w:sdtEndPr/><w:sdtContent><w:p w14:paraId="4AE19845" w14:textId="407B0FF4" w:rsidR="00DF7147" w:rsidRDefault="0B7E20D7"><w:pPr><w:pStyle w:val="TOC1"/><w:rPr><w:rFonts w:eastAsiaTheme="minorEastAsia" w:cstheme="minorBidi"/><w:b w:val="0"/><w:bCs w:val="0"/><w:caps w:val="0"/><w:noProof/><w:kern w:val="2"/><w:sz w:val="24"/><w:szCs w:val="24"/><w:lang w:val="en-GB" w:eastAsia="en-GB"/><w14:ligatures w14:val="standardContextual"/></w:rPr></w:pPr><w:r><w:fldChar w:fldCharType="begin"/></w:r><w:r><w:instrText>TOC \o "1-3" \h \z \u</w:instrText></w:r><w:r><w:fldChar w:fldCharType="separate"/></w:r><w:hyperlink w:anchor="_Toc229775439" w:history="1"><w:r w:rsidR="00DF7147" w:rsidRPr="00B3467E"><w:rPr><w:rStyle w:val="Hyperlink"/><w:noProof/></w:rPr><w:t>1</w:t></w:r><w:r w:rsidR="00DF7147"><w:rPr><w:rFonts w:eastAsiaTheme="minorEastAsia" w:cstheme="minorBidi"/><w:b w:val="0"/><w:bCs w:val="0"/><w:caps w:val="0"/><w:noProof/><w:kern w:val="2"/><w:sz w:val="24"/><w:szCs w:val="24"/><w:lang w:val="en-GB" w:eastAsia="en-GB"/><w14:ligatures w14:val="standardContextual"/></w:rPr><w:tab/></w:r><w:r w:rsidR="00DF7147" w:rsidRPr="00B3467E"><w:rPr><w:rStyle w:val="Hyperlink"/><w:noProof/></w:rPr><w:t>Einleitung</w:t></w:r><w:r w:rsidR="00DF7147"><w:rPr><w:noProof/><w:webHidden/></w:rPr><w:tab/></w:r><w:r w:rsidR="00DF7147"><w:rPr><w:noProof/><w:webHidden/></w:rPr><w:fldChar w:fldCharType="begin"/></w:r><w:r w:rsidR="00DF7147"><w:rPr><w:noProof/><w:webHidden/></w:rPr><w:instrText xml:space="preserve"> PAGEREF _Toc229775439 \h </w:instrText></w:r><w:r w:rsidR="00DF7147"><w:rPr><w:noProof/><w:webHidden/></w:rPr></w:r><w:r w:rsidR="00DF7147"><w:rPr><w:noProof/><w:webHidden/></w:rPr><w:fldChar w:fldCharType="separate"/></w:r><w:r w:rsidR="00DF7147"><w:rPr><w:noProof/><w:webHidden/></w:rPr><w:t>7</w:t></w:r><w:r w:rsidR="00DF7147"><w:rPr><w:noProof/><w:webHidden/></w:rPr><w:fldChar w:fldCharType="end"/></w:r></w:hyperlink></w:p><w:p w14:paraId="4B9B75DE" w14:textId="7F57F424"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440" w:history="1"><w:r w:rsidRPr="00B3467E"><w:rPr><w:rStyle w:val="Hyperlink"/><w:noProof/><w:lang w:eastAsia="ja-JP"/></w:rPr><w:t>2</w:t></w:r><w:r><w:rPr><w:rFonts w:eastAsiaTheme="minorEastAsia" w:cstheme="minorBidi"/><w:b w:val="0"/><w:bCs w:val="0"/><w:caps w:val="0"/><w:noProof/><w:kern w:val="2"/><w:sz w:val="24"/><w:szCs w:val="24"/><w:lang w:val="en-GB" w:eastAsia="en-GB"/><w14:ligatures w14:val="standardContextual"/></w:rPr><w:tab/></w:r><w:r w:rsidRPr="00B3467E"><w:rPr><w:rStyle w:val="Hyperlink"/><w:noProof/><w:lang w:eastAsia="ja-JP"/></w:rPr><w:t>ZUGZUSAMMENSTELLUNG</w:t></w:r><w:r><w:rPr><w:noProof/><w:webHidden/></w:rPr><w:tab/></w:r><w:r><w:rPr><w:noProof/><w:webHidden/></w:rPr><w:fldChar w:fldCharType="begin"/></w:r><w:r><w:rPr><w:noProof/><w:webHidden/></w:rPr><w:instrText xml:space="preserve"> PAGEREF _Toc229775440 \h </w:instrText></w:r><w:r><w:rPr><w:noProof/><w:webHidden/></w:rPr></w:r><w:r><w:rPr><w:noProof/><w:webHidden/></w:rPr><w:fldChar w:fldCharType="separate"/></w:r><w:r><w:rPr><w:noProof/><w:webHidden/></w:rPr><w:t>8</w:t></w:r><w:r><w:rPr><w:noProof/><w:webHidden/></w:rPr><w:fldChar w:fldCharType="end"/></w:r></w:hyperlink></w:p><w:p w14:paraId="2605A795" w14:textId="25190855"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41" w:history="1"><w:r w:rsidRPr="00B3467E"><w:rPr><w:rStyle w:val="Hyperlink"/><w:noProof/></w:rPr><w:t>2.1</w:t></w:r><w:r><w:rPr><w:rFonts w:eastAsiaTheme="minorEastAsia" w:cstheme="minorBidi"/><w:smallCaps w:val="0"/><w:noProof/><w:kern w:val="2"/><w:sz w:val="24"/><w:szCs w:val="24"/><w:lang w:val="en-GB" w:eastAsia="en-GB"/><w14:ligatures w14:val="standardContextual"/></w:rPr><w:tab/></w:r><w:r w:rsidRPr="00B3467E"><w:rPr><w:rStyle w:val="Hyperlink"/><w:noProof/></w:rPr><w:t>Garnitur und Wagen Spezifikationen</w:t></w:r><w:r><w:rPr><w:noProof/><w:webHidden/></w:rPr><w:tab/></w:r><w:r><w:rPr><w:noProof/><w:webHidden/></w:rPr><w:fldChar w:fldCharType="begin"/></w:r><w:r><w:rPr><w:noProof/><w:webHidden/></w:rPr><w:instrText xml:space="preserve"> PAGEREF _Toc229775441 \h </w:instrText></w:r><w:r><w:rPr><w:noProof/><w:webHidden/></w:rPr></w:r><w:r><w:rPr><w:noProof/><w:webHidden/></w:rPr><w:fldChar w:fldCharType="separate"/></w:r><w:r><w:rPr><w:noProof/><w:webHidden/></w:rPr><w:t>8</w:t></w:r><w:r><w:rPr><w:noProof/><w:webHidden/></w:rPr><w:fldChar w:fldCharType="end"/></w:r></w:hyperlink></w:p><w:p w14:paraId="41FAC21D" w14:textId="51E87A4B"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42" w:history="1"><w:r w:rsidRPr="00B3467E"><w:rPr><w:rStyle w:val="Hyperlink"/><w:noProof/><w:lang w:bidi="th-TH"/></w:rPr><w:t>2.1.1</w:t></w:r><w:r><w:rPr><w:rFonts w:eastAsiaTheme="minorEastAsia" w:cstheme="minorBidi"/><w:iCs w:val="0"/><w:noProof/><w:kern w:val="2"/><w:sz w:val="24"/><w:szCs w:val="24"/><w:lang w:val="en-GB" w:eastAsia="en-GB"/><w14:ligatures w14:val="standardContextual"/></w:rPr><w:tab/></w:r><w:r w:rsidRPr="00B3467E"><w:rPr><w:rStyle w:val="Hyperlink"/><w:noProof/><w:lang w:bidi="th-TH"/></w:rPr><w:t>Wagenpositionen und IoB-Funktion</w:t></w:r><w:r><w:rPr><w:noProof/><w:webHidden/></w:rPr><w:tab/></w:r><w:r><w:rPr><w:noProof/><w:webHidden/></w:rPr><w:fldChar w:fldCharType="begin"/></w:r><w:r><w:rPr><w:noProof/><w:webHidden/></w:rPr><w:instrText xml:space="preserve"> PAGEREF _Toc229775442 \h </w:instrText></w:r><w:r><w:rPr><w:noProof/><w:webHidden/></w:rPr></w:r><w:r><w:rPr><w:noProof/><w:webHidden/></w:rPr><w:fldChar w:fldCharType="separate"/></w:r><w:r><w:rPr><w:noProof/><w:webHidden/></w:rPr><w:t>9</w:t></w:r><w:r><w:rPr><w:noProof/><w:webHidden/></w:rPr><w:fldChar w:fldCharType="end"/></w:r></w:hyperlink></w:p><w:p w14:paraId="4BF5BB36" w14:textId="7E5E3C74"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443" w:history="1"><w:r w:rsidRPr="00B3467E"><w:rPr><w:rStyle w:val="Hyperlink"/><w:noProof/><w:lang w:eastAsia="ja-JP"/></w:rPr><w:t>3</w:t></w:r><w:r><w:rPr><w:rFonts w:eastAsiaTheme="minorEastAsia" w:cstheme="minorBidi"/><w:b w:val="0"/><w:bCs w:val="0"/><w:caps w:val="0"/><w:noProof/><w:kern w:val="2"/><w:sz w:val="24"/><w:szCs w:val="24"/><w:lang w:val="en-GB" w:eastAsia="en-GB"/><w14:ligatures w14:val="standardContextual"/></w:rPr><w:tab/></w:r><w:r w:rsidRPr="00B3467E"><w:rPr><w:rStyle w:val="Hyperlink"/><w:noProof/><w:lang w:eastAsia="ja-JP"/></w:rPr><w:t>Internet on Board Lösung</w:t></w:r><w:r><w:rPr><w:noProof/><w:webHidden/></w:rPr><w:tab/></w:r><w:r><w:rPr><w:noProof/><w:webHidden/></w:rPr><w:fldChar w:fldCharType="begin"/></w:r><w:r><w:rPr><w:noProof/><w:webHidden/></w:rPr><w:instrText xml:space="preserve"> PAGEREF _Toc229775443 \h </w:instrText></w:r><w:r><w:rPr><w:noProof/><w:webHidden/></w:rPr></w:r><w:r><w:rPr><w:noProof/><w:webHidden/></w:rPr><w:fldChar w:fldCharType="separate"/></w:r><w:r><w:rPr><w:noProof/><w:webHidden/></w:rPr><w:t>10</w:t></w:r><w:r><w:rPr><w:noProof/><w:webHidden/></w:rPr><w:fldChar w:fldCharType="end"/></w:r></w:hyperlink></w:p><w:p w14:paraId="2D1BD6F1" w14:textId="050182D7"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44" w:history="1"><w:r w:rsidRPr="00B3467E"><w:rPr><w:rStyle w:val="Hyperlink"/><w:noProof/></w:rPr><w:t>3.1</w:t></w:r><w:r><w:rPr><w:rFonts w:eastAsiaTheme="minorEastAsia" w:cstheme="minorBidi"/><w:smallCaps w:val="0"/><w:noProof/><w:kern w:val="2"/><w:sz w:val="24"/><w:szCs w:val="24"/><w:lang w:val="en-GB" w:eastAsia="en-GB"/><w14:ligatures w14:val="standardContextual"/></w:rPr><w:tab/></w:r><w:r w:rsidRPr="00B3467E"><w:rPr><w:rStyle w:val="Hyperlink"/><w:noProof/></w:rPr><w:t>Nomad Connect CCU</w:t></w:r><w:r><w:rPr><w:noProof/><w:webHidden/></w:rPr><w:tab/></w:r><w:r><w:rPr><w:noProof/><w:webHidden/></w:rPr><w:fldChar w:fldCharType="begin"/></w:r><w:r><w:rPr><w:noProof/><w:webHidden/></w:rPr><w:instrText xml:space="preserve"> PAGEREF _Toc229775444 \h </w:instrText></w:r><w:r><w:rPr><w:noProof/><w:webHidden/></w:rPr></w:r><w:r><w:rPr><w:noProof/><w:webHidden/></w:rPr><w:fldChar w:fldCharType="separate"/></w:r><w:r><w:rPr><w:noProof/><w:webHidden/></w:rPr><w:t>11</w:t></w:r><w:r><w:rPr><w:noProof/><w:webHidden/></w:rPr><w:fldChar w:fldCharType="end"/></w:r></w:hyperlink></w:p><w:p w14:paraId="2011AA9A" w14:textId="30D86A25"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45" w:history="1"><w:r w:rsidRPr="00B3467E"><w:rPr><w:rStyle w:val="Hyperlink"/><w:noProof/></w:rPr><w:t>3.2</w:t></w:r><w:r><w:rPr><w:rFonts w:eastAsiaTheme="minorEastAsia" w:cstheme="minorBidi"/><w:smallCaps w:val="0"/><w:noProof/><w:kern w:val="2"/><w:sz w:val="24"/><w:szCs w:val="24"/><w:lang w:val="en-GB" w:eastAsia="en-GB"/><w14:ligatures w14:val="standardContextual"/></w:rPr><w:tab/></w:r><w:r w:rsidRPr="00B3467E"><w:rPr><w:rStyle w:val="Hyperlink"/><w:noProof/></w:rPr><w:t>Backend</w:t></w:r><w:r><w:rPr><w:noProof/><w:webHidden/></w:rPr><w:tab/></w:r><w:r><w:rPr><w:noProof/><w:webHidden/></w:rPr><w:fldChar w:fldCharType="begin"/></w:r><w:r><w:rPr><w:noProof/><w:webHidden/></w:rPr><w:instrText xml:space="preserve"> PAGEREF _Toc229775445 \h </w:instrText></w:r><w:r><w:rPr><w:noProof/><w:webHidden/></w:rPr></w:r><w:r><w:rPr><w:noProof/><w:webHidden/></w:rPr><w:fldChar w:fldCharType="separate"/></w:r><w:r><w:rPr><w:noProof/><w:webHidden/></w:rPr><w:t>11</w:t></w:r><w:r><w:rPr><w:noProof/><w:webHidden/></w:rPr><w:fldChar w:fldCharType="end"/></w:r></w:hyperlink></w:p><w:p w14:paraId="60CAA19F" w14:textId="60E1E30C"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46" w:history="1"><w:r w:rsidRPr="00B3467E"><w:rPr><w:rStyle w:val="Hyperlink"/><w:noProof/><w:lang w:val="en-GB" w:bidi="th-TH"/></w:rPr><w:t>3.2.1</w:t></w:r><w:r><w:rPr><w:rFonts w:eastAsiaTheme="minorEastAsia" w:cstheme="minorBidi"/><w:iCs w:val="0"/><w:noProof/><w:kern w:val="2"/><w:sz w:val="24"/><w:szCs w:val="24"/><w:lang w:val="en-GB" w:eastAsia="en-GB"/><w14:ligatures w14:val="standardContextual"/></w:rPr><w:tab/></w:r><w:r w:rsidRPr="00B3467E"><w:rPr><w:rStyle w:val="Hyperlink"/><w:noProof/><w:lang w:bidi="th-TH"/></w:rPr><w:t>Die Zug-Land verbindung</w:t></w:r><w:r><w:rPr><w:noProof/><w:webHidden/></w:rPr><w:tab/></w:r><w:r><w:rPr><w:noProof/><w:webHidden/></w:rPr><w:fldChar w:fldCharType="begin"/></w:r><w:r><w:rPr><w:noProof/><w:webHidden/></w:rPr><w:instrText xml:space="preserve"> PAGEREF _Toc229775446 \h </w:instrText></w:r><w:r><w:rPr><w:noProof/><w:webHidden/></w:rPr></w:r><w:r><w:rPr><w:noProof/><w:webHidden/></w:rPr><w:fldChar w:fldCharType="separate"/></w:r><w:r><w:rPr><w:noProof/><w:webHidden/></w:rPr><w:t>11</w:t></w:r><w:r><w:rPr><w:noProof/><w:webHidden/></w:rPr><w:fldChar w:fldCharType="end"/></w:r></w:hyperlink></w:p><w:p w14:paraId="58A73C22" w14:textId="52ABD4C8"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47" w:history="1"><w:r w:rsidRPr="00B3467E"><w:rPr><w:rStyle w:val="Hyperlink"/><w:noProof/><w:lang w:val="en-GB" w:eastAsia="en-GB" w:bidi="th-TH"/></w:rPr><w:t>3.2.2</w:t></w:r><w:r><w:rPr><w:rFonts w:eastAsiaTheme="minorEastAsia" w:cstheme="minorBidi"/><w:iCs w:val="0"/><w:noProof/><w:kern w:val="2"/><w:sz w:val="24"/><w:szCs w:val="24"/><w:lang w:val="en-GB" w:eastAsia="en-GB"/><w14:ligatures w14:val="standardContextual"/></w:rPr><w:tab/></w:r><w:r w:rsidRPr="00B3467E"><w:rPr><w:rStyle w:val="Hyperlink"/><w:noProof/><w:lang w:eastAsia="en-GB" w:bidi="th-TH"/></w:rPr><w:t>OEBB NOC Details</w:t></w:r><w:r><w:rPr><w:noProof/><w:webHidden/></w:rPr><w:tab/></w:r><w:r><w:rPr><w:noProof/><w:webHidden/></w:rPr><w:fldChar w:fldCharType="begin"/></w:r><w:r><w:rPr><w:noProof/><w:webHidden/></w:rPr><w:instrText xml:space="preserve"> PAGEREF _Toc229775447 \h </w:instrText></w:r><w:r><w:rPr><w:noProof/><w:webHidden/></w:rPr></w:r><w:r><w:rPr><w:noProof/><w:webHidden/></w:rPr><w:fldChar w:fldCharType="separate"/></w:r><w:r><w:rPr><w:noProof/><w:webHidden/></w:rPr><w:t>12</w:t></w:r><w:r><w:rPr><w:noProof/><w:webHidden/></w:rPr><w:fldChar w:fldCharType="end"/></w:r></w:hyperlink></w:p><w:p w14:paraId="22BAC95B" w14:textId="43DD681B"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48" w:history="1"><w:r w:rsidRPr="00B3467E"><w:rPr><w:rStyle w:val="Hyperlink"/><w:noProof/></w:rPr><w:t>3.3</w:t></w:r><w:r><w:rPr><w:rFonts w:eastAsiaTheme="minorEastAsia" w:cstheme="minorBidi"/><w:smallCaps w:val="0"/><w:noProof/><w:kern w:val="2"/><w:sz w:val="24"/><w:szCs w:val="24"/><w:lang w:val="en-GB" w:eastAsia="en-GB"/><w14:ligatures w14:val="standardContextual"/></w:rPr><w:tab/></w:r><w:r w:rsidRPr="00B3467E"><w:rPr><w:rStyle w:val="Hyperlink"/><w:noProof/></w:rPr><w:t>Portal</w:t></w:r><w:r><w:rPr><w:noProof/><w:webHidden/></w:rPr><w:tab/></w:r><w:r><w:rPr><w:noProof/><w:webHidden/></w:rPr><w:fldChar w:fldCharType="begin"/></w:r><w:r><w:rPr><w:noProof/><w:webHidden/></w:rPr><w:instrText xml:space="preserve"> PAGEREF _Toc229775448 \h </w:instrText></w:r><w:r><w:rPr><w:noProof/><w:webHidden/></w:rPr></w:r><w:r><w:rPr><w:noProof/><w:webHidden/></w:rPr><w:fldChar w:fldCharType="separate"/></w:r><w:r><w:rPr><w:noProof/><w:webHidden/></w:rPr><w:t>13</w:t></w:r><w:r><w:rPr><w:noProof/><w:webHidden/></w:rPr><w:fldChar w:fldCharType="end"/></w:r></w:hyperlink></w:p><w:p w14:paraId="72CB7C33" w14:textId="46282A88"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49" w:history="1"><w:r w:rsidRPr="00B3467E"><w:rPr><w:rStyle w:val="Hyperlink"/><w:noProof/><w:lang w:eastAsia="en-GB" w:bidi="th-TH"/></w:rPr><w:t>3.3.1</w:t></w:r><w:r><w:rPr><w:rFonts w:eastAsiaTheme="minorEastAsia" w:cstheme="minorBidi"/><w:iCs w:val="0"/><w:noProof/><w:kern w:val="2"/><w:sz w:val="24"/><w:szCs w:val="24"/><w:lang w:val="en-GB" w:eastAsia="en-GB"/><w14:ligatures w14:val="standardContextual"/></w:rPr><w:tab/></w:r><w:r w:rsidRPr="00B3467E"><w:rPr><w:rStyle w:val="Hyperlink"/><w:noProof/><w:lang w:eastAsia="en-GB" w:bidi="th-TH"/></w:rPr><w:t>Portal Lite (solange das RDC nicht verfügbar ist)</w:t></w:r><w:r><w:rPr><w:noProof/><w:webHidden/></w:rPr><w:tab/></w:r><w:r><w:rPr><w:noProof/><w:webHidden/></w:rPr><w:fldChar w:fldCharType="begin"/></w:r><w:r><w:rPr><w:noProof/><w:webHidden/></w:rPr><w:instrText xml:space="preserve"> PAGEREF _Toc229775449 \h </w:instrText></w:r><w:r><w:rPr><w:noProof/><w:webHidden/></w:rPr></w:r><w:r><w:rPr><w:noProof/><w:webHidden/></w:rPr><w:fldChar w:fldCharType="separate"/></w:r><w:r><w:rPr><w:noProof/><w:webHidden/></w:rPr><w:t>14</w:t></w:r><w:r><w:rPr><w:noProof/><w:webHidden/></w:rPr><w:fldChar w:fldCharType="end"/></w:r></w:hyperlink></w:p><w:p w14:paraId="0368B00F" w14:textId="789ADE5D"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50" w:history="1"><w:r w:rsidRPr="00B3467E"><w:rPr><w:rStyle w:val="Hyperlink"/><w:noProof/></w:rPr><w:t>3.4</w:t></w:r><w:r><w:rPr><w:rFonts w:eastAsiaTheme="minorEastAsia" w:cstheme="minorBidi"/><w:smallCaps w:val="0"/><w:noProof/><w:kern w:val="2"/><w:sz w:val="24"/><w:szCs w:val="24"/><w:lang w:val="en-GB" w:eastAsia="en-GB"/><w14:ligatures w14:val="standardContextual"/></w:rPr><w:tab/></w:r><w:r w:rsidRPr="00B3467E"><w:rPr><w:rStyle w:val="Hyperlink"/><w:noProof/></w:rPr><w:t>Auto-Login (Captive Portal)</w:t></w:r><w:r><w:rPr><w:noProof/><w:webHidden/></w:rPr><w:tab/></w:r><w:r><w:rPr><w:noProof/><w:webHidden/></w:rPr><w:fldChar w:fldCharType="begin"/></w:r><w:r><w:rPr><w:noProof/><w:webHidden/></w:rPr><w:instrText xml:space="preserve"> PAGEREF _Toc229775450 \h </w:instrText></w:r><w:r><w:rPr><w:noProof/><w:webHidden/></w:rPr></w:r><w:r><w:rPr><w:noProof/><w:webHidden/></w:rPr><w:fldChar w:fldCharType="separate"/></w:r><w:r><w:rPr><w:noProof/><w:webHidden/></w:rPr><w:t>15</w:t></w:r><w:r><w:rPr><w:noProof/><w:webHidden/></w:rPr><w:fldChar w:fldCharType="end"/></w:r></w:hyperlink></w:p><w:p w14:paraId="6236E8EB" w14:textId="1D21DA97"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51" w:history="1"><w:r w:rsidRPr="00B3467E"><w:rPr><w:rStyle w:val="Hyperlink"/><w:noProof/><w:lang w:bidi="th-TH"/></w:rPr><w:t>3.4.1</w:t></w:r><w:r><w:rPr><w:rFonts w:eastAsiaTheme="minorEastAsia" w:cstheme="minorBidi"/><w:iCs w:val="0"/><w:noProof/><w:kern w:val="2"/><w:sz w:val="24"/><w:szCs w:val="24"/><w:lang w:val="en-GB" w:eastAsia="en-GB"/><w14:ligatures w14:val="standardContextual"/></w:rPr><w:tab/></w:r><w:r w:rsidRPr="00B3467E"><w:rPr><w:rStyle w:val="Hyperlink"/><w:noProof/><w:lang w:bidi="th-TH"/></w:rPr><w:t>Funktionsweise</w:t></w:r><w:r><w:rPr><w:noProof/><w:webHidden/></w:rPr><w:tab/></w:r><w:r><w:rPr><w:noProof/><w:webHidden/></w:rPr><w:fldChar w:fldCharType="begin"/></w:r><w:r><w:rPr><w:noProof/><w:webHidden/></w:rPr><w:instrText xml:space="preserve"> PAGEREF _Toc229775451 \h </w:instrText></w:r><w:r><w:rPr><w:noProof/><w:webHidden/></w:rPr></w:r><w:r><w:rPr><w:noProof/><w:webHidden/></w:rPr><w:fldChar w:fldCharType="separate"/></w:r><w:r><w:rPr><w:noProof/><w:webHidden/></w:rPr><w:t>15</w:t></w:r><w:r><w:rPr><w:noProof/><w:webHidden/></w:rPr><w:fldChar w:fldCharType="end"/></w:r></w:hyperlink></w:p><w:p w14:paraId="6F92656C" w14:textId="3B853EAD"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52" w:history="1"><w:r w:rsidRPr="00B3467E"><w:rPr><w:rStyle w:val="Hyperlink"/><w:noProof/><w:lang w:bidi="th-TH"/></w:rPr><w:t>3.4.2</w:t></w:r><w:r><w:rPr><w:rFonts w:eastAsiaTheme="minorEastAsia" w:cstheme="minorBidi"/><w:iCs w:val="0"/><w:noProof/><w:kern w:val="2"/><w:sz w:val="24"/><w:szCs w:val="24"/><w:lang w:val="en-GB" w:eastAsia="en-GB"/><w14:ligatures w14:val="standardContextual"/></w:rPr><w:tab/></w:r><w:r w:rsidRPr="00B3467E"><w:rPr><w:rStyle w:val="Hyperlink"/><w:noProof/><w:lang w:bidi="th-TH"/></w:rPr><w:t>Datenschutz (DSGVO)</w:t></w:r><w:r><w:rPr><w:noProof/><w:webHidden/></w:rPr><w:tab/></w:r><w:r><w:rPr><w:noProof/><w:webHidden/></w:rPr><w:fldChar w:fldCharType="begin"/></w:r><w:r><w:rPr><w:noProof/><w:webHidden/></w:rPr><w:instrText xml:space="preserve"> PAGEREF _Toc229775452 \h </w:instrText></w:r><w:r><w:rPr><w:noProof/><w:webHidden/></w:rPr></w:r><w:r><w:rPr><w:noProof/><w:webHidden/></w:rPr><w:fldChar w:fldCharType="separate"/></w:r><w:r><w:rPr><w:noProof/><w:webHidden/></w:rPr><w:t>15</w:t></w:r><w:r><w:rPr><w:noProof/><w:webHidden/></w:rPr><w:fldChar w:fldCharType="end"/></w:r></w:hyperlink></w:p><w:p w14:paraId="5E49C935" w14:textId="1704A21A"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53" w:history="1"><w:r w:rsidRPr="00B3467E"><w:rPr><w:rStyle w:val="Hyperlink"/><w:noProof/><w:lang w:bidi="th-TH"/></w:rPr><w:t>3.4.3</w:t></w:r><w:r><w:rPr><w:rFonts w:eastAsiaTheme="minorEastAsia" w:cstheme="minorBidi"/><w:iCs w:val="0"/><w:noProof/><w:kern w:val="2"/><w:sz w:val="24"/><w:szCs w:val="24"/><w:lang w:val="en-GB" w:eastAsia="en-GB"/><w14:ligatures w14:val="standardContextual"/></w:rPr><w:tab/></w:r><w:r w:rsidRPr="00B3467E"><w:rPr><w:rStyle w:val="Hyperlink"/><w:noProof/><w:lang w:bidi="th-TH"/></w:rPr><w:t>Konfigurierbare Parameter</w:t></w:r><w:r><w:rPr><w:noProof/><w:webHidden/></w:rPr><w:tab/></w:r><w:r><w:rPr><w:noProof/><w:webHidden/></w:rPr><w:fldChar w:fldCharType="begin"/></w:r><w:r><w:rPr><w:noProof/><w:webHidden/></w:rPr><w:instrText xml:space="preserve"> PAGEREF _Toc229775453 \h </w:instrText></w:r><w:r><w:rPr><w:noProof/><w:webHidden/></w:rPr></w:r><w:r><w:rPr><w:noProof/><w:webHidden/></w:rPr><w:fldChar w:fldCharType="separate"/></w:r><w:r><w:rPr><w:noProof/><w:webHidden/></w:rPr><w:t>15</w:t></w:r><w:r><w:rPr><w:noProof/><w:webHidden/></w:rPr><w:fldChar w:fldCharType="end"/></w:r></w:hyperlink></w:p><w:p w14:paraId="4FB8E286" w14:textId="457A3416"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54" w:history="1"><w:r w:rsidRPr="00B3467E"><w:rPr><w:rStyle w:val="Hyperlink"/><w:noProof/><w:lang w:bidi="th-TH"/></w:rPr><w:t>3.4.4</w:t></w:r><w:r><w:rPr><w:rFonts w:eastAsiaTheme="minorEastAsia" w:cstheme="minorBidi"/><w:iCs w:val="0"/><w:noProof/><w:kern w:val="2"/><w:sz w:val="24"/><w:szCs w:val="24"/><w:lang w:val="en-GB" w:eastAsia="en-GB"/><w14:ligatures w14:val="standardContextual"/></w:rPr><w:tab/></w:r><w:r w:rsidRPr="00B3467E"><w:rPr><w:rStyle w:val="Hyperlink"/><w:noProof/><w:lang w:bidi="th-TH"/></w:rPr><w:t>Abgrenzung: Auto-Login bei Failover</w:t></w:r><w:r><w:rPr><w:noProof/><w:webHidden/></w:rPr><w:tab/></w:r><w:r><w:rPr><w:noProof/><w:webHidden/></w:rPr><w:fldChar w:fldCharType="begin"/></w:r><w:r><w:rPr><w:noProof/><w:webHidden/></w:rPr><w:instrText xml:space="preserve"> PAGEREF _Toc229775454 \h </w:instrText></w:r><w:r><w:rPr><w:noProof/><w:webHidden/></w:rPr></w:r><w:r><w:rPr><w:noProof/><w:webHidden/></w:rPr><w:fldChar w:fldCharType="separate"/></w:r><w:r><w:rPr><w:noProof/><w:webHidden/></w:rPr><w:t>16</w:t></w:r><w:r><w:rPr><w:noProof/><w:webHidden/></w:rPr><w:fldChar w:fldCharType="end"/></w:r></w:hyperlink></w:p><w:p w14:paraId="02D71A95" w14:textId="682C730C"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55" w:history="1"><w:r w:rsidRPr="00B3467E"><w:rPr><w:rStyle w:val="Hyperlink"/><w:noProof/></w:rPr><w:t>3.5</w:t></w:r><w:r><w:rPr><w:rFonts w:eastAsiaTheme="minorEastAsia" w:cstheme="minorBidi"/><w:smallCaps w:val="0"/><w:noProof/><w:kern w:val="2"/><w:sz w:val="24"/><w:szCs w:val="24"/><w:lang w:val="en-GB" w:eastAsia="en-GB"/><w14:ligatures w14:val="standardContextual"/></w:rPr><w:tab/></w:r><w:r w:rsidRPr="00B3467E"><w:rPr><w:rStyle w:val="Hyperlink"/><w:noProof/></w:rPr><w:t>monitoring - NMS</w:t></w:r><w:r><w:rPr><w:noProof/><w:webHidden/></w:rPr><w:tab/></w:r><w:r><w:rPr><w:noProof/><w:webHidden/></w:rPr><w:fldChar w:fldCharType="begin"/></w:r><w:r><w:rPr><w:noProof/><w:webHidden/></w:rPr><w:instrText xml:space="preserve"> PAGEREF _Toc229775455 \h </w:instrText></w:r><w:r><w:rPr><w:noProof/><w:webHidden/></w:rPr></w:r><w:r><w:rPr><w:noProof/><w:webHidden/></w:rPr><w:fldChar w:fldCharType="separate"/></w:r><w:r><w:rPr><w:noProof/><w:webHidden/></w:rPr><w:t>16</w:t></w:r><w:r><w:rPr><w:noProof/><w:webHidden/></w:rPr><w:fldChar w:fldCharType="end"/></w:r></w:hyperlink></w:p><w:p w14:paraId="112368D3" w14:textId="07E5EC07"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56" w:history="1"><w:r w:rsidRPr="00B3467E"><w:rPr><w:rStyle w:val="Hyperlink"/><w:noProof/><w:lang w:val="en-GB" w:eastAsia="en-GB" w:bidi="th-TH"/></w:rPr><w:t>3.5.1</w:t></w:r><w:r><w:rPr><w:rFonts w:eastAsiaTheme="minorEastAsia" w:cstheme="minorBidi"/><w:iCs w:val="0"/><w:noProof/><w:kern w:val="2"/><w:sz w:val="24"/><w:szCs w:val="24"/><w:lang w:val="en-GB" w:eastAsia="en-GB"/><w14:ligatures w14:val="standardContextual"/></w:rPr><w:tab/></w:r><w:r w:rsidRPr="00B3467E"><w:rPr><w:rStyle w:val="Hyperlink"/><w:noProof/><w:lang w:eastAsia="en-GB" w:bidi="th-TH"/></w:rPr><w:t>Geolokalisierung</w:t></w:r><w:r><w:rPr><w:noProof/><w:webHidden/></w:rPr><w:tab/></w:r><w:r><w:rPr><w:noProof/><w:webHidden/></w:rPr><w:fldChar w:fldCharType="begin"/></w:r><w:r><w:rPr><w:noProof/><w:webHidden/></w:rPr><w:instrText xml:space="preserve"> PAGEREF _Toc229775456 \h </w:instrText></w:r><w:r><w:rPr><w:noProof/><w:webHidden/></w:rPr></w:r><w:r><w:rPr><w:noProof/><w:webHidden/></w:rPr><w:fldChar w:fldCharType="separate"/></w:r><w:r><w:rPr><w:noProof/><w:webHidden/></w:rPr><w:t>16</w:t></w:r><w:r><w:rPr><w:noProof/><w:webHidden/></w:rPr><w:fldChar w:fldCharType="end"/></w:r></w:hyperlink></w:p><w:p w14:paraId="16791DF4" w14:textId="7EFB6CBF"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57" w:history="1"><w:r w:rsidRPr="00B3467E"><w:rPr><w:rStyle w:val="Hyperlink"/><w:noProof/></w:rPr><w:t>3.6</w:t></w:r><w:r><w:rPr><w:rFonts w:eastAsiaTheme="minorEastAsia" w:cstheme="minorBidi"/><w:smallCaps w:val="0"/><w:noProof/><w:kern w:val="2"/><w:sz w:val="24"/><w:szCs w:val="24"/><w:lang w:val="en-GB" w:eastAsia="en-GB"/><w14:ligatures w14:val="standardContextual"/></w:rPr><w:tab/></w:r><w:r w:rsidRPr="00B3467E"><w:rPr><w:rStyle w:val="Hyperlink"/><w:noProof/></w:rPr><w:t>Engineering pages</w:t></w:r><w:r><w:rPr><w:noProof/><w:webHidden/></w:rPr><w:tab/></w:r><w:r><w:rPr><w:noProof/><w:webHidden/></w:rPr><w:fldChar w:fldCharType="begin"/></w:r><w:r><w:rPr><w:noProof/><w:webHidden/></w:rPr><w:instrText xml:space="preserve"> PAGEREF _Toc229775457 \h </w:instrText></w:r><w:r><w:rPr><w:noProof/><w:webHidden/></w:rPr></w:r><w:r><w:rPr><w:noProof/><w:webHidden/></w:rPr><w:fldChar w:fldCharType="separate"/></w:r><w:r><w:rPr><w:noProof/><w:webHidden/></w:rPr><w:t>17</w:t></w:r><w:r><w:rPr><w:noProof/><w:webHidden/></w:rPr><w:fldChar w:fldCharType="end"/></w:r></w:hyperlink></w:p><w:p w14:paraId="3F7EE611" w14:textId="0B1197DA"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58" w:history="1"><w:r w:rsidRPr="00B3467E"><w:rPr><w:rStyle w:val="Hyperlink"/><w:noProof/><w:lang w:val="en-GB" w:eastAsia="en-GB" w:bidi="th-TH"/></w:rPr><w:t>3.6.1</w:t></w:r><w:r><w:rPr><w:rFonts w:eastAsiaTheme="minorEastAsia" w:cstheme="minorBidi"/><w:iCs w:val="0"/><w:noProof/><w:kern w:val="2"/><w:sz w:val="24"/><w:szCs w:val="24"/><w:lang w:val="en-GB" w:eastAsia="en-GB"/><w14:ligatures w14:val="standardContextual"/></w:rPr><w:tab/></w:r><w:r w:rsidRPr="00B3467E"><w:rPr><w:rStyle w:val="Hyperlink"/><w:noProof/><w:lang w:eastAsia="en-GB" w:bidi="th-TH"/></w:rPr><w:t>Landing page</w:t></w:r><w:r><w:rPr><w:noProof/><w:webHidden/></w:rPr><w:tab/></w:r><w:r><w:rPr><w:noProof/><w:webHidden/></w:rPr><w:fldChar w:fldCharType="begin"/></w:r><w:r><w:rPr><w:noProof/><w:webHidden/></w:rPr><w:instrText xml:space="preserve"> PAGEREF _Toc229775458 \h </w:instrText></w:r><w:r><w:rPr><w:noProof/><w:webHidden/></w:rPr></w:r><w:r><w:rPr><w:noProof/><w:webHidden/></w:rPr><w:fldChar w:fldCharType="separate"/></w:r><w:r><w:rPr><w:noProof/><w:webHidden/></w:rPr><w:t>17</w:t></w:r><w:r><w:rPr><w:noProof/><w:webHidden/></w:rPr><w:fldChar w:fldCharType="end"/></w:r></w:hyperlink></w:p><w:p w14:paraId="024CFE82" w14:textId="0AD80491"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59" w:history="1"><w:r w:rsidRPr="00B3467E"><w:rPr><w:rStyle w:val="Hyperlink"/><w:noProof/><w:lang w:val="en-GB" w:eastAsia="en-GB" w:bidi="th-TH"/></w:rPr><w:t>3.6.2</w:t></w:r><w:r><w:rPr><w:rFonts w:eastAsiaTheme="minorEastAsia" w:cstheme="minorBidi"/><w:iCs w:val="0"/><w:noProof/><w:kern w:val="2"/><w:sz w:val="24"/><w:szCs w:val="24"/><w:lang w:val="en-GB" w:eastAsia="en-GB"/><w14:ligatures w14:val="standardContextual"/></w:rPr><w:tab/></w:r><w:r w:rsidRPr="00B3467E"><w:rPr><w:rStyle w:val="Hyperlink"/><w:noProof/><w:lang w:eastAsia="en-GB" w:bidi="th-TH"/></w:rPr><w:t>Zugidentifikation</w:t></w:r><w:r><w:rPr><w:noProof/><w:webHidden/></w:rPr><w:tab/></w:r><w:r><w:rPr><w:noProof/><w:webHidden/></w:rPr><w:fldChar w:fldCharType="begin"/></w:r><w:r><w:rPr><w:noProof/><w:webHidden/></w:rPr><w:instrText xml:space="preserve"> PAGEREF _Toc229775459 \h </w:instrText></w:r><w:r><w:rPr><w:noProof/><w:webHidden/></w:rPr></w:r><w:r><w:rPr><w:noProof/><w:webHidden/></w:rPr><w:fldChar w:fldCharType="separate"/></w:r><w:r><w:rPr><w:noProof/><w:webHidden/></w:rPr><w:t>18</w:t></w:r><w:r><w:rPr><w:noProof/><w:webHidden/></w:rPr><w:fldChar w:fldCharType="end"/></w:r></w:hyperlink></w:p><w:p w14:paraId="5ECC7D05" w14:textId="0FF30743"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60" w:history="1"><w:r w:rsidRPr="00B3467E"><w:rPr><w:rStyle w:val="Hyperlink"/><w:noProof/><w:lang w:val="en-GB" w:eastAsia="en-GB" w:bidi="th-TH"/></w:rPr><w:t>3.6.3</w:t></w:r><w:r><w:rPr><w:rFonts w:eastAsiaTheme="minorEastAsia" w:cstheme="minorBidi"/><w:iCs w:val="0"/><w:noProof/><w:kern w:val="2"/><w:sz w:val="24"/><w:szCs w:val="24"/><w:lang w:val="en-GB" w:eastAsia="en-GB"/><w14:ligatures w14:val="standardContextual"/></w:rPr><w:tab/></w:r><w:r w:rsidRPr="00B3467E"><w:rPr><w:rStyle w:val="Hyperlink"/><w:noProof/><w:lang w:eastAsia="en-GB" w:bidi="th-TH"/></w:rPr><w:t>CCU</w:t></w:r><w:r><w:rPr><w:noProof/><w:webHidden/></w:rPr><w:tab/></w:r><w:r><w:rPr><w:noProof/><w:webHidden/></w:rPr><w:fldChar w:fldCharType="begin"/></w:r><w:r><w:rPr><w:noProof/><w:webHidden/></w:rPr><w:instrText xml:space="preserve"> PAGEREF _Toc229775460 \h </w:instrText></w:r><w:r><w:rPr><w:noProof/><w:webHidden/></w:rPr></w:r><w:r><w:rPr><w:noProof/><w:webHidden/></w:rPr><w:fldChar w:fldCharType="separate"/></w:r><w:r><w:rPr><w:noProof/><w:webHidden/></w:rPr><w:t>18</w:t></w:r><w:r><w:rPr><w:noProof/><w:webHidden/></w:rPr><w:fldChar w:fldCharType="end"/></w:r></w:hyperlink></w:p><w:p w14:paraId="65E500B5" w14:textId="7EE55B2B"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61" w:history="1"><w:r w:rsidRPr="00B3467E"><w:rPr><w:rStyle w:val="Hyperlink"/><w:noProof/><w:lang w:val="en-GB" w:eastAsia="en-GB" w:bidi="th-TH"/></w:rPr><w:t>3.6.4</w:t></w:r><w:r><w:rPr><w:rFonts w:eastAsiaTheme="minorEastAsia" w:cstheme="minorBidi"/><w:iCs w:val="0"/><w:noProof/><w:kern w:val="2"/><w:sz w:val="24"/><w:szCs w:val="24"/><w:lang w:val="en-GB" w:eastAsia="en-GB"/><w14:ligatures w14:val="standardContextual"/></w:rPr><w:tab/></w:r><w:r w:rsidRPr="00B3467E"><w:rPr><w:rStyle w:val="Hyperlink"/><w:noProof/><w:lang w:eastAsia="en-GB" w:bidi="th-TH"/></w:rPr><w:t>Modems</w:t></w:r><w:r><w:rPr><w:noProof/><w:webHidden/></w:rPr><w:tab/></w:r><w:r><w:rPr><w:noProof/><w:webHidden/></w:rPr><w:fldChar w:fldCharType="begin"/></w:r><w:r><w:rPr><w:noProof/><w:webHidden/></w:rPr><w:instrText xml:space="preserve"> PAGEREF _Toc229775461 \h </w:instrText></w:r><w:r><w:rPr><w:noProof/><w:webHidden/></w:rPr></w:r><w:r><w:rPr><w:noProof/><w:webHidden/></w:rPr><w:fldChar w:fldCharType="separate"/></w:r><w:r><w:rPr><w:noProof/><w:webHidden/></w:rPr><w:t>19</w:t></w:r><w:r><w:rPr><w:noProof/><w:webHidden/></w:rPr><w:fldChar w:fldCharType="end"/></w:r></w:hyperlink></w:p><w:p w14:paraId="1D591312" w14:textId="31459961"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62" w:history="1"><w:r w:rsidRPr="00B3467E"><w:rPr><w:rStyle w:val="Hyperlink"/><w:noProof/><w:lang w:val="en-GB"/></w:rPr><w:t>3.7</w:t></w:r><w:r><w:rPr><w:rFonts w:eastAsiaTheme="minorEastAsia" w:cstheme="minorBidi"/><w:smallCaps w:val="0"/><w:noProof/><w:kern w:val="2"/><w:sz w:val="24"/><w:szCs w:val="24"/><w:lang w:val="en-GB" w:eastAsia="en-GB"/><w14:ligatures w14:val="standardContextual"/></w:rPr><w:tab/></w:r><w:r w:rsidRPr="00B3467E"><w:rPr><w:rStyle w:val="Hyperlink"/><w:noProof/></w:rPr><w:t>GPS</w:t></w:r><w:r><w:rPr><w:noProof/><w:webHidden/></w:rPr><w:tab/></w:r><w:r><w:rPr><w:noProof/><w:webHidden/></w:rPr><w:fldChar w:fldCharType="begin"/></w:r><w:r><w:rPr><w:noProof/><w:webHidden/></w:rPr><w:instrText xml:space="preserve"> PAGEREF _Toc229775462 \h </w:instrText></w:r><w:r><w:rPr><w:noProof/><w:webHidden/></w:rPr></w:r><w:r><w:rPr><w:noProof/><w:webHidden/></w:rPr><w:fldChar w:fldCharType="separate"/></w:r><w:r><w:rPr><w:noProof/><w:webHidden/></w:rPr><w:t>19</w:t></w:r><w:r><w:rPr><w:noProof/><w:webHidden/></w:rPr><w:fldChar w:fldCharType="end"/></w:r></w:hyperlink></w:p><w:p w14:paraId="7D3D61EB" w14:textId="3D96C5B4"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63" w:history="1"><w:r w:rsidRPr="00B3467E"><w:rPr><w:rStyle w:val="Hyperlink"/><w:noProof/><w:lang w:val="en-GB" w:eastAsia="en-GB" w:bidi="th-TH"/></w:rPr><w:t>3.7.1</w:t></w:r><w:r><w:rPr><w:rFonts w:eastAsiaTheme="minorEastAsia" w:cstheme="minorBidi"/><w:iCs w:val="0"/><w:noProof/><w:kern w:val="2"/><w:sz w:val="24"/><w:szCs w:val="24"/><w:lang w:val="en-GB" w:eastAsia="en-GB"/><w14:ligatures w14:val="standardContextual"/></w:rPr><w:tab/></w:r><w:r w:rsidRPr="00B3467E"><w:rPr><w:rStyle w:val="Hyperlink"/><w:noProof/><w:lang w:eastAsia="en-GB" w:bidi="th-TH"/></w:rPr><w:t>On-board netzwerk</w:t></w:r><w:r><w:rPr><w:noProof/><w:webHidden/></w:rPr><w:tab/></w:r><w:r><w:rPr><w:noProof/><w:webHidden/></w:rPr><w:fldChar w:fldCharType="begin"/></w:r><w:r><w:rPr><w:noProof/><w:webHidden/></w:rPr><w:instrText xml:space="preserve"> PAGEREF _Toc229775463 \h </w:instrText></w:r><w:r><w:rPr><w:noProof/><w:webHidden/></w:rPr></w:r><w:r><w:rPr><w:noProof/><w:webHidden/></w:rPr><w:fldChar w:fldCharType="separate"/></w:r><w:r><w:rPr><w:noProof/><w:webHidden/></w:rPr><w:t>19</w:t></w:r><w:r><w:rPr><w:noProof/><w:webHidden/></w:rPr><w:fldChar w:fldCharType="end"/></w:r></w:hyperlink></w:p><w:p w14:paraId="36E2600B" w14:textId="096E8910"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64" w:history="1"><w:r w:rsidRPr="00B3467E"><w:rPr><w:rStyle w:val="Hyperlink"/><w:noProof/><w:lang w:val="en-GB" w:eastAsia="en-GB" w:bidi="th-TH"/></w:rPr><w:t>3.7.2</w:t></w:r><w:r><w:rPr><w:rFonts w:eastAsiaTheme="minorEastAsia" w:cstheme="minorBidi"/><w:iCs w:val="0"/><w:noProof/><w:kern w:val="2"/><w:sz w:val="24"/><w:szCs w:val="24"/><w:lang w:val="en-GB" w:eastAsia="en-GB"/><w14:ligatures w14:val="standardContextual"/></w:rPr><w:tab/></w:r><w:r w:rsidRPr="00B3467E"><w:rPr><w:rStyle w:val="Hyperlink"/><w:noProof/><w:lang w:eastAsia="en-GB" w:bidi="th-TH"/></w:rPr><w:t>VLAN</w:t></w:r><w:r><w:rPr><w:noProof/><w:webHidden/></w:rPr><w:tab/></w:r><w:r><w:rPr><w:noProof/><w:webHidden/></w:rPr><w:fldChar w:fldCharType="begin"/></w:r><w:r><w:rPr><w:noProof/><w:webHidden/></w:rPr><w:instrText xml:space="preserve"> PAGEREF _Toc229775464 \h </w:instrText></w:r><w:r><w:rPr><w:noProof/><w:webHidden/></w:rPr></w:r><w:r><w:rPr><w:noProof/><w:webHidden/></w:rPr><w:fldChar w:fldCharType="separate"/></w:r><w:r><w:rPr><w:noProof/><w:webHidden/></w:rPr><w:t>20</w:t></w:r><w:r><w:rPr><w:noProof/><w:webHidden/></w:rPr><w:fldChar w:fldCharType="end"/></w:r></w:hyperlink></w:p><w:p w14:paraId="258B6096" w14:textId="6929D82E"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65" w:history="1"><w:r w:rsidRPr="00B3467E"><w:rPr><w:rStyle w:val="Hyperlink"/><w:noProof/><w:lang w:val="en-GB" w:eastAsia="en-GB" w:bidi="th-TH"/></w:rPr><w:t>3.7.3</w:t></w:r><w:r><w:rPr><w:rFonts w:eastAsiaTheme="minorEastAsia" w:cstheme="minorBidi"/><w:iCs w:val="0"/><w:noProof/><w:kern w:val="2"/><w:sz w:val="24"/><w:szCs w:val="24"/><w:lang w:val="en-GB" w:eastAsia="en-GB"/><w14:ligatures w14:val="standardContextual"/></w:rPr><w:tab/></w:r><w:r w:rsidRPr="00B3467E"><w:rPr><w:rStyle w:val="Hyperlink"/><w:noProof/><w:lang w:eastAsia="en-GB" w:bidi="th-TH"/></w:rPr><w:t>Back-end informationEN</w:t></w:r><w:r><w:rPr><w:noProof/><w:webHidden/></w:rPr><w:tab/></w:r><w:r><w:rPr><w:noProof/><w:webHidden/></w:rPr><w:fldChar w:fldCharType="begin"/></w:r><w:r><w:rPr><w:noProof/><w:webHidden/></w:rPr><w:instrText xml:space="preserve"> PAGEREF _Toc229775465 \h </w:instrText></w:r><w:r><w:rPr><w:noProof/><w:webHidden/></w:rPr></w:r><w:r><w:rPr><w:noProof/><w:webHidden/></w:rPr><w:fldChar w:fldCharType="separate"/></w:r><w:r><w:rPr><w:noProof/><w:webHidden/></w:rPr><w:t>20</w:t></w:r><w:r><w:rPr><w:noProof/><w:webHidden/></w:rPr><w:fldChar w:fldCharType="end"/></w:r></w:hyperlink></w:p><w:p w14:paraId="6F05251E" w14:textId="002A7600"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66" w:history="1"><w:r w:rsidRPr="00B3467E"><w:rPr><w:rStyle w:val="Hyperlink"/><w:noProof/><w:lang w:val="en-GB" w:eastAsia="en-GB" w:bidi="th-TH"/></w:rPr><w:t>3.7.4</w:t></w:r><w:r><w:rPr><w:rFonts w:eastAsiaTheme="minorEastAsia" w:cstheme="minorBidi"/><w:iCs w:val="0"/><w:noProof/><w:kern w:val="2"/><w:sz w:val="24"/><w:szCs w:val="24"/><w:lang w:val="en-GB" w:eastAsia="en-GB"/><w14:ligatures w14:val="standardContextual"/></w:rPr><w:tab/></w:r><w:r w:rsidRPr="00B3467E"><w:rPr><w:rStyle w:val="Hyperlink"/><w:noProof/><w:lang w:eastAsia="en-GB" w:bidi="th-TH"/></w:rPr><w:t>Actions</w:t></w:r><w:r><w:rPr><w:noProof/><w:webHidden/></w:rPr><w:tab/></w:r><w:r><w:rPr><w:noProof/><w:webHidden/></w:rPr><w:fldChar w:fldCharType="begin"/></w:r><w:r><w:rPr><w:noProof/><w:webHidden/></w:rPr><w:instrText xml:space="preserve"> PAGEREF _Toc229775466 \h </w:instrText></w:r><w:r><w:rPr><w:noProof/><w:webHidden/></w:rPr></w:r><w:r><w:rPr><w:noProof/><w:webHidden/></w:rPr><w:fldChar w:fldCharType="separate"/></w:r><w:r><w:rPr><w:noProof/><w:webHidden/></w:rPr><w:t>20</w:t></w:r><w:r><w:rPr><w:noProof/><w:webHidden/></w:rPr><w:fldChar w:fldCharType="end"/></w:r></w:hyperlink></w:p><w:p w14:paraId="336DECCE" w14:textId="53B79E88"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67" w:history="1"><w:r w:rsidRPr="00B3467E"><w:rPr><w:rStyle w:val="Hyperlink"/><w:noProof/><w:lang w:val="en-GB"/></w:rPr><w:t>3.8</w:t></w:r><w:r><w:rPr><w:rFonts w:eastAsiaTheme="minorEastAsia" w:cstheme="minorBidi"/><w:smallCaps w:val="0"/><w:noProof/><w:kern w:val="2"/><w:sz w:val="24"/><w:szCs w:val="24"/><w:lang w:val="en-GB" w:eastAsia="en-GB"/><w14:ligatures w14:val="standardContextual"/></w:rPr><w:tab/></w:r><w:r w:rsidRPr="00B3467E"><w:rPr><w:rStyle w:val="Hyperlink"/><w:noProof/></w:rPr><w:t>Security</w:t></w:r><w:r><w:rPr><w:noProof/><w:webHidden/></w:rPr><w:tab/></w:r><w:r><w:rPr><w:noProof/><w:webHidden/></w:rPr><w:fldChar w:fldCharType="begin"/></w:r><w:r><w:rPr><w:noProof/><w:webHidden/></w:rPr><w:instrText xml:space="preserve"> PAGEREF _Toc229775467 \h </w:instrText></w:r><w:r><w:rPr><w:noProof/><w:webHidden/></w:rPr></w:r><w:r><w:rPr><w:noProof/><w:webHidden/></w:rPr><w:fldChar w:fldCharType="separate"/></w:r><w:r><w:rPr><w:noProof/><w:webHidden/></w:rPr><w:t>21</w:t></w:r><w:r><w:rPr><w:noProof/><w:webHidden/></w:rPr><w:fldChar w:fldCharType="end"/></w:r></w:hyperlink></w:p><w:p w14:paraId="1B226CE3" w14:textId="113D4541"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68" w:history="1"><w:r w:rsidRPr="00B3467E"><w:rPr><w:rStyle w:val="Hyperlink"/><w:noProof/><w:lang w:val="en-GB" w:eastAsia="en-GB" w:bidi="th-TH"/></w:rPr><w:t>3.8.1</w:t></w:r><w:r><w:rPr><w:rFonts w:eastAsiaTheme="minorEastAsia" w:cstheme="minorBidi"/><w:iCs w:val="0"/><w:noProof/><w:kern w:val="2"/><w:sz w:val="24"/><w:szCs w:val="24"/><w:lang w:val="en-GB" w:eastAsia="en-GB"/><w14:ligatures w14:val="standardContextual"/></w:rPr><w:tab/></w:r><w:r w:rsidRPr="00B3467E"><w:rPr><w:rStyle w:val="Hyperlink"/><w:noProof/><w:lang w:eastAsia="en-GB" w:bidi="th-TH"/></w:rPr><w:t>Verschlüsselung</w:t></w:r><w:r><w:rPr><w:noProof/><w:webHidden/></w:rPr><w:tab/></w:r><w:r><w:rPr><w:noProof/><w:webHidden/></w:rPr><w:fldChar w:fldCharType="begin"/></w:r><w:r><w:rPr><w:noProof/><w:webHidden/></w:rPr><w:instrText xml:space="preserve"> PAGEREF _Toc229775468 \h </w:instrText></w:r><w:r><w:rPr><w:noProof/><w:webHidden/></w:rPr></w:r><w:r><w:rPr><w:noProof/><w:webHidden/></w:rPr><w:fldChar w:fldCharType="separate"/></w:r><w:r><w:rPr><w:noProof/><w:webHidden/></w:rPr><w:t>21</w:t></w:r><w:r><w:rPr><w:noProof/><w:webHidden/></w:rPr><w:fldChar w:fldCharType="end"/></w:r></w:hyperlink></w:p><w:p w14:paraId="12B7EFF9" w14:textId="0565D0EA"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69" w:history="1"><w:r w:rsidRPr="00B3467E"><w:rPr><w:rStyle w:val="Hyperlink"/><w:noProof/><w:lang w:val="en-GB" w:eastAsia="en-GB" w:bidi="th-TH"/></w:rPr><w:t>3.8.2</w:t></w:r><w:r><w:rPr><w:rFonts w:eastAsiaTheme="minorEastAsia" w:cstheme="minorBidi"/><w:iCs w:val="0"/><w:noProof/><w:kern w:val="2"/><w:sz w:val="24"/><w:szCs w:val="24"/><w:lang w:val="en-GB" w:eastAsia="en-GB"/><w14:ligatures w14:val="standardContextual"/></w:rPr><w:tab/></w:r><w:r w:rsidRPr="00B3467E"><w:rPr><w:rStyle w:val="Hyperlink"/><w:noProof/><w:lang w:eastAsia="en-GB" w:bidi="th-TH"/></w:rPr><w:t>Firewalling</w:t></w:r><w:r><w:rPr><w:noProof/><w:webHidden/></w:rPr><w:tab/></w:r><w:r><w:rPr><w:noProof/><w:webHidden/></w:rPr><w:fldChar w:fldCharType="begin"/></w:r><w:r><w:rPr><w:noProof/><w:webHidden/></w:rPr><w:instrText xml:space="preserve"> PAGEREF _Toc229775469 \h </w:instrText></w:r><w:r><w:rPr><w:noProof/><w:webHidden/></w:rPr></w:r><w:r><w:rPr><w:noProof/><w:webHidden/></w:rPr><w:fldChar w:fldCharType="separate"/></w:r><w:r><w:rPr><w:noProof/><w:webHidden/></w:rPr><w:t>21</w:t></w:r><w:r><w:rPr><w:noProof/><w:webHidden/></w:rPr><w:fldChar w:fldCharType="end"/></w:r></w:hyperlink></w:p><w:p w14:paraId="357DDD14" w14:textId="282F0072"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70" w:history="1"><w:r w:rsidRPr="00B3467E"><w:rPr><w:rStyle w:val="Hyperlink"/><w:noProof/><w:lang w:val="en-GB" w:eastAsia="en-GB" w:bidi="th-TH"/></w:rPr><w:t>3.8.3</w:t></w:r><w:r><w:rPr><w:rFonts w:eastAsiaTheme="minorEastAsia" w:cstheme="minorBidi"/><w:iCs w:val="0"/><w:noProof/><w:kern w:val="2"/><w:sz w:val="24"/><w:szCs w:val="24"/><w:lang w:val="en-GB" w:eastAsia="en-GB"/><w14:ligatures w14:val="standardContextual"/></w:rPr><w:tab/></w:r><w:r w:rsidRPr="00B3467E"><w:rPr><w:rStyle w:val="Hyperlink"/><w:noProof/><w:lang w:eastAsia="en-GB" w:bidi="th-TH"/></w:rPr><w:t>CCU</w:t></w:r><w:r><w:rPr><w:noProof/><w:webHidden/></w:rPr><w:tab/></w:r><w:r><w:rPr><w:noProof/><w:webHidden/></w:rPr><w:fldChar w:fldCharType="begin"/></w:r><w:r><w:rPr><w:noProof/><w:webHidden/></w:rPr><w:instrText xml:space="preserve"> PAGEREF _Toc229775470 \h </w:instrText></w:r><w:r><w:rPr><w:noProof/><w:webHidden/></w:rPr></w:r><w:r><w:rPr><w:noProof/><w:webHidden/></w:rPr><w:fldChar w:fldCharType="separate"/></w:r><w:r><w:rPr><w:noProof/><w:webHidden/></w:rPr><w:t>21</w:t></w:r><w:r><w:rPr><w:noProof/><w:webHidden/></w:rPr><w:fldChar w:fldCharType="end"/></w:r></w:hyperlink></w:p><w:p w14:paraId="389715E4" w14:textId="268B1FF6"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71" w:history="1"><w:r w:rsidRPr="00B3467E"><w:rPr><w:rStyle w:val="Hyperlink"/><w:noProof/><w:lang w:bidi="th-TH"/></w:rPr><w:t>3.8.4</w:t></w:r><w:r><w:rPr><w:rFonts w:eastAsiaTheme="minorEastAsia" w:cstheme="minorBidi"/><w:iCs w:val="0"/><w:noProof/><w:kern w:val="2"/><w:sz w:val="24"/><w:szCs w:val="24"/><w:lang w:val="en-GB" w:eastAsia="en-GB"/><w14:ligatures w14:val="standardContextual"/></w:rPr><w:tab/></w:r><w:r w:rsidRPr="00B3467E"><w:rPr><w:rStyle w:val="Hyperlink"/><w:noProof/><w:lang w:bidi="th-TH"/></w:rPr><w:t>Customer Data Center</w:t></w:r><w:r><w:rPr><w:noProof/><w:webHidden/></w:rPr><w:tab/></w:r><w:r><w:rPr><w:noProof/><w:webHidden/></w:rPr><w:fldChar w:fldCharType="begin"/></w:r><w:r><w:rPr><w:noProof/><w:webHidden/></w:rPr><w:instrText xml:space="preserve"> PAGEREF _Toc229775471 \h </w:instrText></w:r><w:r><w:rPr><w:noProof/><w:webHidden/></w:rPr></w:r><w:r><w:rPr><w:noProof/><w:webHidden/></w:rPr><w:fldChar w:fldCharType="separate"/></w:r><w:r><w:rPr><w:noProof/><w:webHidden/></w:rPr><w:t>21</w:t></w:r><w:r><w:rPr><w:noProof/><w:webHidden/></w:rPr><w:fldChar w:fldCharType="end"/></w:r></w:hyperlink></w:p><w:p w14:paraId="172FAC90" w14:textId="71FD5384"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72" w:history="1"><w:r w:rsidRPr="00B3467E"><w:rPr><w:rStyle w:val="Hyperlink"/><w:noProof/><w:lang w:val="en-GB" w:eastAsia="en-GB" w:bidi="th-TH"/></w:rPr><w:t>3.8.5</w:t></w:r><w:r><w:rPr><w:rFonts w:eastAsiaTheme="minorEastAsia" w:cstheme="minorBidi"/><w:iCs w:val="0"/><w:noProof/><w:kern w:val="2"/><w:sz w:val="24"/><w:szCs w:val="24"/><w:lang w:val="en-GB" w:eastAsia="en-GB"/><w14:ligatures w14:val="standardContextual"/></w:rPr><w:tab/></w:r><w:r w:rsidRPr="00B3467E"><w:rPr><w:rStyle w:val="Hyperlink"/><w:noProof/><w:lang w:eastAsia="en-GB" w:bidi="th-TH"/></w:rPr><w:t>Netzwerk Configuration Management</w:t></w:r><w:r><w:rPr><w:noProof/><w:webHidden/></w:rPr><w:tab/></w:r><w:r><w:rPr><w:noProof/><w:webHidden/></w:rPr><w:fldChar w:fldCharType="begin"/></w:r><w:r><w:rPr><w:noProof/><w:webHidden/></w:rPr><w:instrText xml:space="preserve"> PAGEREF _Toc229775472 \h </w:instrText></w:r><w:r><w:rPr><w:noProof/><w:webHidden/></w:rPr></w:r><w:r><w:rPr><w:noProof/><w:webHidden/></w:rPr><w:fldChar w:fldCharType="separate"/></w:r><w:r><w:rPr><w:noProof/><w:webHidden/></w:rPr><w:t>22</w:t></w:r><w:r><w:rPr><w:noProof/><w:webHidden/></w:rPr><w:fldChar w:fldCharType="end"/></w:r></w:hyperlink></w:p><w:p w14:paraId="1AFBD6E6" w14:textId="46BBE492"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473" w:history="1"><w:r w:rsidRPr="00B3467E"><w:rPr><w:rStyle w:val="Hyperlink"/><w:noProof/></w:rPr><w:t>4</w:t></w:r><w:r><w:rPr><w:rFonts w:eastAsiaTheme="minorEastAsia" w:cstheme="minorBidi"/><w:b w:val="0"/><w:bCs w:val="0"/><w:caps w:val="0"/><w:noProof/><w:kern w:val="2"/><w:sz w:val="24"/><w:szCs w:val="24"/><w:lang w:val="en-GB" w:eastAsia="en-GB"/><w14:ligatures w14:val="standardContextual"/></w:rPr><w:tab/></w:r><w:r w:rsidRPr="00B3467E"><w:rPr><w:rStyle w:val="Hyperlink"/><w:noProof/></w:rPr><w:t>Fleetview – Reporting und Analyse</w:t></w:r><w:r><w:rPr><w:noProof/><w:webHidden/></w:rPr><w:tab/></w:r><w:r><w:rPr><w:noProof/><w:webHidden/></w:rPr><w:fldChar w:fldCharType="begin"/></w:r><w:r><w:rPr><w:noProof/><w:webHidden/></w:rPr><w:instrText xml:space="preserve"> PAGEREF _Toc229775473 \h </w:instrText></w:r><w:r><w:rPr><w:noProof/><w:webHidden/></w:rPr></w:r><w:r><w:rPr><w:noProof/><w:webHidden/></w:rPr><w:fldChar w:fldCharType="separate"/></w:r><w:r><w:rPr><w:noProof/><w:webHidden/></w:rPr><w:t>24</w:t></w:r><w:r><w:rPr><w:noProof/><w:webHidden/></w:rPr><w:fldChar w:fldCharType="end"/></w:r></w:hyperlink></w:p><w:p w14:paraId="4A6FED14" w14:textId="7CA96F3E"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74" w:history="1"><w:r w:rsidRPr="00B3467E"><w:rPr><w:rStyle w:val="Hyperlink"/><w:noProof/></w:rPr><w:t>4.1</w:t></w:r><w:r><w:rPr><w:rFonts w:eastAsiaTheme="minorEastAsia" w:cstheme="minorBidi"/><w:smallCaps w:val="0"/><w:noProof/><w:kern w:val="2"/><w:sz w:val="24"/><w:szCs w:val="24"/><w:lang w:val="en-GB" w:eastAsia="en-GB"/><w14:ligatures w14:val="standardContextual"/></w:rPr><w:tab/></w:r><w:r w:rsidRPr="00B3467E"><w:rPr><w:rStyle w:val="Hyperlink"/><w:noProof/></w:rPr><w:t>Funktionsumfang</w:t></w:r><w:r><w:rPr><w:noProof/><w:webHidden/></w:rPr><w:tab/></w:r><w:r><w:rPr><w:noProof/><w:webHidden/></w:rPr><w:fldChar w:fldCharType="begin"/></w:r><w:r><w:rPr><w:noProof/><w:webHidden/></w:rPr><w:instrText xml:space="preserve"> PAGEREF _Toc229775474 \h </w:instrText></w:r><w:r><w:rPr><w:noProof/><w:webHidden/></w:rPr></w:r><w:r><w:rPr><w:noProof/><w:webHidden/></w:rPr><w:fldChar w:fldCharType="separate"/></w:r><w:r><w:rPr><w:noProof/><w:webHidden/></w:rPr><w:t>24</w:t></w:r><w:r><w:rPr><w:noProof/><w:webHidden/></w:rPr><w:fldChar w:fldCharType="end"/></w:r></w:hyperlink></w:p><w:p w14:paraId="42E6E298" w14:textId="07B1F77E"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75" w:history="1"><w:r w:rsidRPr="00B3467E"><w:rPr><w:rStyle w:val="Hyperlink"/><w:noProof/></w:rPr><w:t>4.2</w:t></w:r><w:r><w:rPr><w:rFonts w:eastAsiaTheme="minorEastAsia" w:cstheme="minorBidi"/><w:smallCaps w:val="0"/><w:noProof/><w:kern w:val="2"/><w:sz w:val="24"/><w:szCs w:val="24"/><w:lang w:val="en-GB" w:eastAsia="en-GB"/><w14:ligatures w14:val="standardContextual"/></w:rPr><w:tab/></w:r><w:r w:rsidRPr="00B3467E"><w:rPr><w:rStyle w:val="Hyperlink"/><w:noProof/></w:rPr><w:t>Datenquellen</w:t></w:r><w:r><w:rPr><w:noProof/><w:webHidden/></w:rPr><w:tab/></w:r><w:r><w:rPr><w:noProof/><w:webHidden/></w:rPr><w:fldChar w:fldCharType="begin"/></w:r><w:r><w:rPr><w:noProof/><w:webHidden/></w:rPr><w:instrText xml:space="preserve"> PAGEREF _Toc229775475 \h </w:instrText></w:r><w:r><w:rPr><w:noProof/><w:webHidden/></w:rPr></w:r><w:r><w:rPr><w:noProof/><w:webHidden/></w:rPr><w:fldChar w:fldCharType="separate"/></w:r><w:r><w:rPr><w:noProof/><w:webHidden/></w:rPr><w:t>24</w:t></w:r><w:r><w:rPr><w:noProof/><w:webHidden/></w:rPr><w:fldChar w:fldCharType="end"/></w:r></w:hyperlink></w:p><w:p w14:paraId="2E8FC241" w14:textId="5FC2F664"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76" w:history="1"><w:r w:rsidRPr="00B3467E"><w:rPr><w:rStyle w:val="Hyperlink"/><w:noProof/></w:rPr><w:t>4.3</w:t></w:r><w:r><w:rPr><w:rFonts w:eastAsiaTheme="minorEastAsia" w:cstheme="minorBidi"/><w:smallCaps w:val="0"/><w:noProof/><w:kern w:val="2"/><w:sz w:val="24"/><w:szCs w:val="24"/><w:lang w:val="en-GB" w:eastAsia="en-GB"/><w14:ligatures w14:val="standardContextual"/></w:rPr><w:tab/></w:r><w:r w:rsidRPr="00B3467E"><w:rPr><w:rStyle w:val="Hyperlink"/><w:noProof/></w:rPr><w:t>Benutzeroberfläche und Zugriff</w:t></w:r><w:r><w:rPr><w:noProof/><w:webHidden/></w:rPr><w:tab/></w:r><w:r><w:rPr><w:noProof/><w:webHidden/></w:rPr><w:fldChar w:fldCharType="begin"/></w:r><w:r><w:rPr><w:noProof/><w:webHidden/></w:rPr><w:instrText xml:space="preserve"> PAGEREF _Toc229775476 \h </w:instrText></w:r><w:r><w:rPr><w:noProof/><w:webHidden/></w:rPr></w:r><w:r><w:rPr><w:noProof/><w:webHidden/></w:rPr><w:fldChar w:fldCharType="separate"/></w:r><w:r><w:rPr><w:noProof/><w:webHidden/></w:rPr><w:t>24</w:t></w:r><w:r><w:rPr><w:noProof/><w:webHidden/></w:rPr><w:fldChar w:fldCharType="end"/></w:r></w:hyperlink></w:p><w:p w14:paraId="5C1BF3B4" w14:textId="416872FD"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77" w:history="1"><w:r w:rsidRPr="00B3467E"><w:rPr><w:rStyle w:val="Hyperlink"/><w:noProof/></w:rPr><w:t>4.4</w:t></w:r><w:r><w:rPr><w:rFonts w:eastAsiaTheme="minorEastAsia" w:cstheme="minorBidi"/><w:smallCaps w:val="0"/><w:noProof/><w:kern w:val="2"/><w:sz w:val="24"/><w:szCs w:val="24"/><w:lang w:val="en-GB" w:eastAsia="en-GB"/><w14:ligatures w14:val="standardContextual"/></w:rPr><w:tab/></w:r><w:r w:rsidRPr="00B3467E"><w:rPr><w:rStyle w:val="Hyperlink"/><w:noProof/></w:rPr><w:t>Datenexport und Schnittstellen</w:t></w:r><w:r><w:rPr><w:noProof/><w:webHidden/></w:rPr><w:tab/></w:r><w:r><w:rPr><w:noProof/><w:webHidden/></w:rPr><w:fldChar w:fldCharType="begin"/></w:r><w:r><w:rPr><w:noProof/><w:webHidden/></w:rPr><w:instrText xml:space="preserve"> PAGEREF _Toc229775477 \h </w:instrText></w:r><w:r><w:rPr><w:noProof/><w:webHidden/></w:rPr></w:r><w:r><w:rPr><w:noProof/><w:webHidden/></w:rPr><w:fldChar w:fldCharType="separate"/></w:r><w:r><w:rPr><w:noProof/><w:webHidden/></w:rPr><w:t>24</w:t></w:r><w:r><w:rPr><w:noProof/><w:webHidden/></w:rPr><w:fldChar w:fldCharType="end"/></w:r></w:hyperlink></w:p><w:p w14:paraId="37613428" w14:textId="0B6D0847"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78" w:history="1"><w:r w:rsidRPr="00B3467E"><w:rPr><w:rStyle w:val="Hyperlink"/><w:noProof/></w:rPr><w:t>4.5</w:t></w:r><w:r><w:rPr><w:rFonts w:eastAsiaTheme="minorEastAsia" w:cstheme="minorBidi"/><w:smallCaps w:val="0"/><w:noProof/><w:kern w:val="2"/><w:sz w:val="24"/><w:szCs w:val="24"/><w:lang w:val="en-GB" w:eastAsia="en-GB"/><w14:ligatures w14:val="standardContextual"/></w:rPr><w:tab/></w:r><w:r w:rsidRPr="00B3467E"><w:rPr><w:rStyle w:val="Hyperlink"/><w:noProof/></w:rPr><w:t>Aufbewahrung historischer Daten</w:t></w:r><w:r><w:rPr><w:noProof/><w:webHidden/></w:rPr><w:tab/></w:r><w:r><w:rPr><w:noProof/><w:webHidden/></w:rPr><w:fldChar w:fldCharType="begin"/></w:r><w:r><w:rPr><w:noProof/><w:webHidden/></w:rPr><w:instrText xml:space="preserve"> PAGEREF _Toc229775478 \h </w:instrText></w:r><w:r><w:rPr><w:noProof/><w:webHidden/></w:rPr></w:r><w:r><w:rPr><w:noProof/><w:webHidden/></w:rPr><w:fldChar w:fldCharType="separate"/></w:r><w:r><w:rPr><w:noProof/><w:webHidden/></w:rPr><w:t>25</w:t></w:r><w:r><w:rPr><w:noProof/><w:webHidden/></w:rPr><w:fldChar w:fldCharType="end"/></w:r></w:hyperlink></w:p><w:p w14:paraId="271AAE5C" w14:textId="5A43DD20"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479" w:history="1"><w:r w:rsidRPr="00B3467E"><w:rPr><w:rStyle w:val="Hyperlink"/><w:noProof/><w:lang w:eastAsia="ja-JP"/></w:rPr><w:t>5</w:t></w:r><w:r><w:rPr><w:rFonts w:eastAsiaTheme="minorEastAsia" w:cstheme="minorBidi"/><w:b w:val="0"/><w:bCs w:val="0"/><w:caps w:val="0"/><w:noProof/><w:kern w:val="2"/><w:sz w:val="24"/><w:szCs w:val="24"/><w:lang w:val="en-GB" w:eastAsia="en-GB"/><w14:ligatures w14:val="standardContextual"/></w:rPr><w:tab/></w:r><w:r w:rsidRPr="00B3467E"><w:rPr><w:rStyle w:val="Hyperlink"/><w:noProof/><w:lang w:eastAsia="ja-JP"/></w:rPr><w:t>Netzwerkarchitektur</w:t></w:r><w:r><w:rPr><w:noProof/><w:webHidden/></w:rPr><w:tab/></w:r><w:r><w:rPr><w:noProof/><w:webHidden/></w:rPr><w:fldChar w:fldCharType="begin"/></w:r><w:r><w:rPr><w:noProof/><w:webHidden/></w:rPr><w:instrText xml:space="preserve"> PAGEREF _Toc229775479 \h </w:instrText></w:r><w:r><w:rPr><w:noProof/><w:webHidden/></w:rPr></w:r><w:r><w:rPr><w:noProof/><w:webHidden/></w:rPr><w:fldChar w:fldCharType="separate"/></w:r><w:r><w:rPr><w:noProof/><w:webHidden/></w:rPr><w:t>25</w:t></w:r><w:r><w:rPr><w:noProof/><w:webHidden/></w:rPr><w:fldChar w:fldCharType="end"/></w:r></w:hyperlink></w:p><w:p w14:paraId="459FD25E" w14:textId="6A9CA6BB"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80" w:history="1"><w:r w:rsidRPr="00B3467E"><w:rPr><w:rStyle w:val="Hyperlink"/><w:noProof/></w:rPr><w:t>5.1</w:t></w:r><w:r><w:rPr><w:rFonts w:eastAsiaTheme="minorEastAsia" w:cstheme="minorBidi"/><w:smallCaps w:val="0"/><w:noProof/><w:kern w:val="2"/><w:sz w:val="24"/><w:szCs w:val="24"/><w:lang w:val="en-GB" w:eastAsia="en-GB"/><w14:ligatures w14:val="standardContextual"/></w:rPr><w:tab/></w:r><w:r w:rsidRPr="00B3467E"><w:rPr><w:rStyle w:val="Hyperlink"/><w:noProof/></w:rPr><w:t>Beschreibung</w:t></w:r><w:r><w:rPr><w:noProof/><w:webHidden/></w:rPr><w:tab/></w:r><w:r><w:rPr><w:noProof/><w:webHidden/></w:rPr><w:fldChar w:fldCharType="begin"/></w:r><w:r><w:rPr><w:noProof/><w:webHidden/></w:rPr><w:instrText xml:space="preserve"> PAGEREF _Toc229775480 \h </w:instrText></w:r><w:r><w:rPr><w:noProof/><w:webHidden/></w:rPr></w:r><w:r><w:rPr><w:noProof/><w:webHidden/></w:rPr><w:fldChar w:fldCharType="separate"/></w:r><w:r><w:rPr><w:noProof/><w:webHidden/></w:rPr><w:t>25</w:t></w:r><w:r><w:rPr><w:noProof/><w:webHidden/></w:rPr><w:fldChar w:fldCharType="end"/></w:r></w:hyperlink></w:p><w:p w14:paraId="1F563CE9" w14:textId="408FCC41"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81" w:history="1"><w:r w:rsidRPr="00B3467E"><w:rPr><w:rStyle w:val="Hyperlink"/><w:noProof/><w:lang w:val="de-DE" w:eastAsia="ja-JP" w:bidi="th-TH"/></w:rPr><w:t>5.1.1</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Router</w:t></w:r><w:r><w:rPr><w:noProof/><w:webHidden/></w:rPr><w:tab/></w:r><w:r><w:rPr><w:noProof/><w:webHidden/></w:rPr><w:fldChar w:fldCharType="begin"/></w:r><w:r><w:rPr><w:noProof/><w:webHidden/></w:rPr><w:instrText xml:space="preserve"> PAGEREF _Toc229775481 \h </w:instrText></w:r><w:r><w:rPr><w:noProof/><w:webHidden/></w:rPr></w:r><w:r><w:rPr><w:noProof/><w:webHidden/></w:rPr><w:fldChar w:fldCharType="separate"/></w:r><w:r><w:rPr><w:noProof/><w:webHidden/></w:rPr><w:t>25</w:t></w:r><w:r><w:rPr><w:noProof/><w:webHidden/></w:rPr><w:fldChar w:fldCharType="end"/></w:r></w:hyperlink></w:p><w:p w14:paraId="4A6B8B8A" w14:textId="5D84E0B0"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82" w:history="1"><w:r w:rsidRPr="00B3467E"><w:rPr><w:rStyle w:val="Hyperlink"/><w:noProof/><w:lang w:val="de-DE" w:eastAsia="ja-JP" w:bidi="th-TH"/></w:rPr><w:t>5.1.2</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Server</w:t></w:r><w:r><w:rPr><w:noProof/><w:webHidden/></w:rPr><w:tab/></w:r><w:r><w:rPr><w:noProof/><w:webHidden/></w:rPr><w:fldChar w:fldCharType="begin"/></w:r><w:r><w:rPr><w:noProof/><w:webHidden/></w:rPr><w:instrText xml:space="preserve"> PAGEREF _Toc229775482 \h </w:instrText></w:r><w:r><w:rPr><w:noProof/><w:webHidden/></w:rPr></w:r><w:r><w:rPr><w:noProof/><w:webHidden/></w:rPr><w:fldChar w:fldCharType="separate"/></w:r><w:r><w:rPr><w:noProof/><w:webHidden/></w:rPr><w:t>25</w:t></w:r><w:r><w:rPr><w:noProof/><w:webHidden/></w:rPr><w:fldChar w:fldCharType="end"/></w:r></w:hyperlink></w:p><w:p w14:paraId="1AD4FF42" w14:textId="733DA5D2"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83" w:history="1"><w:r w:rsidRPr="00B3467E"><w:rPr><w:rStyle w:val="Hyperlink"/><w:noProof/><w:lang w:val="de-DE" w:eastAsia="ja-JP" w:bidi="th-TH"/></w:rPr><w:t>5.1.3</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Firewall</w:t></w:r><w:r><w:rPr><w:noProof/><w:webHidden/></w:rPr><w:tab/></w:r><w:r><w:rPr><w:noProof/><w:webHidden/></w:rPr><w:fldChar w:fldCharType="begin"/></w:r><w:r><w:rPr><w:noProof/><w:webHidden/></w:rPr><w:instrText xml:space="preserve"> PAGEREF _Toc229775483 \h </w:instrText></w:r><w:r><w:rPr><w:noProof/><w:webHidden/></w:rPr></w:r><w:r><w:rPr><w:noProof/><w:webHidden/></w:rPr><w:fldChar w:fldCharType="separate"/></w:r><w:r><w:rPr><w:noProof/><w:webHidden/></w:rPr><w:t>26</w:t></w:r><w:r><w:rPr><w:noProof/><w:webHidden/></w:rPr><w:fldChar w:fldCharType="end"/></w:r></w:hyperlink></w:p><w:p w14:paraId="78513D72" w14:textId="2DD31293"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84" w:history="1"><w:r w:rsidRPr="00B3467E"><w:rPr><w:rStyle w:val="Hyperlink"/><w:noProof/></w:rPr><w:t>5.2</w:t></w:r><w:r><w:rPr><w:rFonts w:eastAsiaTheme="minorEastAsia" w:cstheme="minorBidi"/><w:smallCaps w:val="0"/><w:noProof/><w:kern w:val="2"/><w:sz w:val="24"/><w:szCs w:val="24"/><w:lang w:val="en-GB" w:eastAsia="en-GB"/><w14:ligatures w14:val="standardContextual"/></w:rPr><w:tab/></w:r><w:r w:rsidRPr="00B3467E"><w:rPr><w:rStyle w:val="Hyperlink"/><w:noProof/></w:rPr><w:t>IP-Schema</w:t></w:r><w:r><w:rPr><w:noProof/><w:webHidden/></w:rPr><w:tab/></w:r><w:r><w:rPr><w:noProof/><w:webHidden/></w:rPr><w:fldChar w:fldCharType="begin"/></w:r><w:r><w:rPr><w:noProof/><w:webHidden/></w:rPr><w:instrText xml:space="preserve"> PAGEREF _Toc229775484 \h </w:instrText></w:r><w:r><w:rPr><w:noProof/><w:webHidden/></w:rPr></w:r><w:r><w:rPr><w:noProof/><w:webHidden/></w:rPr><w:fldChar w:fldCharType="separate"/></w:r><w:r><w:rPr><w:noProof/><w:webHidden/></w:rPr><w:t>26</w:t></w:r><w:r><w:rPr><w:noProof/><w:webHidden/></w:rPr><w:fldChar w:fldCharType="end"/></w:r></w:hyperlink></w:p><w:p w14:paraId="5FAF40A3" w14:textId="5CBB8E47"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85" w:history="1"><w:r w:rsidRPr="00B3467E"><w:rPr><w:rStyle w:val="Hyperlink"/><w:noProof/><w:lang w:val="de-DE" w:eastAsia="ja-JP" w:bidi="th-TH"/></w:rPr><w:t>5.2.1</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Nomad VLAN</w:t></w:r><w:r><w:rPr><w:noProof/><w:webHidden/></w:rPr><w:tab/></w:r><w:r><w:rPr><w:noProof/><w:webHidden/></w:rPr><w:fldChar w:fldCharType="begin"/></w:r><w:r><w:rPr><w:noProof/><w:webHidden/></w:rPr><w:instrText xml:space="preserve"> PAGEREF _Toc229775485 \h </w:instrText></w:r><w:r><w:rPr><w:noProof/><w:webHidden/></w:rPr></w:r><w:r><w:rPr><w:noProof/><w:webHidden/></w:rPr><w:fldChar w:fldCharType="separate"/></w:r><w:r><w:rPr><w:noProof/><w:webHidden/></w:rPr><w:t>26</w:t></w:r><w:r><w:rPr><w:noProof/><w:webHidden/></w:rPr><w:fldChar w:fldCharType="end"/></w:r></w:hyperlink></w:p><w:p w14:paraId="614FA1BA" w14:textId="2ABE03B8"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86" w:history="1"><w:r w:rsidRPr="00B3467E"><w:rPr><w:rStyle w:val="Hyperlink"/><w:noProof/><w:lang w:val="de-DE" w:eastAsia="ja-JP" w:bidi="th-TH"/></w:rPr><w:t>5.2.2</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Stadler VLAN</w:t></w:r><w:r><w:rPr><w:noProof/><w:webHidden/></w:rPr><w:tab/></w:r><w:r><w:rPr><w:noProof/><w:webHidden/></w:rPr><w:fldChar w:fldCharType="begin"/></w:r><w:r><w:rPr><w:noProof/><w:webHidden/></w:rPr><w:instrText xml:space="preserve"> PAGEREF _Toc229775486 \h </w:instrText></w:r><w:r><w:rPr><w:noProof/><w:webHidden/></w:rPr></w:r><w:r><w:rPr><w:noProof/><w:webHidden/></w:rPr><w:fldChar w:fldCharType="separate"/></w:r><w:r><w:rPr><w:noProof/><w:webHidden/></w:rPr><w:t>26</w:t></w:r><w:r><w:rPr><w:noProof/><w:webHidden/></w:rPr><w:fldChar w:fldCharType="end"/></w:r></w:hyperlink></w:p><w:p w14:paraId="46FC47B8" w14:textId="0CA7895D"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87" w:history="1"><w:r w:rsidRPr="00B3467E"><w:rPr><w:rStyle w:val="Hyperlink"/><w:noProof/></w:rPr><w:t>5.3</w:t></w:r><w:r><w:rPr><w:rFonts w:eastAsiaTheme="minorEastAsia" w:cstheme="minorBidi"/><w:smallCaps w:val="0"/><w:noProof/><w:kern w:val="2"/><w:sz w:val="24"/><w:szCs w:val="24"/><w:lang w:val="en-GB" w:eastAsia="en-GB"/><w14:ligatures w14:val="standardContextual"/></w:rPr><w:tab/></w:r><w:r w:rsidRPr="00B3467E"><w:rPr><w:rStyle w:val="Hyperlink"/><w:noProof/></w:rPr><w:t>Switchportbelegung</w:t></w:r><w:r><w:rPr><w:noProof/><w:webHidden/></w:rPr><w:tab/></w:r><w:r><w:rPr><w:noProof/><w:webHidden/></w:rPr><w:fldChar w:fldCharType="begin"/></w:r><w:r><w:rPr><w:noProof/><w:webHidden/></w:rPr><w:instrText xml:space="preserve"> PAGEREF _Toc229775487 \h </w:instrText></w:r><w:r><w:rPr><w:noProof/><w:webHidden/></w:rPr></w:r><w:r><w:rPr><w:noProof/><w:webHidden/></w:rPr><w:fldChar w:fldCharType="separate"/></w:r><w:r><w:rPr><w:noProof/><w:webHidden/></w:rPr><w:t>27</w:t></w:r><w:r><w:rPr><w:noProof/><w:webHidden/></w:rPr><w:fldChar w:fldCharType="end"/></w:r></w:hyperlink></w:p><w:p w14:paraId="57582DF1" w14:textId="3E0D4ADE"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88" w:history="1"><w:r w:rsidRPr="00B3467E"><w:rPr><w:rStyle w:val="Hyperlink"/><w:noProof/></w:rPr><w:t>5.4</w:t></w:r><w:r><w:rPr><w:rFonts w:eastAsiaTheme="minorEastAsia" w:cstheme="minorBidi"/><w:smallCaps w:val="0"/><w:noProof/><w:kern w:val="2"/><w:sz w:val="24"/><w:szCs w:val="24"/><w:lang w:val="en-GB" w:eastAsia="en-GB"/><w14:ligatures w14:val="standardContextual"/></w:rPr><w:tab/></w:r><w:r w:rsidRPr="00B3467E"><w:rPr><w:rStyle w:val="Hyperlink"/><w:noProof/></w:rPr><w:t>Backbone (Aufbau und Verkabelung)</w:t></w:r><w:r><w:rPr><w:noProof/><w:webHidden/></w:rPr><w:tab/></w:r><w:r><w:rPr><w:noProof/><w:webHidden/></w:rPr><w:fldChar w:fldCharType="begin"/></w:r><w:r><w:rPr><w:noProof/><w:webHidden/></w:rPr><w:instrText xml:space="preserve"> PAGEREF _Toc229775488 \h </w:instrText></w:r><w:r><w:rPr><w:noProof/><w:webHidden/></w:rPr></w:r><w:r><w:rPr><w:noProof/><w:webHidden/></w:rPr><w:fldChar w:fldCharType="separate"/></w:r><w:r><w:rPr><w:noProof/><w:webHidden/></w:rPr><w:t>27</w:t></w:r><w:r><w:rPr><w:noProof/><w:webHidden/></w:rPr><w:fldChar w:fldCharType="end"/></w:r></w:hyperlink></w:p><w:p w14:paraId="6CE7570E" w14:textId="0F91022A"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89" w:history="1"><w:r w:rsidRPr="00B3467E"><w:rPr><w:rStyle w:val="Hyperlink"/><w:noProof/><w:lang w:val="de-DE" w:eastAsia="ja-JP" w:bidi="th-TH"/></w:rPr><w:t>5.4.1</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4-Teiler (nahverkehr)</w:t></w:r><w:r><w:rPr><w:noProof/><w:webHidden/></w:rPr><w:tab/></w:r><w:r><w:rPr><w:noProof/><w:webHidden/></w:rPr><w:fldChar w:fldCharType="begin"/></w:r><w:r><w:rPr><w:noProof/><w:webHidden/></w:rPr><w:instrText xml:space="preserve"> PAGEREF _Toc229775489 \h </w:instrText></w:r><w:r><w:rPr><w:noProof/><w:webHidden/></w:rPr></w:r><w:r><w:rPr><w:noProof/><w:webHidden/></w:rPr><w:fldChar w:fldCharType="separate"/></w:r><w:r><w:rPr><w:noProof/><w:webHidden/></w:rPr><w:t>28</w:t></w:r><w:r><w:rPr><w:noProof/><w:webHidden/></w:rPr><w:fldChar w:fldCharType="end"/></w:r></w:hyperlink></w:p><w:p w14:paraId="0203B27E" w14:textId="0AF4D4FF"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90" w:history="1"><w:r w:rsidRPr="00B3467E"><w:rPr><w:rStyle w:val="Hyperlink"/><w:noProof/><w:lang w:val="de-DE" w:eastAsia="ja-JP" w:bidi="th-TH"/></w:rPr><w:t>5.4.2</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5-Teiler (Fernverkehr)</w:t></w:r><w:r><w:rPr><w:noProof/><w:webHidden/></w:rPr><w:tab/></w:r><w:r><w:rPr><w:noProof/><w:webHidden/></w:rPr><w:fldChar w:fldCharType="begin"/></w:r><w:r><w:rPr><w:noProof/><w:webHidden/></w:rPr><w:instrText xml:space="preserve"> PAGEREF _Toc229775490 \h </w:instrText></w:r><w:r><w:rPr><w:noProof/><w:webHidden/></w:rPr></w:r><w:r><w:rPr><w:noProof/><w:webHidden/></w:rPr><w:fldChar w:fldCharType="separate"/></w:r><w:r><w:rPr><w:noProof/><w:webHidden/></w:rPr><w:t>28</w:t></w:r><w:r><w:rPr><w:noProof/><w:webHidden/></w:rPr><w:fldChar w:fldCharType="end"/></w:r></w:hyperlink></w:p><w:p w14:paraId="62E34FBB" w14:textId="0FB79AFB"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91" w:history="1"><w:r w:rsidRPr="00B3467E"><w:rPr><w:rStyle w:val="Hyperlink"/><w:noProof/><w:lang w:val="de-DE" w:eastAsia="ja-JP" w:bidi="th-TH"/></w:rPr><w:t>5.4.3</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6-teiler (nahverkehr und fernverkehr)</w:t></w:r><w:r><w:rPr><w:noProof/><w:webHidden/></w:rPr><w:tab/></w:r><w:r><w:rPr><w:noProof/><w:webHidden/></w:rPr><w:fldChar w:fldCharType="begin"/></w:r><w:r><w:rPr><w:noProof/><w:webHidden/></w:rPr><w:instrText xml:space="preserve"> PAGEREF _Toc229775491 \h </w:instrText></w:r><w:r><w:rPr><w:noProof/><w:webHidden/></w:rPr></w:r><w:r><w:rPr><w:noProof/><w:webHidden/></w:rPr><w:fldChar w:fldCharType="separate"/></w:r><w:r><w:rPr><w:noProof/><w:webHidden/></w:rPr><w:t>29</w:t></w:r><w:r><w:rPr><w:noProof/><w:webHidden/></w:rPr><w:fldChar w:fldCharType="end"/></w:r></w:hyperlink></w:p><w:p w14:paraId="4576AF79" w14:textId="3F749011"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92" w:history="1"><w:r w:rsidRPr="00B3467E"><w:rPr><w:rStyle w:val="Hyperlink"/><w:noProof/><w:lang w:val="de-DE" w:eastAsia="ja-JP" w:bidi="th-TH"/></w:rPr><w:t>5.4.4</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accesspoint zu innenantenne</w:t></w:r><w:r><w:rPr><w:noProof/><w:webHidden/></w:rPr><w:tab/></w:r><w:r><w:rPr><w:noProof/><w:webHidden/></w:rPr><w:fldChar w:fldCharType="begin"/></w:r><w:r><w:rPr><w:noProof/><w:webHidden/></w:rPr><w:instrText xml:space="preserve"> PAGEREF _Toc229775492 \h </w:instrText></w:r><w:r><w:rPr><w:noProof/><w:webHidden/></w:rPr></w:r><w:r><w:rPr><w:noProof/><w:webHidden/></w:rPr><w:fldChar w:fldCharType="separate"/></w:r><w:r><w:rPr><w:noProof/><w:webHidden/></w:rPr><w:t>29</w:t></w:r><w:r><w:rPr><w:noProof/><w:webHidden/></w:rPr><w:fldChar w:fldCharType="end"/></w:r></w:hyperlink></w:p><w:p w14:paraId="75368D12" w14:textId="06E6E86D"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93" w:history="1"><w:r w:rsidRPr="00B3467E"><w:rPr><w:rStyle w:val="Hyperlink"/><w:noProof/><w:lang w:val="de-DE" w:eastAsia="ja-JP" w:bidi="th-TH"/></w:rPr><w:t>5.4.5</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ccu und dachantennen verbindung</w:t></w:r><w:r><w:rPr><w:noProof/><w:webHidden/></w:rPr><w:tab/></w:r><w:r><w:rPr><w:noProof/><w:webHidden/></w:rPr><w:fldChar w:fldCharType="begin"/></w:r><w:r><w:rPr><w:noProof/><w:webHidden/></w:rPr><w:instrText xml:space="preserve"> PAGEREF _Toc229775493 \h </w:instrText></w:r><w:r><w:rPr><w:noProof/><w:webHidden/></w:rPr></w:r><w:r><w:rPr><w:noProof/><w:webHidden/></w:rPr><w:fldChar w:fldCharType="separate"/></w:r><w:r><w:rPr><w:noProof/><w:webHidden/></w:rPr><w:t>30</w:t></w:r><w:r><w:rPr><w:noProof/><w:webHidden/></w:rPr><w:fldChar w:fldCharType="end"/></w:r></w:hyperlink></w:p><w:p w14:paraId="48CEDCC1" w14:textId="406F189C"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94" w:history="1"><w:r w:rsidRPr="00B3467E"><w:rPr><w:rStyle w:val="Hyperlink"/><w:noProof/></w:rPr><w:t>5.5</w:t></w:r><w:r><w:rPr><w:rFonts w:eastAsiaTheme="minorEastAsia" w:cstheme="minorBidi"/><w:smallCaps w:val="0"/><w:noProof/><w:kern w:val="2"/><w:sz w:val="24"/><w:szCs w:val="24"/><w:lang w:val="en-GB" w:eastAsia="en-GB"/><w14:ligatures w14:val="standardContextual"/></w:rPr><w:tab/></w:r><w:r w:rsidRPr="00B3467E"><w:rPr><w:rStyle w:val="Hyperlink"/><w:noProof/></w:rPr><w:t>Backbone Ring-Redundanz (RSTP)</w:t></w:r><w:r><w:rPr><w:noProof/><w:webHidden/></w:rPr><w:tab/></w:r><w:r><w:rPr><w:noProof/><w:webHidden/></w:rPr><w:fldChar w:fldCharType="begin"/></w:r><w:r><w:rPr><w:noProof/><w:webHidden/></w:rPr><w:instrText xml:space="preserve"> PAGEREF _Toc229775494 \h </w:instrText></w:r><w:r><w:rPr><w:noProof/><w:webHidden/></w:rPr></w:r><w:r><w:rPr><w:noProof/><w:webHidden/></w:rPr><w:fldChar w:fldCharType="separate"/></w:r><w:r><w:rPr><w:noProof/><w:webHidden/></w:rPr><w:t>31</w:t></w:r><w:r><w:rPr><w:noProof/><w:webHidden/></w:rPr><w:fldChar w:fldCharType="end"/></w:r></w:hyperlink></w:p><w:p w14:paraId="42F7C3A3" w14:textId="5AF72759"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95" w:history="1"><w:r w:rsidRPr="00B3467E"><w:rPr><w:rStyle w:val="Hyperlink"/><w:noProof/><w:lang w:bidi="th-TH"/></w:rPr><w:t>5.5.1</w:t></w:r><w:r><w:rPr><w:rFonts w:eastAsiaTheme="minorEastAsia" w:cstheme="minorBidi"/><w:iCs w:val="0"/><w:noProof/><w:kern w:val="2"/><w:sz w:val="24"/><w:szCs w:val="24"/><w:lang w:val="en-GB" w:eastAsia="en-GB"/><w14:ligatures w14:val="standardContextual"/></w:rPr><w:tab/></w:r><w:r w:rsidRPr="00B3467E"><w:rPr><w:rStyle w:val="Hyperlink"/><w:noProof/><w:lang w:bidi="th-TH"/></w:rPr><w:t>Priorisierung der STP-Master-Wahl</w:t></w:r><w:r><w:rPr><w:noProof/><w:webHidden/></w:rPr><w:tab/></w:r><w:r><w:rPr><w:noProof/><w:webHidden/></w:rPr><w:fldChar w:fldCharType="begin"/></w:r><w:r><w:rPr><w:noProof/><w:webHidden/></w:rPr><w:instrText xml:space="preserve"> PAGEREF _Toc229775495 \h </w:instrText></w:r><w:r><w:rPr><w:noProof/><w:webHidden/></w:rPr></w:r><w:r><w:rPr><w:noProof/><w:webHidden/></w:rPr><w:fldChar w:fldCharType="separate"/></w:r><w:r><w:rPr><w:noProof/><w:webHidden/></w:rPr><w:t>31</w:t></w:r><w:r><w:rPr><w:noProof/><w:webHidden/></w:rPr><w:fldChar w:fldCharType="end"/></w:r></w:hyperlink></w:p><w:p w14:paraId="361910CB" w14:textId="55ABEBCE"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96" w:history="1"><w:r w:rsidRPr="00B3467E"><w:rPr><w:rStyle w:val="Hyperlink"/><w:noProof/><w:lang w:bidi="th-TH"/></w:rPr><w:t>5.5.2</w:t></w:r><w:r><w:rPr><w:rFonts w:eastAsiaTheme="minorEastAsia" w:cstheme="minorBidi"/><w:iCs w:val="0"/><w:noProof/><w:kern w:val="2"/><w:sz w:val="24"/><w:szCs w:val="24"/><w:lang w:val="en-GB" w:eastAsia="en-GB"/><w14:ligatures w14:val="standardContextual"/></w:rPr><w:tab/></w:r><w:r w:rsidRPr="00B3467E"><w:rPr><w:rStyle w:val="Hyperlink"/><w:noProof/><w:lang w:bidi="th-TH"/></w:rPr><w:t>Edge-Ports an Client-Schnittstellen</w:t></w:r><w:r><w:rPr><w:noProof/><w:webHidden/></w:rPr><w:tab/></w:r><w:r><w:rPr><w:noProof/><w:webHidden/></w:rPr><w:fldChar w:fldCharType="begin"/></w:r><w:r><w:rPr><w:noProof/><w:webHidden/></w:rPr><w:instrText xml:space="preserve"> PAGEREF _Toc229775496 \h </w:instrText></w:r><w:r><w:rPr><w:noProof/><w:webHidden/></w:rPr></w:r><w:r><w:rPr><w:noProof/><w:webHidden/></w:rPr><w:fldChar w:fldCharType="separate"/></w:r><w:r><w:rPr><w:noProof/><w:webHidden/></w:rPr><w:t>31</w:t></w:r><w:r><w:rPr><w:noProof/><w:webHidden/></w:rPr><w:fldChar w:fldCharType="end"/></w:r></w:hyperlink></w:p><w:p w14:paraId="7AA607A5" w14:textId="002E92DB"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97" w:history="1"><w:r w:rsidRPr="00B3467E"><w:rPr><w:rStyle w:val="Hyperlink"/><w:noProof/><w:lang w:bidi="th-TH"/></w:rPr><w:t>5.5.3</w:t></w:r><w:r><w:rPr><w:rFonts w:eastAsiaTheme="minorEastAsia" w:cstheme="minorBidi"/><w:iCs w:val="0"/><w:noProof/><w:kern w:val="2"/><w:sz w:val="24"/><w:szCs w:val="24"/><w:lang w:val="en-GB" w:eastAsia="en-GB"/><w14:ligatures w14:val="standardContextual"/></w:rPr><w:tab/></w:r><w:r w:rsidRPr="00B3467E"><w:rPr><w:rStyle w:val="Hyperlink"/><w:noProof/><w:lang w:bidi="th-TH"/></w:rPr><w:t>Verhalten bei Mehrfachtraktion</w:t></w:r><w:r><w:rPr><w:noProof/><w:webHidden/></w:rPr><w:tab/></w:r><w:r><w:rPr><w:noProof/><w:webHidden/></w:rPr><w:fldChar w:fldCharType="begin"/></w:r><w:r><w:rPr><w:noProof/><w:webHidden/></w:rPr><w:instrText xml:space="preserve"> PAGEREF _Toc229775497 \h </w:instrText></w:r><w:r><w:rPr><w:noProof/><w:webHidden/></w:rPr></w:r><w:r><w:rPr><w:noProof/><w:webHidden/></w:rPr><w:fldChar w:fldCharType="separate"/></w:r><w:r><w:rPr><w:noProof/><w:webHidden/></w:rPr><w:t>31</w:t></w:r><w:r><w:rPr><w:noProof/><w:webHidden/></w:rPr><w:fldChar w:fldCharType="end"/></w:r></w:hyperlink></w:p><w:p w14:paraId="4E804538" w14:textId="2FEF869C"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498" w:history="1"><w:r w:rsidRPr="00B3467E"><w:rPr><w:rStyle w:val="Hyperlink"/><w:noProof/><w:lang w:bidi="th-TH"/></w:rPr><w:t>5.5.4</w:t></w:r><w:r><w:rPr><w:rFonts w:eastAsiaTheme="minorEastAsia" w:cstheme="minorBidi"/><w:iCs w:val="0"/><w:noProof/><w:kern w:val="2"/><w:sz w:val="24"/><w:szCs w:val="24"/><w:lang w:val="en-GB" w:eastAsia="en-GB"/><w14:ligatures w14:val="standardContextual"/></w:rPr><w:tab/></w:r><w:r w:rsidRPr="00B3467E"><w:rPr><w:rStyle w:val="Hyperlink"/><w:noProof/><w:lang w:bidi="th-TH"/></w:rPr><w:t>Coldrelay-Bypass als Ergänzung zu RSTP</w:t></w:r><w:r><w:rPr><w:noProof/><w:webHidden/></w:rPr><w:tab/></w:r><w:r><w:rPr><w:noProof/><w:webHidden/></w:rPr><w:fldChar w:fldCharType="begin"/></w:r><w:r><w:rPr><w:noProof/><w:webHidden/></w:rPr><w:instrText xml:space="preserve"> PAGEREF _Toc229775498 \h </w:instrText></w:r><w:r><w:rPr><w:noProof/><w:webHidden/></w:rPr></w:r><w:r><w:rPr><w:noProof/><w:webHidden/></w:rPr><w:fldChar w:fldCharType="separate"/></w:r><w:r><w:rPr><w:noProof/><w:webHidden/></w:rPr><w:t>31</w:t></w:r><w:r><w:rPr><w:noProof/><w:webHidden/></w:rPr><w:fldChar w:fldCharType="end"/></w:r></w:hyperlink></w:p><w:p w14:paraId="29EC4DFC" w14:textId="485C4069"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499" w:history="1"><w:r w:rsidRPr="00B3467E"><w:rPr><w:rStyle w:val="Hyperlink"/><w:noProof/></w:rPr><w:t>5.6</w:t></w:r><w:r><w:rPr><w:rFonts w:eastAsiaTheme="minorEastAsia" w:cstheme="minorBidi"/><w:smallCaps w:val="0"/><w:noProof/><w:kern w:val="2"/><w:sz w:val="24"/><w:szCs w:val="24"/><w:lang w:val="en-GB" w:eastAsia="en-GB"/><w14:ligatures w14:val="standardContextual"/></w:rPr><w:tab/></w:r><w:r w:rsidRPr="00B3467E"><w:rPr><w:rStyle w:val="Hyperlink"/><w:noProof/></w:rPr><w:t>Backend</w:t></w:r><w:r><w:rPr><w:noProof/><w:webHidden/></w:rPr><w:tab/></w:r><w:r><w:rPr><w:noProof/><w:webHidden/></w:rPr><w:fldChar w:fldCharType="begin"/></w:r><w:r><w:rPr><w:noProof/><w:webHidden/></w:rPr><w:instrText xml:space="preserve"> PAGEREF _Toc229775499 \h </w:instrText></w:r><w:r><w:rPr><w:noProof/><w:webHidden/></w:rPr></w:r><w:r><w:rPr><w:noProof/><w:webHidden/></w:rPr><w:fldChar w:fldCharType="separate"/></w:r><w:r><w:rPr><w:noProof/><w:webHidden/></w:rPr><w:t>32</w:t></w:r><w:r><w:rPr><w:noProof/><w:webHidden/></w:rPr><w:fldChar w:fldCharType="end"/></w:r></w:hyperlink></w:p><w:p w14:paraId="697891D0" w14:textId="5FB426F5"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500" w:history="1"><w:r w:rsidRPr="00B3467E"><w:rPr><w:rStyle w:val="Hyperlink"/><w:noProof/><w:lang w:val="de-DE" w:eastAsia="ja-JP" w:bidi="th-TH"/></w:rPr><w:t>5.6.1</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Netzwerkstruktur und Adressierung</w:t></w:r><w:r><w:rPr><w:noProof/><w:webHidden/></w:rPr><w:tab/></w:r><w:r><w:rPr><w:noProof/><w:webHidden/></w:rPr><w:fldChar w:fldCharType="begin"/></w:r><w:r><w:rPr><w:noProof/><w:webHidden/></w:rPr><w:instrText xml:space="preserve"> PAGEREF _Toc229775500 \h </w:instrText></w:r><w:r><w:rPr><w:noProof/><w:webHidden/></w:rPr></w:r><w:r><w:rPr><w:noProof/><w:webHidden/></w:rPr><w:fldChar w:fldCharType="separate"/></w:r><w:r><w:rPr><w:noProof/><w:webHidden/></w:rPr><w:t>32</w:t></w:r><w:r><w:rPr><w:noProof/><w:webHidden/></w:rPr><w:fldChar w:fldCharType="end"/></w:r></w:hyperlink></w:p><w:p w14:paraId="517ECD86" w14:textId="57DA4173"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501" w:history="1"><w:r w:rsidRPr="00B3467E"><w:rPr><w:rStyle w:val="Hyperlink"/><w:noProof/><w:lang w:val="de-DE" w:eastAsia="ja-JP" w:bidi="th-TH"/></w:rPr><w:t>5.6.2</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Kapazität und Verteilung</w:t></w:r><w:r><w:rPr><w:noProof/><w:webHidden/></w:rPr><w:tab/></w:r><w:r><w:rPr><w:noProof/><w:webHidden/></w:rPr><w:fldChar w:fldCharType="begin"/></w:r><w:r><w:rPr><w:noProof/><w:webHidden/></w:rPr><w:instrText xml:space="preserve"> PAGEREF _Toc229775501 \h </w:instrText></w:r><w:r><w:rPr><w:noProof/><w:webHidden/></w:rPr></w:r><w:r><w:rPr><w:noProof/><w:webHidden/></w:rPr><w:fldChar w:fldCharType="separate"/></w:r><w:r><w:rPr><w:noProof/><w:webHidden/></w:rPr><w:t>32</w:t></w:r><w:r><w:rPr><w:noProof/><w:webHidden/></w:rPr><w:fldChar w:fldCharType="end"/></w:r></w:hyperlink></w:p><w:p w14:paraId="089F7C47" w14:textId="0664F644"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502" w:history="1"><w:r w:rsidRPr="00B3467E"><w:rPr><w:rStyle w:val="Hyperlink"/><w:noProof/><w:lang w:val="de-DE" w:eastAsia="ja-JP" w:bidi="th-TH"/></w:rPr><w:t>5.6.3</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Gehostete Server und Dienste</w:t></w:r><w:r><w:rPr><w:noProof/><w:webHidden/></w:rPr><w:tab/></w:r><w:r><w:rPr><w:noProof/><w:webHidden/></w:rPr><w:fldChar w:fldCharType="begin"/></w:r><w:r><w:rPr><w:noProof/><w:webHidden/></w:rPr><w:instrText xml:space="preserve"> PAGEREF _Toc229775502 \h </w:instrText></w:r><w:r><w:rPr><w:noProof/><w:webHidden/></w:rPr></w:r><w:r><w:rPr><w:noProof/><w:webHidden/></w:rPr><w:fldChar w:fldCharType="separate"/></w:r><w:r><w:rPr><w:noProof/><w:webHidden/></w:rPr><w:t>32</w:t></w:r><w:r><w:rPr><w:noProof/><w:webHidden/></w:rPr><w:fldChar w:fldCharType="end"/></w:r></w:hyperlink></w:p><w:p w14:paraId="696F672A" w14:textId="70CF3400"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503" w:history="1"><w:r w:rsidRPr="00B3467E"><w:rPr><w:rStyle w:val="Hyperlink"/><w:noProof/></w:rPr><w:t>5.7</w:t></w:r><w:r><w:rPr><w:rFonts w:eastAsiaTheme="minorEastAsia" w:cstheme="minorBidi"/><w:smallCaps w:val="0"/><w:noProof/><w:kern w:val="2"/><w:sz w:val="24"/><w:szCs w:val="24"/><w:lang w:val="en-GB" w:eastAsia="en-GB"/><w14:ligatures w14:val="standardContextual"/></w:rPr><w:tab/></w:r><w:r w:rsidRPr="00B3467E"><w:rPr><w:rStyle w:val="Hyperlink"/><w:noProof/></w:rPr><w:t>VLANs</w:t></w:r><w:r><w:rPr><w:noProof/><w:webHidden/></w:rPr><w:tab/></w:r><w:r><w:rPr><w:noProof/><w:webHidden/></w:rPr><w:fldChar w:fldCharType="begin"/></w:r><w:r><w:rPr><w:noProof/><w:webHidden/></w:rPr><w:instrText xml:space="preserve"> PAGEREF _Toc229775503 \h </w:instrText></w:r><w:r><w:rPr><w:noProof/><w:webHidden/></w:rPr></w:r><w:r><w:rPr><w:noProof/><w:webHidden/></w:rPr><w:fldChar w:fldCharType="separate"/></w:r><w:r><w:rPr><w:noProof/><w:webHidden/></w:rPr><w:t>33</w:t></w:r><w:r><w:rPr><w:noProof/><w:webHidden/></w:rPr><w:fldChar w:fldCharType="end"/></w:r></w:hyperlink></w:p><w:p w14:paraId="71D59903" w14:textId="34DBB0E6"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504" w:history="1"><w:r w:rsidRPr="00B3467E"><w:rPr><w:rStyle w:val="Hyperlink"/><w:noProof/><w:lang w:val="de-DE" w:eastAsia="ja-JP" w:bidi="th-TH"/></w:rPr><w:t>5.7.1</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Übersicht</w:t></w:r><w:r><w:rPr><w:noProof/><w:webHidden/></w:rPr><w:tab/></w:r><w:r><w:rPr><w:noProof/><w:webHidden/></w:rPr><w:fldChar w:fldCharType="begin"/></w:r><w:r><w:rPr><w:noProof/><w:webHidden/></w:rPr><w:instrText xml:space="preserve"> PAGEREF _Toc229775504 \h </w:instrText></w:r><w:r><w:rPr><w:noProof/><w:webHidden/></w:rPr></w:r><w:r><w:rPr><w:noProof/><w:webHidden/></w:rPr><w:fldChar w:fldCharType="separate"/></w:r><w:r><w:rPr><w:noProof/><w:webHidden/></w:rPr><w:t>35</w:t></w:r><w:r><w:rPr><w:noProof/><w:webHidden/></w:rPr><w:fldChar w:fldCharType="end"/></w:r></w:hyperlink></w:p><w:p w14:paraId="2A5BF15E" w14:textId="7F361A19"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505" w:history="1"><w:r w:rsidRPr="00B3467E"><w:rPr><w:rStyle w:val="Hyperlink"/><w:noProof/></w:rPr><w:t>5.8</w:t></w:r><w:r><w:rPr><w:rFonts w:eastAsiaTheme="minorEastAsia" w:cstheme="minorBidi"/><w:smallCaps w:val="0"/><w:noProof/><w:kern w:val="2"/><w:sz w:val="24"/><w:szCs w:val="24"/><w:lang w:val="en-GB" w:eastAsia="en-GB"/><w14:ligatures w14:val="standardContextual"/></w:rPr><w:tab/></w:r><w:r w:rsidRPr="00B3467E"><w:rPr><w:rStyle w:val="Hyperlink"/><w:noProof/></w:rPr><w:t>Zeit synchronisation und management</w:t></w:r><w:r><w:rPr><w:noProof/><w:webHidden/></w:rPr><w:tab/></w:r><w:r><w:rPr><w:noProof/><w:webHidden/></w:rPr><w:fldChar w:fldCharType="begin"/></w:r><w:r><w:rPr><w:noProof/><w:webHidden/></w:rPr><w:instrText xml:space="preserve"> PAGEREF _Toc229775505 \h </w:instrText></w:r><w:r><w:rPr><w:noProof/><w:webHidden/></w:rPr></w:r><w:r><w:rPr><w:noProof/><w:webHidden/></w:rPr><w:fldChar w:fldCharType="separate"/></w:r><w:r><w:rPr><w:noProof/><w:webHidden/></w:rPr><w:t>36</w:t></w:r><w:r><w:rPr><w:noProof/><w:webHidden/></w:rPr><w:fldChar w:fldCharType="end"/></w:r></w:hyperlink></w:p><w:p w14:paraId="24475E92" w14:textId="24369AA6"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506" w:history="1"><w:r w:rsidRPr="00B3467E"><w:rPr><w:rStyle w:val="Hyperlink"/><w:noProof/><w:lang w:bidi="th-TH"/></w:rPr><w:t>5.9</w:t></w:r><w:r><w:rPr><w:rFonts w:eastAsiaTheme="minorEastAsia" w:cstheme="minorBidi"/><w:smallCaps w:val="0"/><w:noProof/><w:kern w:val="2"/><w:sz w:val="24"/><w:szCs w:val="24"/><w:lang w:val="en-GB" w:eastAsia="en-GB"/><w14:ligatures w14:val="standardContextual"/></w:rPr><w:tab/></w:r><w:r w:rsidRPr="00B3467E"><w:rPr><w:rStyle w:val="Hyperlink"/><w:noProof/><w:lang w:bidi="th-TH"/></w:rPr><w:t>Routing und Internetzugang für externe Netzwerk</w:t></w:r><w:r><w:rPr><w:noProof/><w:webHidden/></w:rPr><w:tab/></w:r><w:r><w:rPr><w:noProof/><w:webHidden/></w:rPr><w:fldChar w:fldCharType="begin"/></w:r><w:r><w:rPr><w:noProof/><w:webHidden/></w:rPr><w:instrText xml:space="preserve"> PAGEREF _Toc229775506 \h </w:instrText></w:r><w:r><w:rPr><w:noProof/><w:webHidden/></w:rPr></w:r><w:r><w:rPr><w:noProof/><w:webHidden/></w:rPr><w:fldChar w:fldCharType="separate"/></w:r><w:r><w:rPr><w:noProof/><w:webHidden/></w:rPr><w:t>37</w:t></w:r><w:r><w:rPr><w:noProof/><w:webHidden/></w:rPr><w:fldChar w:fldCharType="end"/></w:r></w:hyperlink></w:p><w:p w14:paraId="6103BC16" w14:textId="33C91213"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507" w:history="1"><w:r w:rsidRPr="00B3467E"><w:rPr><w:rStyle w:val="Hyperlink"/><w:noProof/><w:lang w:eastAsia="ja-JP" w:bidi="th-TH"/></w:rPr><w:t>5.9.1</w:t></w:r><w:r><w:rPr><w:rFonts w:eastAsiaTheme="minorEastAsia" w:cstheme="minorBidi"/><w:iCs w:val="0"/><w:noProof/><w:kern w:val="2"/><w:sz w:val="24"/><w:szCs w:val="24"/><w:lang w:val="en-GB" w:eastAsia="en-GB"/><w14:ligatures w14:val="standardContextual"/></w:rPr><w:tab/></w:r><w:r w:rsidRPr="00B3467E"><w:rPr><w:rStyle w:val="Hyperlink"/><w:noProof/><w:lang w:eastAsia="ja-JP" w:bidi="th-TH"/></w:rPr><w:t>Erlaubte Verbindungen für Stadler-Netzwerke</w:t></w:r><w:r><w:rPr><w:noProof/><w:webHidden/></w:rPr><w:tab/></w:r><w:r><w:rPr><w:noProof/><w:webHidden/></w:rPr><w:fldChar w:fldCharType="begin"/></w:r><w:r><w:rPr><w:noProof/><w:webHidden/></w:rPr><w:instrText xml:space="preserve"> PAGEREF _Toc229775507 \h </w:instrText></w:r><w:r><w:rPr><w:noProof/><w:webHidden/></w:rPr></w:r><w:r><w:rPr><w:noProof/><w:webHidden/></w:rPr><w:fldChar w:fldCharType="separate"/></w:r><w:r><w:rPr><w:noProof/><w:webHidden/></w:rPr><w:t>38</w:t></w:r><w:r><w:rPr><w:noProof/><w:webHidden/></w:rPr><w:fldChar w:fldCharType="end"/></w:r></w:hyperlink></w:p><w:p w14:paraId="675388E8" w14:textId="4BD70930" w:rsidR="00DF7147" w:rsidRDefault="00DF7147"><w:pPr><w:pStyle w:val="TOC2"/><w:tabs><w:tab w:val="left" w:pos="800"/><w:tab w:val="right" w:leader="dot" w:pos="9345"/></w:tabs><w:rPr><w:rFonts w:eastAsiaTheme="minorEastAsia" w:cstheme="minorBidi"/><w:smallCaps w:val="0"/><w:noProof/><w:kern w:val="2"/><w:sz w:val="24"/><w:szCs w:val="24"/><w:lang w:val="en-GB" w:eastAsia="en-GB"/><w14:ligatures w14:val="standardContextual"/></w:rPr></w:pPr><w:hyperlink w:anchor="_Toc229775508" w:history="1"><w:r w:rsidRPr="00B3467E"><w:rPr><w:rStyle w:val="Hyperlink"/><w:noProof/><w:lang w:bidi="th-TH"/></w:rPr><w:t>5.10</w:t></w:r><w:r><w:rPr><w:rFonts w:eastAsiaTheme="minorEastAsia" w:cstheme="minorBidi"/><w:smallCaps w:val="0"/><w:noProof/><w:kern w:val="2"/><w:sz w:val="24"/><w:szCs w:val="24"/><w:lang w:val="en-GB" w:eastAsia="en-GB"/><w14:ligatures w14:val="standardContextual"/></w:rPr><w:tab/></w:r><w:r w:rsidRPr="00B3467E"><w:rPr><w:rStyle w:val="Hyperlink"/><w:noProof/><w:lang w:bidi="th-TH"/></w:rPr><w:t>Multi-Traction</w:t></w:r><w:r><w:rPr><w:noProof/><w:webHidden/></w:rPr><w:tab/></w:r><w:r><w:rPr><w:noProof/><w:webHidden/></w:rPr><w:fldChar w:fldCharType="begin"/></w:r><w:r><w:rPr><w:noProof/><w:webHidden/></w:rPr><w:instrText xml:space="preserve"> PAGEREF _Toc229775508 \h </w:instrText></w:r><w:r><w:rPr><w:noProof/><w:webHidden/></w:rPr></w:r><w:r><w:rPr><w:noProof/><w:webHidden/></w:rPr><w:fldChar w:fldCharType="separate"/></w:r><w:r><w:rPr><w:noProof/><w:webHidden/></w:rPr><w:t>38</w:t></w:r><w:r><w:rPr><w:noProof/><w:webHidden/></w:rPr><w:fldChar w:fldCharType="end"/></w:r></w:hyperlink></w:p><w:p w14:paraId="0AB82239" w14:textId="717F0E50" w:rsidR="00DF7147" w:rsidRDefault="00DF7147"><w:pPr><w:pStyle w:val="TOC3"/><w:tabs><w:tab w:val="left" w:pos="1400"/><w:tab w:val="right" w:leader="dot" w:pos="9345"/></w:tabs><w:rPr><w:rFonts w:eastAsiaTheme="minorEastAsia" w:cstheme="minorBidi"/><w:iCs w:val="0"/><w:noProof/><w:kern w:val="2"/><w:sz w:val="24"/><w:szCs w:val="24"/><w:lang w:val="en-GB" w:eastAsia="en-GB"/><w14:ligatures w14:val="standardContextual"/></w:rPr></w:pPr><w:hyperlink w:anchor="_Toc229775509" w:history="1"><w:r w:rsidRPr="00B3467E"><w:rPr><w:rStyle w:val="Hyperlink"/><w:noProof/><w:lang w:val="de-DE" w:eastAsia="ja-JP" w:bidi="th-TH"/></w:rPr><w:t>5.10.1</w:t></w:r><w:r><w:rPr><w:rFonts w:eastAsiaTheme="minorEastAsia" w:cstheme="minorBidi"/><w:iCs w:val="0"/><w:noProof/><w:kern w:val="2"/><w:sz w:val="24"/><w:szCs w:val="24"/><w:lang w:val="en-GB" w:eastAsia="en-GB"/><w14:ligatures w14:val="standardContextual"/></w:rPr><w:tab/></w:r><w:r w:rsidRPr="00B3467E"><w:rPr><w:rStyle w:val="Hyperlink"/><w:noProof/><w:lang w:val="de-DE" w:eastAsia="ja-JP" w:bidi="th-TH"/></w:rPr><w:t>Internetzugang</w:t></w:r><w:r><w:rPr><w:noProof/><w:webHidden/></w:rPr><w:tab/></w:r><w:r><w:rPr><w:noProof/><w:webHidden/></w:rPr><w:fldChar w:fldCharType="begin"/></w:r><w:r><w:rPr><w:noProof/><w:webHidden/></w:rPr><w:instrText xml:space="preserve"> PAGEREF _Toc229775509 \h </w:instrText></w:r><w:r><w:rPr><w:noProof/><w:webHidden/></w:rPr></w:r><w:r><w:rPr><w:noProof/><w:webHidden/></w:rPr><w:fldChar w:fldCharType="separate"/></w:r><w:r><w:rPr><w:noProof/><w:webHidden/></w:rPr><w:t>38</w:t></w:r><w:r><w:rPr><w:noProof/><w:webHidden/></w:rPr><w:fldChar w:fldCharType="end"/></w:r></w:hyperlink></w:p><w:p w14:paraId="5505946F" w14:textId="036F5949" w:rsidR="00DF7147" w:rsidRDefault="00DF7147"><w:pPr><w:pStyle w:val="TOC2"/><w:tabs><w:tab w:val="left" w:pos="800"/><w:tab w:val="right" w:leader="dot" w:pos="9345"/></w:tabs><w:rPr><w:rFonts w:eastAsiaTheme="minorEastAsia" w:cstheme="minorBidi"/><w:smallCaps w:val="0"/><w:noProof/><w:kern w:val="2"/><w:sz w:val="24"/><w:szCs w:val="24"/><w:lang w:val="en-GB" w:eastAsia="en-GB"/><w14:ligatures w14:val="standardContextual"/></w:rPr></w:pPr><w:hyperlink w:anchor="_Toc229775510" w:history="1"><w:r w:rsidRPr="00B3467E"><w:rPr><w:rStyle w:val="Hyperlink"/><w:noProof/><w:lang w:bidi="th-TH"/></w:rPr><w:t>5.11</w:t></w:r><w:r><w:rPr><w:rFonts w:eastAsiaTheme="minorEastAsia" w:cstheme="minorBidi"/><w:smallCaps w:val="0"/><w:noProof/><w:kern w:val="2"/><w:sz w:val="24"/><w:szCs w:val="24"/><w:lang w:val="en-GB" w:eastAsia="en-GB"/><w14:ligatures w14:val="standardContextual"/></w:rPr><w:tab/></w:r><w:r w:rsidRPr="00B3467E"><w:rPr><w:rStyle w:val="Hyperlink"/><w:noProof/><w:lang w:bidi="th-TH"/></w:rPr><w:t>Anforderungen</w:t></w:r><w:r><w:rPr><w:noProof/><w:webHidden/></w:rPr><w:tab/></w:r><w:r><w:rPr><w:noProof/><w:webHidden/></w:rPr><w:fldChar w:fldCharType="begin"/></w:r><w:r><w:rPr><w:noProof/><w:webHidden/></w:rPr><w:instrText xml:space="preserve"> PAGEREF _Toc229775510 \h </w:instrText></w:r><w:r><w:rPr><w:noProof/><w:webHidden/></w:rPr></w:r><w:r><w:rPr><w:noProof/><w:webHidden/></w:rPr><w:fldChar w:fldCharType="separate"/></w:r><w:r><w:rPr><w:noProof/><w:webHidden/></w:rPr><w:t>38</w:t></w:r><w:r><w:rPr><w:noProof/><w:webHidden/></w:rPr><w:fldChar w:fldCharType="end"/></w:r></w:hyperlink></w:p><w:p w14:paraId="521C5B36" w14:textId="444532FD"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511" w:history="1"><w:r w:rsidRPr="00B3467E"><w:rPr><w:rStyle w:val="Hyperlink"/><w:noProof/><w:lang w:eastAsia="ja-JP"/></w:rPr><w:t>6</w:t></w:r><w:r><w:rPr><w:rFonts w:eastAsiaTheme="minorEastAsia" w:cstheme="minorBidi"/><w:b w:val="0"/><w:bCs w:val="0"/><w:caps w:val="0"/><w:noProof/><w:kern w:val="2"/><w:sz w:val="24"/><w:szCs w:val="24"/><w:lang w:val="en-GB" w:eastAsia="en-GB"/><w14:ligatures w14:val="standardContextual"/></w:rPr><w:tab/></w:r><w:r w:rsidRPr="00B3467E"><w:rPr><w:rStyle w:val="Hyperlink"/><w:noProof/><w:lang w:eastAsia="ja-JP"/></w:rPr><w:t>Hardwarekomponenten</w:t></w:r><w:r><w:rPr><w:noProof/><w:webHidden/></w:rPr><w:tab/></w:r><w:r><w:rPr><w:noProof/><w:webHidden/></w:rPr><w:fldChar w:fldCharType="begin"/></w:r><w:r><w:rPr><w:noProof/><w:webHidden/></w:rPr><w:instrText xml:space="preserve"> PAGEREF _Toc229775511 \h </w:instrText></w:r><w:r><w:rPr><w:noProof/><w:webHidden/></w:rPr></w:r><w:r><w:rPr><w:noProof/><w:webHidden/></w:rPr><w:fldChar w:fldCharType="separate"/></w:r><w:r><w:rPr><w:noProof/><w:webHidden/></w:rPr><w:t>39</w:t></w:r><w:r><w:rPr><w:noProof/><w:webHidden/></w:rPr><w:fldChar w:fldCharType="end"/></w:r></w:hyperlink></w:p><w:p w14:paraId="24E40E3F" w14:textId="035A9578"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512" w:history="1"><w:r w:rsidRPr="00B3467E"><w:rPr><w:rStyle w:val="Hyperlink"/><w:noProof/><w:lang w:eastAsia="ja-JP"/></w:rPr><w:t>7</w:t></w:r><w:r><w:rPr><w:rFonts w:eastAsiaTheme="minorEastAsia" w:cstheme="minorBidi"/><w:b w:val="0"/><w:bCs w:val="0"/><w:caps w:val="0"/><w:noProof/><w:kern w:val="2"/><w:sz w:val="24"/><w:szCs w:val="24"/><w:lang w:val="en-GB" w:eastAsia="en-GB"/><w14:ligatures w14:val="standardContextual"/></w:rPr><w:tab/></w:r><w:r w:rsidRPr="00B3467E"><w:rPr><w:rStyle w:val="Hyperlink"/><w:noProof/><w:lang w:eastAsia="ja-JP"/></w:rPr><w:t>Hardware installation</w:t></w:r><w:r><w:rPr><w:noProof/><w:webHidden/></w:rPr><w:tab/></w:r><w:r><w:rPr><w:noProof/><w:webHidden/></w:rPr><w:fldChar w:fldCharType="begin"/></w:r><w:r><w:rPr><w:noProof/><w:webHidden/></w:rPr><w:instrText xml:space="preserve"> PAGEREF _Toc229775512 \h </w:instrText></w:r><w:r><w:rPr><w:noProof/><w:webHidden/></w:rPr></w:r><w:r><w:rPr><w:noProof/><w:webHidden/></w:rPr><w:fldChar w:fldCharType="separate"/></w:r><w:r><w:rPr><w:noProof/><w:webHidden/></w:rPr><w:t>40</w:t></w:r><w:r><w:rPr><w:noProof/><w:webHidden/></w:rPr><w:fldChar w:fldCharType="end"/></w:r></w:hyperlink></w:p><w:p w14:paraId="5C034261" w14:textId="3154A872"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513" w:history="1"><w:r w:rsidRPr="00B3467E"><w:rPr><w:rStyle w:val="Hyperlink"/><w:noProof/><w:lang w:eastAsia="ja-JP"/></w:rPr><w:t>8</w:t></w:r><w:r><w:rPr><w:rFonts w:eastAsiaTheme="minorEastAsia" w:cstheme="minorBidi"/><w:b w:val="0"/><w:bCs w:val="0"/><w:caps w:val="0"/><w:noProof/><w:kern w:val="2"/><w:sz w:val="24"/><w:szCs w:val="24"/><w:lang w:val="en-GB" w:eastAsia="en-GB"/><w14:ligatures w14:val="standardContextual"/></w:rPr><w:tab/></w:r><w:r w:rsidRPr="00B3467E"><w:rPr><w:rStyle w:val="Hyperlink"/><w:noProof/><w:lang w:eastAsia="ja-JP"/></w:rPr><w:t>Zertifikate und normen</w:t></w:r><w:r><w:rPr><w:noProof/><w:webHidden/></w:rPr><w:tab/></w:r><w:r><w:rPr><w:noProof/><w:webHidden/></w:rPr><w:fldChar w:fldCharType="begin"/></w:r><w:r><w:rPr><w:noProof/><w:webHidden/></w:rPr><w:instrText xml:space="preserve"> PAGEREF _Toc229775513 \h </w:instrText></w:r><w:r><w:rPr><w:noProof/><w:webHidden/></w:rPr></w:r><w:r><w:rPr><w:noProof/><w:webHidden/></w:rPr><w:fldChar w:fldCharType="separate"/></w:r><w:r><w:rPr><w:noProof/><w:webHidden/></w:rPr><w:t>41</w:t></w:r><w:r><w:rPr><w:noProof/><w:webHidden/></w:rPr><w:fldChar w:fldCharType="end"/></w:r></w:hyperlink></w:p><w:p w14:paraId="041665A0" w14:textId="7569DE67"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514" w:history="1"><w:r w:rsidRPr="00B3467E"><w:rPr><w:rStyle w:val="Hyperlink"/><w:noProof/><w:lang w:eastAsia="ja-JP"/></w:rPr><w:t>9</w:t></w:r><w:r><w:rPr><w:rFonts w:eastAsiaTheme="minorEastAsia" w:cstheme="minorBidi"/><w:b w:val="0"/><w:bCs w:val="0"/><w:caps w:val="0"/><w:noProof/><w:kern w:val="2"/><w:sz w:val="24"/><w:szCs w:val="24"/><w:lang w:val="en-GB" w:eastAsia="en-GB"/><w14:ligatures w14:val="standardContextual"/></w:rPr><w:tab/></w:r><w:r w:rsidRPr="00B3467E"><w:rPr><w:rStyle w:val="Hyperlink"/><w:noProof/><w:lang w:eastAsia="ja-JP"/></w:rPr><w:t>Montage der Geräte</w:t></w:r><w:r><w:rPr><w:noProof/><w:webHidden/></w:rPr><w:tab/></w:r><w:r><w:rPr><w:noProof/><w:webHidden/></w:rPr><w:fldChar w:fldCharType="begin"/></w:r><w:r><w:rPr><w:noProof/><w:webHidden/></w:rPr><w:instrText xml:space="preserve"> PAGEREF _Toc229775514 \h </w:instrText></w:r><w:r><w:rPr><w:noProof/><w:webHidden/></w:rPr></w:r><w:r><w:rPr><w:noProof/><w:webHidden/></w:rPr><w:fldChar w:fldCharType="separate"/></w:r><w:r><w:rPr><w:noProof/><w:webHidden/></w:rPr><w:t>42</w:t></w:r><w:r><w:rPr><w:noProof/><w:webHidden/></w:rPr><w:fldChar w:fldCharType="end"/></w:r></w:hyperlink></w:p><w:p w14:paraId="6A454B31" w14:textId="23D3964F"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515" w:history="1"><w:r w:rsidRPr="00B3467E"><w:rPr><w:rStyle w:val="Hyperlink"/><w:noProof/><w:lang w:val="en-GB"/></w:rPr><w:t>9.1</w:t></w:r><w:r><w:rPr><w:rFonts w:eastAsiaTheme="minorEastAsia" w:cstheme="minorBidi"/><w:smallCaps w:val="0"/><w:noProof/><w:kern w:val="2"/><w:sz w:val="24"/><w:szCs w:val="24"/><w:lang w:val="en-GB" w:eastAsia="en-GB"/><w14:ligatures w14:val="standardContextual"/></w:rPr><w:tab/></w:r><w:r w:rsidRPr="00B3467E"><w:rPr><w:rStyle w:val="Hyperlink"/><w:noProof/></w:rPr><w:t>Montage der Dachantenne</w:t></w:r><w:r><w:rPr><w:noProof/><w:webHidden/></w:rPr><w:tab/></w:r><w:r><w:rPr><w:noProof/><w:webHidden/></w:rPr><w:fldChar w:fldCharType="begin"/></w:r><w:r><w:rPr><w:noProof/><w:webHidden/></w:rPr><w:instrText xml:space="preserve"> PAGEREF _Toc229775515 \h </w:instrText></w:r><w:r><w:rPr><w:noProof/><w:webHidden/></w:rPr></w:r><w:r><w:rPr><w:noProof/><w:webHidden/></w:rPr><w:fldChar w:fldCharType="separate"/></w:r><w:r><w:rPr><w:noProof/><w:webHidden/></w:rPr><w:t>42</w:t></w:r><w:r><w:rPr><w:noProof/><w:webHidden/></w:rPr><w:fldChar w:fldCharType="end"/></w:r></w:hyperlink></w:p><w:p w14:paraId="7F628D1C" w14:textId="584CF889"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516" w:history="1"><w:r w:rsidRPr="00B3467E"><w:rPr><w:rStyle w:val="Hyperlink"/><w:noProof/><w:lang w:val="en-GB"/></w:rPr><w:t>9.2</w:t></w:r><w:r><w:rPr><w:rFonts w:eastAsiaTheme="minorEastAsia" w:cstheme="minorBidi"/><w:smallCaps w:val="0"/><w:noProof/><w:kern w:val="2"/><w:sz w:val="24"/><w:szCs w:val="24"/><w:lang w:val="en-GB" w:eastAsia="en-GB"/><w14:ligatures w14:val="standardContextual"/></w:rPr><w:tab/></w:r><w:r w:rsidRPr="00B3467E"><w:rPr><w:rStyle w:val="Hyperlink"/><w:noProof/></w:rPr><w:t>R5001C CCU Montage</w:t></w:r><w:r><w:rPr><w:noProof/><w:webHidden/></w:rPr><w:tab/></w:r><w:r><w:rPr><w:noProof/><w:webHidden/></w:rPr><w:fldChar w:fldCharType="begin"/></w:r><w:r><w:rPr><w:noProof/><w:webHidden/></w:rPr><w:instrText xml:space="preserve"> PAGEREF _Toc229775516 \h </w:instrText></w:r><w:r><w:rPr><w:noProof/><w:webHidden/></w:rPr></w:r><w:r><w:rPr><w:noProof/><w:webHidden/></w:rPr><w:fldChar w:fldCharType="separate"/></w:r><w:r><w:rPr><w:noProof/><w:webHidden/></w:rPr><w:t>45</w:t></w:r><w:r><w:rPr><w:noProof/><w:webHidden/></w:rPr><w:fldChar w:fldCharType="end"/></w:r></w:hyperlink></w:p><w:p w14:paraId="02CC641C" w14:textId="1C984BAC"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517" w:history="1"><w:r w:rsidRPr="00B3467E"><w:rPr><w:rStyle w:val="Hyperlink"/><w:noProof/><w:lang w:val="en-GB" w:eastAsia="ja-JP" w:bidi="th-TH"/></w:rPr><w:t>9.2.1</w:t></w:r><w:r><w:rPr><w:rFonts w:eastAsiaTheme="minorEastAsia" w:cstheme="minorBidi"/><w:iCs w:val="0"/><w:noProof/><w:kern w:val="2"/><w:sz w:val="24"/><w:szCs w:val="24"/><w:lang w:val="en-GB" w:eastAsia="en-GB"/><w14:ligatures w14:val="standardContextual"/></w:rPr><w:tab/></w:r><w:r w:rsidRPr="00B3467E"><w:rPr><w:rStyle w:val="Hyperlink"/><w:noProof/><w:lang w:eastAsia="ja-JP" w:bidi="th-TH"/></w:rPr><w:t>CCU Side-Brackets</w:t></w:r><w:r><w:rPr><w:noProof/><w:webHidden/></w:rPr><w:tab/></w:r><w:r><w:rPr><w:noProof/><w:webHidden/></w:rPr><w:fldChar w:fldCharType="begin"/></w:r><w:r><w:rPr><w:noProof/><w:webHidden/></w:rPr><w:instrText xml:space="preserve"> PAGEREF _Toc229775517 \h </w:instrText></w:r><w:r><w:rPr><w:noProof/><w:webHidden/></w:rPr></w:r><w:r><w:rPr><w:noProof/><w:webHidden/></w:rPr><w:fldChar w:fldCharType="separate"/></w:r><w:r><w:rPr><w:noProof/><w:webHidden/></w:rPr><w:t>47</w:t></w:r><w:r><w:rPr><w:noProof/><w:webHidden/></w:rPr><w:fldChar w:fldCharType="end"/></w:r></w:hyperlink></w:p><w:p w14:paraId="7629403D" w14:textId="0613870B" w:rsidR="00DF7147" w:rsidRDefault="00DF7147"><w:pPr><w:pStyle w:val="TOC3"/><w:tabs><w:tab w:val="left" w:pos="1200"/><w:tab w:val="right" w:leader="dot" w:pos="9345"/></w:tabs><w:rPr><w:rFonts w:eastAsiaTheme="minorEastAsia" w:cstheme="minorBidi"/><w:iCs w:val="0"/><w:noProof/><w:kern w:val="2"/><w:sz w:val="24"/><w:szCs w:val="24"/><w:lang w:val="en-GB" w:eastAsia="en-GB"/><w14:ligatures w14:val="standardContextual"/></w:rPr></w:pPr><w:hyperlink w:anchor="_Toc229775518" w:history="1"><w:r w:rsidRPr="00B3467E"><w:rPr><w:rStyle w:val="Hyperlink"/><w:noProof/><w:lang w:val="en-GB" w:eastAsia="ja-JP" w:bidi="th-TH"/></w:rPr><w:t>9.2.2</w:t></w:r><w:r><w:rPr><w:rFonts w:eastAsiaTheme="minorEastAsia" w:cstheme="minorBidi"/><w:iCs w:val="0"/><w:noProof/><w:kern w:val="2"/><w:sz w:val="24"/><w:szCs w:val="24"/><w:lang w:val="en-GB" w:eastAsia="en-GB"/><w14:ligatures w14:val="standardContextual"/></w:rPr><w:tab/></w:r><w:r w:rsidRPr="00B3467E"><w:rPr><w:rStyle w:val="Hyperlink"/><w:noProof/><w:lang w:eastAsia="ja-JP" w:bidi="th-TH"/></w:rPr><w:t>CCU Stromkabel</w:t></w:r><w:r><w:rPr><w:noProof/><w:webHidden/></w:rPr><w:tab/></w:r><w:r><w:rPr><w:noProof/><w:webHidden/></w:rPr><w:fldChar w:fldCharType="begin"/></w:r><w:r><w:rPr><w:noProof/><w:webHidden/></w:rPr><w:instrText xml:space="preserve"> PAGEREF _Toc229775518 \h </w:instrText></w:r><w:r><w:rPr><w:noProof/><w:webHidden/></w:rPr></w:r><w:r><w:rPr><w:noProof/><w:webHidden/></w:rPr><w:fldChar w:fldCharType="separate"/></w:r><w:r><w:rPr><w:noProof/><w:webHidden/></w:rPr><w:t>48</w:t></w:r><w:r><w:rPr><w:noProof/><w:webHidden/></w:rPr><w:fldChar w:fldCharType="end"/></w:r></w:hyperlink></w:p><w:p w14:paraId="27925B9A" w14:textId="797A0867"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519" w:history="1"><w:r w:rsidRPr="00B3467E"><w:rPr><w:rStyle w:val="Hyperlink"/><w:noProof/><w:lang w:val="en-GB"/></w:rPr><w:t>9.3</w:t></w:r><w:r><w:rPr><w:rFonts w:eastAsiaTheme="minorEastAsia" w:cstheme="minorBidi"/><w:smallCaps w:val="0"/><w:noProof/><w:kern w:val="2"/><w:sz w:val="24"/><w:szCs w:val="24"/><w:lang w:val="en-GB" w:eastAsia="en-GB"/><w14:ligatures w14:val="standardContextual"/></w:rPr><w:tab/></w:r><w:r w:rsidRPr="00B3467E"><w:rPr><w:rStyle w:val="Hyperlink"/><w:noProof/></w:rPr><w:t>Access Point (AP)</w:t></w:r><w:r><w:rPr><w:noProof/><w:webHidden/></w:rPr><w:tab/></w:r><w:r><w:rPr><w:noProof/><w:webHidden/></w:rPr><w:fldChar w:fldCharType="begin"/></w:r><w:r><w:rPr><w:noProof/><w:webHidden/></w:rPr><w:instrText xml:space="preserve"> PAGEREF _Toc229775519 \h </w:instrText></w:r><w:r><w:rPr><w:noProof/><w:webHidden/></w:rPr></w:r><w:r><w:rPr><w:noProof/><w:webHidden/></w:rPr><w:fldChar w:fldCharType="separate"/></w:r><w:r><w:rPr><w:noProof/><w:webHidden/></w:rPr><w:t>49</w:t></w:r><w:r><w:rPr><w:noProof/><w:webHidden/></w:rPr><w:fldChar w:fldCharType="end"/></w:r></w:hyperlink></w:p><w:p w14:paraId="34D0DBAB" w14:textId="1B8ED8D3"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520" w:history="1"><w:r w:rsidRPr="00B3467E"><w:rPr><w:rStyle w:val="Hyperlink"/><w:noProof/><w:lang w:val="en-GB"/></w:rPr><w:t>9.4</w:t></w:r><w:r><w:rPr><w:rFonts w:eastAsiaTheme="minorEastAsia" w:cstheme="minorBidi"/><w:smallCaps w:val="0"/><w:noProof/><w:kern w:val="2"/><w:sz w:val="24"/><w:szCs w:val="24"/><w:lang w:val="en-GB" w:eastAsia="en-GB"/><w14:ligatures w14:val="standardContextual"/></w:rPr><w:tab/></w:r><w:r w:rsidRPr="00B3467E"><w:rPr><w:rStyle w:val="Hyperlink"/><w:noProof/></w:rPr><w:t>Innenantennen</w:t></w:r><w:r><w:rPr><w:noProof/><w:webHidden/></w:rPr><w:tab/></w:r><w:r><w:rPr><w:noProof/><w:webHidden/></w:rPr><w:fldChar w:fldCharType="begin"/></w:r><w:r><w:rPr><w:noProof/><w:webHidden/></w:rPr><w:instrText xml:space="preserve"> PAGEREF _Toc229775520 \h </w:instrText></w:r><w:r><w:rPr><w:noProof/><w:webHidden/></w:rPr></w:r><w:r><w:rPr><w:noProof/><w:webHidden/></w:rPr><w:fldChar w:fldCharType="separate"/></w:r><w:r><w:rPr><w:noProof/><w:webHidden/></w:rPr><w:t>50</w:t></w:r><w:r><w:rPr><w:noProof/><w:webHidden/></w:rPr><w:fldChar w:fldCharType="end"/></w:r></w:hyperlink></w:p><w:p w14:paraId="4B87F5DA" w14:textId="5110AD7A"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521" w:history="1"><w:r w:rsidRPr="00B3467E"><w:rPr><w:rStyle w:val="Hyperlink"/><w:noProof/></w:rPr><w:t>9.5</w:t></w:r><w:r><w:rPr><w:rFonts w:eastAsiaTheme="minorEastAsia" w:cstheme="minorBidi"/><w:smallCaps w:val="0"/><w:noProof/><w:kern w:val="2"/><w:sz w:val="24"/><w:szCs w:val="24"/><w:lang w:val="en-GB" w:eastAsia="en-GB"/><w14:ligatures w14:val="standardContextual"/></w:rPr><w:tab/></w:r><w:r w:rsidRPr="00B3467E"><w:rPr><w:rStyle w:val="Hyperlink"/><w:noProof/></w:rPr><w:t>Switch montage für alle Waggons</w:t></w:r><w:r><w:rPr><w:noProof/><w:webHidden/></w:rPr><w:tab/></w:r><w:r><w:rPr><w:noProof/><w:webHidden/></w:rPr><w:fldChar w:fldCharType="begin"/></w:r><w:r><w:rPr><w:noProof/><w:webHidden/></w:rPr><w:instrText xml:space="preserve"> PAGEREF _Toc229775521 \h </w:instrText></w:r><w:r><w:rPr><w:noProof/><w:webHidden/></w:rPr></w:r><w:r><w:rPr><w:noProof/><w:webHidden/></w:rPr><w:fldChar w:fldCharType="separate"/></w:r><w:r><w:rPr><w:noProof/><w:webHidden/></w:rPr><w:t>51</w:t></w:r><w:r><w:rPr><w:noProof/><w:webHidden/></w:rPr><w:fldChar w:fldCharType="end"/></w:r></w:hyperlink></w:p><w:p w14:paraId="39EF9805" w14:textId="1CAC8C2A" w:rsidR="00DF7147" w:rsidRDefault="00DF7147"><w:pPr><w:pStyle w:val="TOC2"/><w:tabs><w:tab w:val="left" w:pos="600"/><w:tab w:val="right" w:leader="dot" w:pos="9345"/></w:tabs><w:rPr><w:rFonts w:eastAsiaTheme="minorEastAsia" w:cstheme="minorBidi"/><w:smallCaps w:val="0"/><w:noProof/><w:kern w:val="2"/><w:sz w:val="24"/><w:szCs w:val="24"/><w:lang w:val="en-GB" w:eastAsia="en-GB"/><w14:ligatures w14:val="standardContextual"/></w:rPr></w:pPr><w:hyperlink w:anchor="_Toc229775522" w:history="1"><w:r w:rsidRPr="00B3467E"><w:rPr><w:rStyle w:val="Hyperlink"/><w:noProof/><w:lang w:val="en-GB"/></w:rPr><w:t>9.6</w:t></w:r><w:r><w:rPr><w:rFonts w:eastAsiaTheme="minorEastAsia" w:cstheme="minorBidi"/><w:smallCaps w:val="0"/><w:noProof/><w:kern w:val="2"/><w:sz w:val="24"/><w:szCs w:val="24"/><w:lang w:val="en-GB" w:eastAsia="en-GB"/><w14:ligatures w14:val="standardContextual"/></w:rPr><w:tab/></w:r><w:r w:rsidRPr="00B3467E"><w:rPr><w:rStyle w:val="Hyperlink"/><w:noProof/></w:rPr><w:t>Netzwerkverkabelung und zwischenwagenverbindungen (Frontkupplung)</w:t></w:r><w:r><w:rPr><w:noProof/><w:webHidden/></w:rPr><w:tab/></w:r><w:r><w:rPr><w:noProof/><w:webHidden/></w:rPr><w:fldChar w:fldCharType="begin"/></w:r><w:r><w:rPr><w:noProof/><w:webHidden/></w:rPr><w:instrText xml:space="preserve"> PAGEREF _Toc229775522 \h </w:instrText></w:r><w:r><w:rPr><w:noProof/><w:webHidden/></w:rPr></w:r><w:r><w:rPr><w:noProof/><w:webHidden/></w:rPr><w:fldChar w:fldCharType="separate"/></w:r><w:r><w:rPr><w:noProof/><w:webHidden/></w:rPr><w:t>54</w:t></w:r><w:r><w:rPr><w:noProof/><w:webHidden/></w:rPr><w:fldChar w:fldCharType="end"/></w:r></w:hyperlink></w:p><w:p w14:paraId="37A7B9E7" w14:textId="20483110"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523" w:history="1"><w:r w:rsidRPr="00B3467E"><w:rPr><w:rStyle w:val="Hyperlink"/><w:noProof/><w:lang w:val="en-GB" w:eastAsia="ja-JP"/></w:rPr><w:t>10</w:t></w:r><w:r><w:rPr><w:rFonts w:eastAsiaTheme="minorEastAsia" w:cstheme="minorBidi"/><w:b w:val="0"/><w:bCs w:val="0"/><w:caps w:val="0"/><w:noProof/><w:kern w:val="2"/><w:sz w:val="24"/><w:szCs w:val="24"/><w:lang w:val="en-GB" w:eastAsia="en-GB"/><w14:ligatures w14:val="standardContextual"/></w:rPr><w:tab/></w:r><w:r w:rsidRPr="00B3467E"><w:rPr><w:rStyle w:val="Hyperlink"/><w:noProof/><w:lang w:val="de-DE" w:eastAsia="ja-JP"/></w:rPr><w:t>Ausstattung</w:t></w:r><w:r><w:rPr><w:noProof/><w:webHidden/></w:rPr><w:tab/></w:r><w:r><w:rPr><w:noProof/><w:webHidden/></w:rPr><w:fldChar w:fldCharType="begin"/></w:r><w:r><w:rPr><w:noProof/><w:webHidden/></w:rPr><w:instrText xml:space="preserve"> PAGEREF _Toc229775523 \h </w:instrText></w:r><w:r><w:rPr><w:noProof/><w:webHidden/></w:rPr></w:r><w:r><w:rPr><w:noProof/><w:webHidden/></w:rPr><w:fldChar w:fldCharType="separate"/></w:r><w:r><w:rPr><w:noProof/><w:webHidden/></w:rPr><w:t>55</w:t></w:r><w:r><w:rPr><w:noProof/><w:webHidden/></w:rPr><w:fldChar w:fldCharType="end"/></w:r></w:hyperlink></w:p><w:p w14:paraId="3893B4B3" w14:textId="62F441BB" w:rsidR="00DF7147" w:rsidRDefault="00DF7147"><w:pPr><w:pStyle w:val="TOC2"/><w:tabs><w:tab w:val="left" w:pos="800"/><w:tab w:val="right" w:leader="dot" w:pos="9345"/></w:tabs><w:rPr><w:rFonts w:eastAsiaTheme="minorEastAsia" w:cstheme="minorBidi"/><w:smallCaps w:val="0"/><w:noProof/><w:kern w:val="2"/><w:sz w:val="24"/><w:szCs w:val="24"/><w:lang w:val="en-GB" w:eastAsia="en-GB"/><w14:ligatures w14:val="standardContextual"/></w:rPr></w:pPr><w:hyperlink w:anchor="_Toc229775524" w:history="1"><w:r w:rsidRPr="00B3467E"><w:rPr><w:rStyle w:val="Hyperlink"/><w:noProof/><w:lang w:val="en-GB"/></w:rPr><w:t>10.1</w:t></w:r><w:r><w:rPr><w:rFonts w:eastAsiaTheme="minorEastAsia" w:cstheme="minorBidi"/><w:smallCaps w:val="0"/><w:noProof/><w:kern w:val="2"/><w:sz w:val="24"/><w:szCs w:val="24"/><w:lang w:val="en-GB" w:eastAsia="en-GB"/><w14:ligatures w14:val="standardContextual"/></w:rPr><w:tab/></w:r><w:r w:rsidRPr="00B3467E"><w:rPr><w:rStyle w:val="Hyperlink"/><w:noProof/></w:rPr><w:t>Ausstattungsliste</w:t></w:r><w:r><w:rPr><w:noProof/><w:webHidden/></w:rPr><w:tab/></w:r><w:r><w:rPr><w:noProof/><w:webHidden/></w:rPr><w:fldChar w:fldCharType="begin"/></w:r><w:r><w:rPr><w:noProof/><w:webHidden/></w:rPr><w:instrText xml:space="preserve"> PAGEREF _Toc229775524 \h </w:instrText></w:r><w:r><w:rPr><w:noProof/><w:webHidden/></w:rPr></w:r><w:r><w:rPr><w:noProof/><w:webHidden/></w:rPr><w:fldChar w:fldCharType="separate"/></w:r><w:r><w:rPr><w:noProof/><w:webHidden/></w:rPr><w:t>55</w:t></w:r><w:r><w:rPr><w:noProof/><w:webHidden/></w:rPr><w:fldChar w:fldCharType="end"/></w:r></w:hyperlink></w:p><w:p w14:paraId="15881271" w14:textId="12DDFBB2" w:rsidR="00DF7147" w:rsidRDefault="00DF7147"><w:pPr><w:pStyle w:val="TOC2"/><w:tabs><w:tab w:val="left" w:pos="800"/><w:tab w:val="right" w:leader="dot" w:pos="9345"/></w:tabs><w:rPr><w:rFonts w:eastAsiaTheme="minorEastAsia" w:cstheme="minorBidi"/><w:smallCaps w:val="0"/><w:noProof/><w:kern w:val="2"/><w:sz w:val="24"/><w:szCs w:val="24"/><w:lang w:val="en-GB" w:eastAsia="en-GB"/><w14:ligatures w14:val="standardContextual"/></w:rPr></w:pPr><w:hyperlink w:anchor="_Toc229775525" w:history="1"><w:r w:rsidRPr="00B3467E"><w:rPr><w:rStyle w:val="Hyperlink"/><w:noProof/><w:lang w:val="en-GB"/></w:rPr><w:t>10.2</w:t></w:r><w:r><w:rPr><w:rFonts w:eastAsiaTheme="minorEastAsia" w:cstheme="minorBidi"/><w:smallCaps w:val="0"/><w:noProof/><w:kern w:val="2"/><w:sz w:val="24"/><w:szCs w:val="24"/><w:lang w:val="en-GB" w:eastAsia="en-GB"/><w14:ligatures w14:val="standardContextual"/></w:rPr><w:tab/></w:r><w:r w:rsidRPr="00B3467E"><w:rPr><w:rStyle w:val="Hyperlink"/><w:noProof/></w:rPr><w:t>Stromanforderung für Nomad Geräte</w:t></w:r><w:r><w:rPr><w:noProof/><w:webHidden/></w:rPr><w:tab/></w:r><w:r><w:rPr><w:noProof/><w:webHidden/></w:rPr><w:fldChar w:fldCharType="begin"/></w:r><w:r><w:rPr><w:noProof/><w:webHidden/></w:rPr><w:instrText xml:space="preserve"> PAGEREF _Toc229775525 \h </w:instrText></w:r><w:r><w:rPr><w:noProof/><w:webHidden/></w:rPr></w:r><w:r><w:rPr><w:noProof/><w:webHidden/></w:rPr><w:fldChar w:fldCharType="separate"/></w:r><w:r><w:rPr><w:noProof/><w:webHidden/></w:rPr><w:t>59</w:t></w:r><w:r><w:rPr><w:noProof/><w:webHidden/></w:rPr><w:fldChar w:fldCharType="end"/></w:r></w:hyperlink></w:p><w:p w14:paraId="2038439B" w14:textId="47619373" w:rsidR="00DF7147" w:rsidRDefault="00DF7147"><w:pPr><w:pStyle w:val="TOC2"/><w:tabs><w:tab w:val="left" w:pos="800"/><w:tab w:val="right" w:leader="dot" w:pos="9345"/></w:tabs><w:rPr><w:rFonts w:eastAsiaTheme="minorEastAsia" w:cstheme="minorBidi"/><w:smallCaps w:val="0"/><w:noProof/><w:kern w:val="2"/><w:sz w:val="24"/><w:szCs w:val="24"/><w:lang w:val="en-GB" w:eastAsia="en-GB"/><w14:ligatures w14:val="standardContextual"/></w:rPr></w:pPr><w:hyperlink w:anchor="_Toc229775526" w:history="1"><w:r w:rsidRPr="00B3467E"><w:rPr><w:rStyle w:val="Hyperlink"/><w:noProof/><w:lang w:val="en-GB"/></w:rPr><w:t>10.3</w:t></w:r><w:r><w:rPr><w:rFonts w:eastAsiaTheme="minorEastAsia" w:cstheme="minorBidi"/><w:smallCaps w:val="0"/><w:noProof/><w:kern w:val="2"/><w:sz w:val="24"/><w:szCs w:val="24"/><w:lang w:val="en-GB" w:eastAsia="en-GB"/><w14:ligatures w14:val="standardContextual"/></w:rPr><w:tab/></w:r><w:r w:rsidRPr="00B3467E"><w:rPr><w:rStyle w:val="Hyperlink"/><w:noProof/></w:rPr><w:t>RF und Ethernet Kabel</w:t></w:r><w:r><w:rPr><w:noProof/><w:webHidden/></w:rPr><w:tab/></w:r><w:r><w:rPr><w:noProof/><w:webHidden/></w:rPr><w:fldChar w:fldCharType="begin"/></w:r><w:r><w:rPr><w:noProof/><w:webHidden/></w:rPr><w:instrText xml:space="preserve"> PAGEREF _Toc229775526 \h </w:instrText></w:r><w:r><w:rPr><w:noProof/><w:webHidden/></w:rPr></w:r><w:r><w:rPr><w:noProof/><w:webHidden/></w:rPr><w:fldChar w:fldCharType="separate"/></w:r><w:r><w:rPr><w:noProof/><w:webHidden/></w:rPr><w:t>60</w:t></w:r><w:r><w:rPr><w:noProof/><w:webHidden/></w:rPr><w:fldChar w:fldCharType="end"/></w:r></w:hyperlink></w:p><w:p w14:paraId="298660E2" w14:textId="2E95A819" w:rsidR="00DF7147" w:rsidRDefault="00DF7147"><w:pPr><w:pStyle w:val="TOC2"/><w:tabs><w:tab w:val="left" w:pos="800"/><w:tab w:val="right" w:leader="dot" w:pos="9345"/></w:tabs><w:rPr><w:rFonts w:eastAsiaTheme="minorEastAsia" w:cstheme="minorBidi"/><w:smallCaps w:val="0"/><w:noProof/><w:kern w:val="2"/><w:sz w:val="24"/><w:szCs w:val="24"/><w:lang w:val="en-GB" w:eastAsia="en-GB"/><w14:ligatures w14:val="standardContextual"/></w:rPr></w:pPr><w:hyperlink w:anchor="_Toc229775527" w:history="1"><w:r w:rsidRPr="00B3467E"><w:rPr><w:rStyle w:val="Hyperlink"/><w:noProof/></w:rPr><w:t>10.4</w:t></w:r><w:r><w:rPr><w:rFonts w:eastAsiaTheme="minorEastAsia" w:cstheme="minorBidi"/><w:smallCaps w:val="0"/><w:noProof/><w:kern w:val="2"/><w:sz w:val="24"/><w:szCs w:val="24"/><w:lang w:val="en-GB" w:eastAsia="en-GB"/><w14:ligatures w14:val="standardContextual"/></w:rPr><w:tab/></w:r><w:r w:rsidRPr="00B3467E"><w:rPr><w:rStyle w:val="Hyperlink"/><w:noProof/></w:rPr><w:t>TIA 568B Pinout Für Ethernet Kabel</w:t></w:r><w:r><w:rPr><w:noProof/><w:webHidden/></w:rPr><w:tab/></w:r><w:r><w:rPr><w:noProof/><w:webHidden/></w:rPr><w:fldChar w:fldCharType="begin"/></w:r><w:r><w:rPr><w:noProof/><w:webHidden/></w:rPr><w:instrText xml:space="preserve"> PAGEREF _Toc229775527 \h </w:instrText></w:r><w:r><w:rPr><w:noProof/><w:webHidden/></w:rPr></w:r><w:r><w:rPr><w:noProof/><w:webHidden/></w:rPr><w:fldChar w:fldCharType="separate"/></w:r><w:r><w:rPr><w:noProof/><w:webHidden/></w:rPr><w:t>61</w:t></w:r><w:r><w:rPr><w:noProof/><w:webHidden/></w:rPr><w:fldChar w:fldCharType="end"/></w:r></w:hyperlink></w:p><w:p w14:paraId="233F9432" w14:textId="4C8A4F59" w:rsidR="00DF7147" w:rsidRDefault="00DF7147"><w:pPr><w:pStyle w:val="TOC2"/><w:tabs><w:tab w:val="left" w:pos="800"/><w:tab w:val="right" w:leader="dot" w:pos="9345"/></w:tabs><w:rPr><w:rFonts w:eastAsiaTheme="minorEastAsia" w:cstheme="minorBidi"/><w:smallCaps w:val="0"/><w:noProof/><w:kern w:val="2"/><w:sz w:val="24"/><w:szCs w:val="24"/><w:lang w:val="en-GB" w:eastAsia="en-GB"/><w14:ligatures w14:val="standardContextual"/></w:rPr></w:pPr><w:hyperlink w:anchor="_Toc229775528" w:history="1"><w:r w:rsidRPr="00B3467E"><w:rPr><w:rStyle w:val="Hyperlink"/><w:noProof/><w:lang w:val="en-GB"/></w:rPr><w:t>10.5</w:t></w:r><w:r><w:rPr><w:rFonts w:eastAsiaTheme="minorEastAsia" w:cstheme="minorBidi"/><w:smallCaps w:val="0"/><w:noProof/><w:kern w:val="2"/><w:sz w:val="24"/><w:szCs w:val="24"/><w:lang w:val="en-GB" w:eastAsia="en-GB"/><w14:ligatures w14:val="standardContextual"/></w:rPr><w:tab/></w:r><w:r w:rsidRPr="00B3467E"><w:rPr><w:rStyle w:val="Hyperlink"/><w:noProof/></w:rPr><w:t>CCU: R5001C NMID 1138</w:t></w:r><w:r><w:rPr><w:noProof/><w:webHidden/></w:rPr><w:tab/></w:r><w:r><w:rPr><w:noProof/><w:webHidden/></w:rPr><w:fldChar w:fldCharType="begin"/></w:r><w:r><w:rPr><w:noProof/><w:webHidden/></w:rPr><w:instrText xml:space="preserve"> PAGEREF _Toc229775528 \h </w:instrText></w:r><w:r><w:rPr><w:noProof/><w:webHidden/></w:rPr></w:r><w:r><w:rPr><w:noProof/><w:webHidden/></w:rPr><w:fldChar w:fldCharType="separate"/></w:r><w:r><w:rPr><w:noProof/><w:webHidden/></w:rPr><w:t>61</w:t></w:r><w:r><w:rPr><w:noProof/><w:webHidden/></w:rPr><w:fldChar w:fldCharType="end"/></w:r></w:hyperlink></w:p><w:p w14:paraId="592510B0" w14:textId="7FA15E1F" w:rsidR="00DF7147" w:rsidRDefault="00DF7147"><w:pPr><w:pStyle w:val="TOC3"/><w:tabs><w:tab w:val="left" w:pos="1400"/><w:tab w:val="right" w:leader="dot" w:pos="9345"/></w:tabs><w:rPr><w:rFonts w:eastAsiaTheme="minorEastAsia" w:cstheme="minorBidi"/><w:iCs w:val="0"/><w:noProof/><w:kern w:val="2"/><w:sz w:val="24"/><w:szCs w:val="24"/><w:lang w:val="en-GB" w:eastAsia="en-GB"/><w14:ligatures w14:val="standardContextual"/></w:rPr></w:pPr><w:hyperlink w:anchor="_Toc229775529" w:history="1"><w:r w:rsidRPr="00B3467E"><w:rPr><w:rStyle w:val="Hyperlink"/><w:noProof/><w:lang w:val="en-GB" w:eastAsia="ja-JP" w:bidi="th-TH"/></w:rPr><w:t>10.5.1</w:t></w:r><w:r><w:rPr><w:rFonts w:eastAsiaTheme="minorEastAsia" w:cstheme="minorBidi"/><w:iCs w:val="0"/><w:noProof/><w:kern w:val="2"/><w:sz w:val="24"/><w:szCs w:val="24"/><w:lang w:val="en-GB" w:eastAsia="en-GB"/><w14:ligatures w14:val="standardContextual"/></w:rPr><w:tab/></w:r><w:r w:rsidRPr="00B3467E"><w:rPr><w:rStyle w:val="Hyperlink"/><w:noProof/><w:lang w:eastAsia="ja-JP" w:bidi="th-TH"/></w:rPr><w:t>Stromversörgung Und Zündung</w:t></w:r><w:r><w:rPr><w:noProof/><w:webHidden/></w:rPr><w:tab/></w:r><w:r><w:rPr><w:noProof/><w:webHidden/></w:rPr><w:fldChar w:fldCharType="begin"/></w:r><w:r><w:rPr><w:noProof/><w:webHidden/></w:rPr><w:instrText xml:space="preserve"> PAGEREF _Toc229775529 \h </w:instrText></w:r><w:r><w:rPr><w:noProof/><w:webHidden/></w:rPr></w:r><w:r><w:rPr><w:noProof/><w:webHidden/></w:rPr><w:fldChar w:fldCharType="separate"/></w:r><w:r><w:rPr><w:noProof/><w:webHidden/></w:rPr><w:t>63</w:t></w:r><w:r><w:rPr><w:noProof/><w:webHidden/></w:rPr><w:fldChar w:fldCharType="end"/></w:r></w:hyperlink></w:p><w:p w14:paraId="7DFE178F" w14:textId="0AE4918C" w:rsidR="00DF7147" w:rsidRDefault="00DF7147"><w:pPr><w:pStyle w:val="TOC3"/><w:tabs><w:tab w:val="left" w:pos="1400"/><w:tab w:val="right" w:leader="dot" w:pos="9345"/></w:tabs><w:rPr><w:rFonts w:eastAsiaTheme="minorEastAsia" w:cstheme="minorBidi"/><w:iCs w:val="0"/><w:noProof/><w:kern w:val="2"/><w:sz w:val="24"/><w:szCs w:val="24"/><w:lang w:val="en-GB" w:eastAsia="en-GB"/><w14:ligatures w14:val="standardContextual"/></w:rPr></w:pPr><w:hyperlink w:anchor="_Toc229775530" w:history="1"><w:r w:rsidRPr="00B3467E"><w:rPr><w:rStyle w:val="Hyperlink"/><w:noProof/><w:lang w:val="en-GB" w:eastAsia="ja-JP" w:bidi="th-TH"/></w:rPr><w:t>10.5.2</w:t></w:r><w:r><w:rPr><w:rFonts w:eastAsiaTheme="minorEastAsia" w:cstheme="minorBidi"/><w:iCs w:val="0"/><w:noProof/><w:kern w:val="2"/><w:sz w:val="24"/><w:szCs w:val="24"/><w:lang w:val="en-GB" w:eastAsia="en-GB"/><w14:ligatures w14:val="standardContextual"/></w:rPr><w:tab/></w:r><w:r w:rsidRPr="00B3467E"><w:rPr><w:rStyle w:val="Hyperlink"/><w:noProof/><w:lang w:eastAsia="ja-JP" w:bidi="th-TH"/></w:rPr><w:t>Verbindung zwischen Dachantenne und CCU</w:t></w:r><w:r><w:rPr><w:noProof/><w:webHidden/></w:rPr><w:tab/></w:r><w:r><w:rPr><w:noProof/><w:webHidden/></w:rPr><w:fldChar w:fldCharType="begin"/></w:r><w:r><w:rPr><w:noProof/><w:webHidden/></w:rPr><w:instrText xml:space="preserve"> PAGEREF _Toc229775530 \h </w:instrText></w:r><w:r><w:rPr><w:noProof/><w:webHidden/></w:rPr></w:r><w:r><w:rPr><w:noProof/><w:webHidden/></w:rPr><w:fldChar w:fldCharType="separate"/></w:r><w:r><w:rPr><w:noProof/><w:webHidden/></w:rPr><w:t>65</w:t></w:r><w:r><w:rPr><w:noProof/><w:webHidden/></w:rPr><w:fldChar w:fldCharType="end"/></w:r></w:hyperlink></w:p><w:p w14:paraId="17DAD12C" w14:textId="72D1F6B8" w:rsidR="00DF7147" w:rsidRDefault="00DF7147"><w:pPr><w:pStyle w:val="TOC3"/><w:tabs><w:tab w:val="left" w:pos="1400"/><w:tab w:val="right" w:leader="dot" w:pos="9345"/></w:tabs><w:rPr><w:rFonts w:eastAsiaTheme="minorEastAsia" w:cstheme="minorBidi"/><w:iCs w:val="0"/><w:noProof/><w:kern w:val="2"/><w:sz w:val="24"/><w:szCs w:val="24"/><w:lang w:val="en-GB" w:eastAsia="en-GB"/><w14:ligatures w14:val="standardContextual"/></w:rPr></w:pPr><w:hyperlink w:anchor="_Toc229775531" w:history="1"><w:r w:rsidRPr="00B3467E"><w:rPr><w:rStyle w:val="Hyperlink"/><w:noProof/><w:lang w:val="en-GB" w:eastAsia="ja-JP" w:bidi="th-TH"/></w:rPr><w:t>10.5.3</w:t></w:r><w:r><w:rPr><w:rFonts w:eastAsiaTheme="minorEastAsia" w:cstheme="minorBidi"/><w:iCs w:val="0"/><w:noProof/><w:kern w:val="2"/><w:sz w:val="24"/><w:szCs w:val="24"/><w:lang w:val="en-GB" w:eastAsia="en-GB"/><w14:ligatures w14:val="standardContextual"/></w:rPr><w:tab/></w:r><w:r w:rsidRPr="00B3467E"><w:rPr><w:rStyle w:val="Hyperlink"/><w:noProof/><w:lang w:val="en-GB" w:eastAsia="ja-JP" w:bidi="th-TH"/></w:rPr><w:t>Access Point: Westermo Ibex-610 nmid 1043</w:t></w:r><w:r><w:rPr><w:noProof/><w:webHidden/></w:rPr><w:tab/></w:r><w:r><w:rPr><w:noProof/><w:webHidden/></w:rPr><w:fldChar w:fldCharType="begin"/></w:r><w:r><w:rPr><w:noProof/><w:webHidden/></w:rPr><w:instrText xml:space="preserve"> PAGEREF _Toc229775531 \h </w:instrText></w:r><w:r><w:rPr><w:noProof/><w:webHidden/></w:rPr></w:r><w:r><w:rPr><w:noProof/><w:webHidden/></w:rPr><w:fldChar w:fldCharType="separate"/></w:r><w:r><w:rPr><w:noProof/><w:webHidden/></w:rPr><w:t>66</w:t></w:r><w:r><w:rPr><w:noProof/><w:webHidden/></w:rPr><w:fldChar w:fldCharType="end"/></w:r></w:hyperlink></w:p><w:p w14:paraId="40974127" w14:textId="3244290A" w:rsidR="00DF7147" w:rsidRDefault="00DF7147"><w:pPr><w:pStyle w:val="TOC3"/><w:tabs><w:tab w:val="left" w:pos="1400"/><w:tab w:val="right" w:leader="dot" w:pos="9345"/></w:tabs><w:rPr><w:rFonts w:eastAsiaTheme="minorEastAsia" w:cstheme="minorBidi"/><w:iCs w:val="0"/><w:noProof/><w:kern w:val="2"/><w:sz w:val="24"/><w:szCs w:val="24"/><w:lang w:val="en-GB" w:eastAsia="en-GB"/><w14:ligatures w14:val="standardContextual"/></w:rPr></w:pPr><w:hyperlink w:anchor="_Toc229775532" w:history="1"><w:r w:rsidRPr="00B3467E"><w:rPr><w:rStyle w:val="Hyperlink"/><w:noProof/><w:lang w:val="en-GB" w:eastAsia="ja-JP" w:bidi="th-TH"/></w:rPr><w:t>10.5.4</w:t></w:r><w:r><w:rPr><w:rFonts w:eastAsiaTheme="minorEastAsia" w:cstheme="minorBidi"/><w:iCs w:val="0"/><w:noProof/><w:kern w:val="2"/><w:sz w:val="24"/><w:szCs w:val="24"/><w:lang w:val="en-GB" w:eastAsia="en-GB"/><w14:ligatures w14:val="standardContextual"/></w:rPr><w:tab/></w:r><w:r w:rsidRPr="00B3467E"><w:rPr><w:rStyle w:val="Hyperlink"/><w:noProof/><w:lang w:val="en-GB" w:eastAsia="ja-JP" w:bidi="th-TH"/></w:rPr><w:t>Ethernet Switch VDSRail ds-cswp28-10gbe</w:t></w:r><w:r><w:rPr><w:noProof/><w:webHidden/></w:rPr><w:tab/></w:r><w:r><w:rPr><w:noProof/><w:webHidden/></w:rPr><w:fldChar w:fldCharType="begin"/></w:r><w:r><w:rPr><w:noProof/><w:webHidden/></w:rPr><w:instrText xml:space="preserve"> PAGEREF _Toc229775532 \h </w:instrText></w:r><w:r><w:rPr><w:noProof/><w:webHidden/></w:rPr></w:r><w:r><w:rPr><w:noProof/><w:webHidden/></w:rPr><w:fldChar w:fldCharType="separate"/></w:r><w:r><w:rPr><w:noProof/><w:webHidden/></w:rPr><w:t>67</w:t></w:r><w:r><w:rPr><w:noProof/><w:webHidden/></w:rPr><w:fldChar w:fldCharType="end"/></w:r></w:hyperlink></w:p><w:p w14:paraId="05AB498B" w14:textId="6E2F9DD6" w:rsidR="00DF7147" w:rsidRDefault="00DF7147"><w:pPr><w:pStyle w:val="TOC3"/><w:tabs><w:tab w:val="left" w:pos="1400"/><w:tab w:val="right" w:leader="dot" w:pos="9345"/></w:tabs><w:rPr><w:rFonts w:eastAsiaTheme="minorEastAsia" w:cstheme="minorBidi"/><w:iCs w:val="0"/><w:noProof/><w:kern w:val="2"/><w:sz w:val="24"/><w:szCs w:val="24"/><w:lang w:val="en-GB" w:eastAsia="en-GB"/><w14:ligatures w14:val="standardContextual"/></w:rPr></w:pPr><w:hyperlink w:anchor="_Toc229775533" w:history="1"><w:r w:rsidRPr="00B3467E"><w:rPr><w:rStyle w:val="Hyperlink"/><w:noProof/><w:lang w:val="en-GB" w:eastAsia="ja-JP" w:bidi="th-TH"/></w:rPr><w:t>10.5.5</w:t></w:r><w:r><w:rPr><w:rFonts w:eastAsiaTheme="minorEastAsia" w:cstheme="minorBidi"/><w:iCs w:val="0"/><w:noProof/><w:kern w:val="2"/><w:sz w:val="24"/><w:szCs w:val="24"/><w:lang w:val="en-GB" w:eastAsia="en-GB"/><w14:ligatures w14:val="standardContextual"/></w:rPr><w:tab/></w:r><w:r w:rsidRPr="00B3467E"><w:rPr><w:rStyle w:val="Hyperlink"/><w:noProof/><w:lang w:val="en-GB" w:eastAsia="ja-JP" w:bidi="th-TH"/></w:rPr><w:t>Dachantenne: Sencity rail Multi Antenne 1399.99.0307</w:t></w:r><w:r><w:rPr><w:noProof/><w:webHidden/></w:rPr><w:tab/></w:r><w:r><w:rPr><w:noProof/><w:webHidden/></w:rPr><w:fldChar w:fldCharType="begin"/></w:r><w:r><w:rPr><w:noProof/><w:webHidden/></w:rPr><w:instrText xml:space="preserve"> PAGEREF _Toc229775533 \h </w:instrText></w:r><w:r><w:rPr><w:noProof/><w:webHidden/></w:rPr></w:r><w:r><w:rPr><w:noProof/><w:webHidden/></w:rPr><w:fldChar w:fldCharType="separate"/></w:r><w:r><w:rPr><w:noProof/><w:webHidden/></w:rPr><w:t>69</w:t></w:r><w:r><w:rPr><w:noProof/><w:webHidden/></w:rPr><w:fldChar w:fldCharType="end"/></w:r></w:hyperlink></w:p><w:p w14:paraId="1730FAD8" w14:textId="78C90301" w:rsidR="00DF7147" w:rsidRDefault="00DF7147"><w:pPr><w:pStyle w:val="TOC3"/><w:tabs><w:tab w:val="left" w:pos="1400"/><w:tab w:val="right" w:leader="dot" w:pos="9345"/></w:tabs><w:rPr><w:rFonts w:eastAsiaTheme="minorEastAsia" w:cstheme="minorBidi"/><w:iCs w:val="0"/><w:noProof/><w:kern w:val="2"/><w:sz w:val="24"/><w:szCs w:val="24"/><w:lang w:val="en-GB" w:eastAsia="en-GB"/><w14:ligatures w14:val="standardContextual"/></w:rPr></w:pPr><w:hyperlink w:anchor="_Toc229775534" w:history="1"><w:r w:rsidRPr="00B3467E"><w:rPr><w:rStyle w:val="Hyperlink"/><w:noProof/><w:lang w:val="en-GB" w:eastAsia="ja-JP" w:bidi="th-TH"/></w:rPr><w:t>10.5.6</w:t></w:r><w:r><w:rPr><w:rFonts w:eastAsiaTheme="minorEastAsia" w:cstheme="minorBidi"/><w:iCs w:val="0"/><w:noProof/><w:kern w:val="2"/><w:sz w:val="24"/><w:szCs w:val="24"/><w:lang w:val="en-GB" w:eastAsia="en-GB"/><w14:ligatures w14:val="standardContextual"/></w:rPr><w:tab/></w:r><w:r w:rsidRPr="00B3467E"><w:rPr><w:rStyle w:val="Hyperlink"/><w:noProof/><w:lang w:val="en-GB" w:eastAsia="ja-JP" w:bidi="th-TH"/></w:rPr><w:t>Indoor Wifi Antenna (Huber and Suhner 1399.35.0020)</w:t></w:r><w:r><w:rPr><w:noProof/><w:webHidden/></w:rPr><w:tab/></w:r><w:r><w:rPr><w:noProof/><w:webHidden/></w:rPr><w:fldChar w:fldCharType="begin"/></w:r><w:r><w:rPr><w:noProof/><w:webHidden/></w:rPr><w:instrText xml:space="preserve"> PAGEREF _Toc229775534 \h </w:instrText></w:r><w:r><w:rPr><w:noProof/><w:webHidden/></w:rPr></w:r><w:r><w:rPr><w:noProof/><w:webHidden/></w:rPr><w:fldChar w:fldCharType="separate"/></w:r><w:r><w:rPr><w:noProof/><w:webHidden/></w:rPr><w:t>71</w:t></w:r><w:r><w:rPr><w:noProof/><w:webHidden/></w:rPr><w:fldChar w:fldCharType="end"/></w:r></w:hyperlink></w:p><w:p w14:paraId="4D13DD6D" w14:textId="589583AA" w:rsidR="00DF7147" w:rsidRDefault="00DF7147"><w:pPr><w:pStyle w:val="TOC1"/><w:rPr><w:rFonts w:eastAsiaTheme="minorEastAsia" w:cstheme="minorBidi"/><w:b w:val="0"/><w:bCs w:val="0"/><w:caps w:val="0"/><w:noProof/><w:kern w:val="2"/><w:sz w:val="24"/><w:szCs w:val="24"/><w:lang w:val="en-GB" w:eastAsia="en-GB"/><w14:ligatures w14:val="standardContextual"/></w:rPr></w:pPr><w:hyperlink w:anchor="_Toc229775535" w:history="1"><w:r w:rsidRPr="00B3467E"><w:rPr><w:rStyle w:val="Hyperlink"/><w:noProof/><w:lang w:val="en-GB" w:eastAsia="ja-JP"/></w:rPr><w:t>11</w:t></w:r><w:r><w:rPr><w:rFonts w:eastAsiaTheme="minorEastAsia" w:cstheme="minorBidi"/><w:b w:val="0"/><w:bCs w:val="0"/><w:caps w:val="0"/><w:noProof/><w:kern w:val="2"/><w:sz w:val="24"/><w:szCs w:val="24"/><w:lang w:val="en-GB" w:eastAsia="en-GB"/><w14:ligatures w14:val="standardContextual"/></w:rPr><w:tab/></w:r><w:r w:rsidRPr="00B3467E"><w:rPr><w:rStyle w:val="Hyperlink"/><w:noProof/><w:lang w:eastAsia="ja-JP"/></w:rPr><w:t>Glossar</w:t></w:r><w:r><w:rPr><w:noProof/><w:webHidden/></w:rPr><w:tab/></w:r><w:r><w:rPr><w:noProof/><w:webHidden/></w:rPr><w:fldChar w:fldCharType="begin"/></w:r><w:r><w:rPr><w:noProof/><w:webHidden/></w:rPr><w:instrText xml:space="preserve"> PAGEREF _Toc229775535 \h </w:instrText></w:r><w:r><w:rPr><w:noProof/><w:webHidden/></w:rPr></w:r><w:r><w:rPr><w:noProof/><w:webHidden/></w:rPr><w:fldChar w:fldCharType="separate"/></w:r><w:r><w:rPr><w:noProof/><w:webHidden/></w:rPr><w:t>73</w:t></w:r><w:r><w:rPr><w:noProof/><w:webHidden/></w:rPr><w:fldChar w:fldCharType="end"/></w:r></w:hyperlink></w:p><w:p w14:paraId="62AD888A" w14:textId="0E2277D7" w:rsidR="0B7E20D7" w:rsidRPr="00215A00" w:rsidRDefault="0B7E20D7" w:rsidP="002643BF"><w:pPr><w:pStyle w:val="TOC1"/><w:tabs><w:tab w:val="left" w:pos="435"/></w:tabs><w:rPr><w:rStyle w:val="Hyperlink"/></w:rPr></w:pPr><w:r><w:fldChar w:fldCharType="end"/></w:r></w:p></w:sdtContent></w:sdt><w:p w14:paraId="3CD3B9AA" w14:textId="59FFC2FC" w:rsidR="00496D27" w:rsidRPr="00215A00" w:rsidRDefault="00496D27" w:rsidP="00241460"><w:pPr><w:spacing w:before="0" w:after="0"/><w:rPr><w:sz w:val="8"/><w:szCs w:val="8"/></w:rPr></w:pPr></w:p><w:p w14:paraId="7DE33F86" w14:textId="77777777" w:rsidR="00496D27" w:rsidRPr="00215A00" w:rsidRDefault="00496D27"><w:pPr><w:rPr><w:sz w:val="8"/><w:szCs w:val="8"/></w:rPr></w:pPr><w:r><w:rPr><w:sz w:val="8"/><w:szCs w:val="8"/></w:rPr><w:br w:type="page"/></w:r></w:p><w:p w14:paraId="3BA77270" w14:textId="50221F5F" w:rsidR="00752D70" w:rsidRPr="00215A00" w:rsidRDefault="00CD5D58" w:rsidP="00752D70"><w:pPr><w:pStyle w:val="Heading1"/></w:pPr><w:bookmarkStart w:id="0" w:name="_Ref126241098"/><w:bookmarkStart w:id="1" w:name="_Toc229775439"/><w:r><w:lastRenderedPageBreak/><w:t>Einleitung</w:t></w:r><w:bookmarkEnd w:id="0"/><w:bookmarkEnd w:id="1"/></w:p><w:p w14:paraId="1FEC3130" w14:textId="2D8FF891" w:rsidR="00CF35E1" w:rsidRDefault="00CF35E1" w:rsidP="00CF35E1"><w:r><w:t>Ziel dieses Dokuments ist es den technischen Umfang der von Nomad Digital bereitgestellten „Internet on Board (IoB)“-Lösung detailliert darzustellen.</w:t></w:r></w:p><w:p w14:paraId="1C7429BA" w14:textId="33500568" w:rsidR="00CF35E1" w:rsidRDefault="00CF35E1" w:rsidP="00CF35E1"><w:r><w:t>Das Dokument richtet sich ausschließlich an den Auftraggeber ÖBB und dient als technische Grundlage zur Integration, Abgrenzung und Dokumentation der Nomad-Komponenten innerhalb des Gesamtsystems.</w:t></w:r></w:p><w:p w14:paraId="0FA0035C" w14:textId="47B6D29A" w:rsidR="00CF35E1" w:rsidRPr="00D06B92" w:rsidRDefault="00CF35E1" w:rsidP="00CF35E1"><w:r><w:t>Schnittstellen zu Drittparteien – insbesondere zur durch Stadler betriebenen Netzwerkinfrastruktur – werden lediglich in dem Umfang betrachtet, wie sie für die Einbindung der Nomad-Lösung notwendig sind. Der Fokus liegt ausschließlich auf den Nomad-spezifischen Systembestandteilen und deren technischen Anforderungen.</w:t></w:r></w:p><w:p w14:paraId="41E13DBD" w14:textId="398C9D4B" w:rsidR="00CD5D58" w:rsidRPr="00215A00" w:rsidRDefault="00CD5D58" w:rsidP="00CD5D58"><w:r><w:t>Die Konfiguration für das Dosto Neu-Projekt wird von ÖBB wie folgt dargelegt:</w:t></w:r></w:p><w:p w14:paraId="790A4C5B" w14:textId="5D73F256" w:rsidR="00CD5D58" w:rsidRDefault="00CD5D58"><w:pPr><w:pStyle w:val="ListParagraph"/><w:numPr><w:ilvl w:val="0"/><w:numId w:val="6"/></w:numPr></w:pPr><w:r><w:t xml:space="preserve">Umfang: </w:t></w:r><w:r><w:br/><w:t>Abruf 1: 21x 4-Teiler und 20x 6-Teiler. (Nahverkehr)</w:t></w:r></w:p><w:p w14:paraId="4E55ABDA" w14:textId="724985D6" w:rsidR="00B920E8" w:rsidRDefault="00B920E8" w:rsidP="00B920E8"><w:pPr><w:pStyle w:val="ListParagraph"/></w:pPr><w:r><w:t>Abruf 2: 14x 6-Teiler. (Fernverkehr)</w:t></w:r><w:r><w:br/><w:t>Abruf 3: 21x 4-Teiler. (Nahverkehr)</w:t></w:r><w:r><w:br/><w:t>Abruf 4: 3 5-Teiler. (City Airport Train)</w:t></w:r></w:p><w:p w14:paraId="2B5AE4AF" w14:textId="73EEAA71" w:rsidR="00B920E8" w:rsidRPr="00215A00" w:rsidRDefault="00B920E8" w:rsidP="00B920E8"><w:pPr><w:pStyle w:val="ListParagraph"/></w:pPr><w:r><w:t>Abruf 5: 47x 4-Teiler. (Nahverkehr)</w:t></w:r></w:p><w:p w14:paraId="54357243" w14:textId="77777777" w:rsidR="00CF35E1" w:rsidRDefault="00CF35E1"><w:pPr><w:pStyle w:val="ListParagraph"/><w:numPr><w:ilvl w:val="0"/><w:numId w:val="6"/></w:numPr></w:pPr><w:r><w:t>Endkunde: Österreichische Bundesbahnen (ÖBB)</w:t></w:r></w:p><w:p w14:paraId="62C331BA" w14:textId="41A0F8BF" w:rsidR="00CF35E1" w:rsidRPr="00D06B92" w:rsidRDefault="00CF35E1"><w:pPr><w:pStyle w:val="ListParagraph"/><w:numPr><w:ilvl w:val="0"/><w:numId w:val="6"/></w:numPr></w:pPr><w:r><w:t>Hardwareinstallation: Stadler Rail</w:t></w:r></w:p><w:p w14:paraId="7557A726" w14:textId="05ABA5DC" w:rsidR="00CF35E1" w:rsidRPr="00D06B92" w:rsidRDefault="00CF35E1"><w:pPr><w:pStyle w:val="ListParagraph"/><w:numPr><w:ilvl w:val="0"/><w:numId w:val="6"/></w:numPr></w:pPr><w:r><w:t>Softwareinstallation: Nomad Digital</w:t></w:r></w:p><w:p w14:paraId="3EB4634D" w14:textId="0BB8CF10" w:rsidR="00CF35E1" w:rsidRPr="00D06B92" w:rsidRDefault="00CF35E1"><w:pPr><w:pStyle w:val="ListParagraph"/><w:numPr><w:ilvl w:val="0"/><w:numId w:val="6"/></w:numPr></w:pPr><w:r><w:t>Backend-Integration / Änderungen: Nomad Digital</w:t></w:r></w:p><w:p w14:paraId="29525C9D" w14:textId="2AC558A3" w:rsidR="00CF35E1" w:rsidRPr="0098299C" w:rsidRDefault="00D77930"><w:pPr><w:pStyle w:val="ListParagraph"/><w:numPr><w:ilvl w:val="0"/><w:numId w:val="6"/></w:numPr><w:rPr><w:lang w:val="en-GB"/></w:rPr></w:pPr><w:r><w:rPr><w:lang w:val="en-GB"/></w:rPr><w:t>System design (High-Level): Nomad Digital &amp; ÖBB</w:t></w:r></w:p><w:p w14:paraId="6D8A407E" w14:textId="77777777" w:rsidR="00761FE3" w:rsidRPr="00AB7F42" w:rsidRDefault="00761FE3"><w:pPr><w:rPr><w:lang w:val="en-GB" w:eastAsia="ja-JP"/></w:rPr></w:pPr><w:bookmarkStart w:id="2" w:name="_Hlk531872603"/><w:r><w:rPr><w:lang w:val="en-GB" w:eastAsia="ja-JP"/></w:rPr><w:br w:type="page"/></w:r></w:p><w:p w14:paraId="62FE8336" w14:textId="048DCB4C" w:rsidR="00A438A4" w:rsidRDefault="00BE0D5C" w:rsidP="00A438A4"><w:pPr><w:pStyle w:val="Heading1"/><w:rPr><w:lang w:eastAsia="ja-JP"/></w:rPr></w:pPr><w:bookmarkStart w:id="3" w:name="_Toc229775440"/><w:r><w:rPr><w:lang w:eastAsia="ja-JP"/></w:rPr><w:lastRenderedPageBreak/><w:t>ZUGZUSAMMENSTELLUNG</w:t></w:r><w:bookmarkEnd w:id="3"/></w:p><w:p w14:paraId="58FCA467" w14:textId="77777777" w:rsidR="00A438A4" w:rsidRDefault="00A438A4" w:rsidP="00A438A4"><w:pPr><w:rPr><w:lang w:eastAsia="ja-JP"/></w:rPr></w:pPr><w:bookmarkStart w:id="4" w:name="_Hlk205477386"/><w:bookmarkStart w:id="5" w:name="_Hlk205477360"/><w:r><w:rPr><w:lang w:eastAsia="ja-JP"/></w:rPr><w:t>Die DOSTO-Neu-Flotte der ÖBB besteht aus statischen Doppelstockgarnituren, die in vier Varianten verfügbar sind – jeweils zwei für den Einsatz im Nahverkehr und zwei für den Fernverkehr.</w:t></w:r></w:p><w:p w14:paraId="6F3BF1EF" w14:textId="2E4D5BC0" w:rsidR="00A438A4" w:rsidRPr="002A5DC0" w:rsidRDefault="00A438A4" w:rsidP="00A438A4"><w:pPr><w:pStyle w:val="Heading2"/><w:spacing w:after="120"/><w:ind w:left="1003" w:hanging="578"/></w:pPr><w:bookmarkStart w:id="6" w:name="_Toc229775441"/><w:bookmarkEnd w:id="4"/><w:r><w:t>Garnitur und Wagen Spezifikationen</w:t></w:r><w:bookmarkEnd w:id="6"/></w:p><w:tbl><w:tblPr><w:tblStyle w:val="TableGrid"/><w:tblW w:w="0" w:type="auto"/><w:jc w:val="center"/><w:tblLook w:val="04A0" w:firstRow="1" w:lastRow="0" w:firstColumn="1" w:lastColumn="0" w:noHBand="0" w:noVBand="1"/></w:tblPr><w:tblGrid><w:gridCol w:w="1271"/><w:gridCol w:w="1701"/><w:gridCol w:w="2336"/><w:gridCol w:w="1775"/><w:gridCol w:w="2262"/></w:tblGrid><w:tr w:rsidR="00A438A4" w:rsidRPr="0075315D" w14:paraId="016E8535" w14:textId="77777777" w:rsidTr="006B76E5"><w:trPr><w:jc w:val="center"/></w:trPr><w:tc><w:tcPr><w:tcW w:w="1271" w:type="dxa"/><w:shd w:val="clear" w:color="auto" w:fill="B8CCE4" w:themeFill="accent1" w:themeFillTint="66"/><w:vAlign w:val="center"/></w:tcPr><w:p w14:paraId="69BD5AF4" w14:textId="77777777" w:rsidR="00A438A4" w:rsidRPr="00AD4A76" w:rsidRDefault="00A438A4" w:rsidP="006B76E5"><w:pPr><w:jc w:val="center"/><w:rPr><w:rFonts w:asciiTheme="minorHAnsi" w:hAnsiTheme="minorHAnsi" w:cstheme="minorHAnsi"/><w:b/><w:bCs/><w:sz w:val="28"/><w:szCs w:val="28"/><w:lang w:eastAsia="ja-JP"/></w:rPr></w:pPr><w:r><w:rPr><w:rFonts w:asciiTheme="minorHAnsi" w:hAnsiTheme="minorHAnsi" w:cstheme="minorHAnsi"/><w:b/><w:bCs/><w:sz w:val="28"/><w:szCs w:val="28"/><w:lang w:eastAsia="ja-JP"/></w:rPr><w:t>Garnitur</w:t></w:r></w:p></w:tc><w:tc><w:tcPr><w:tcW w:w="4037" w:type="dxa"/><w:gridSpan w:val="2"/><w:shd w:val="clear" w:color="auto" w:fill="B8CCE4" w:themeFill="accent1" w:themeFillTint="66"/><w:vAlign w:val="center"/></w:tcPr><w:p w14:paraId="205729AB" w14:textId="77777777" w:rsidR="00A438A4" w:rsidRPr="00AD4A76" w:rsidRDefault="00A438A4" w:rsidP="006B76E5"><w:pPr><w:jc w:val="center"/><w:rPr><w:rFonts w:asciiTheme="minorHAnsi" w:hAnsiTheme="minorHAnsi" w:cstheme="minorHAnsi"/><w:sz w:val="28"/><w:szCs w:val="28"/><w:lang w:eastAsia="ja-JP"/></w:rPr></w:pPr><w:r><w:rPr><w:rFonts w:asciiTheme="minorHAnsi" w:hAnsiTheme="minorHAnsi" w:cstheme="minorHAnsi"/><w:b/><w:bCs/><w:sz w:val="28"/><w:szCs w:val="28"/><w:lang w:eastAsia="ja-JP"/></w:rPr><w:t>Nahverkehr</w:t></w:r></w:p></w:tc><w:tc><w:tcPr><w:tcW w:w="4037" w:type="dxa"/><w:gridSpan w:val="2"/><w:shd w:val="clear" w:color="auto" w:fill="B8CCE4" w:themeFill="accent1" w:themeFillTint="66"/><w:vAlign w:val="center"/></w:tcPr><w:p w14:paraId="4AE65598" w14:textId="77777777" w:rsidR="00A438A4" w:rsidRPr="00AD4A76" w:rsidRDefault="00A438A4" w:rsidP="006B76E5"><w:pPr><w:jc w:val="center"/><w:rPr><w:rFonts w:asciiTheme="minorHAnsi" w:hAnsiTheme="minorHAnsi" w:cstheme="minorHAnsi"/><w:b/><w:bCs/><w:sz w:val="28"/><w:szCs w:val="28"/><w:lang w:eastAsia="ja-JP"/></w:rPr></w:pPr><w:r><w:rPr><w:rFonts w:asciiTheme="minorHAnsi" w:hAnsiTheme="minorHAnsi" w:cstheme="minorHAnsi"/><w:b/><w:bCs/><w:sz w:val="28"/><w:szCs w:val="28"/><w:lang w:eastAsia="ja-JP"/></w:rPr><w:t>Fernverkehr</w:t></w:r></w:p></w:tc></w:tr><w:tr w:rsidR="00A438A4" w:rsidRPr="0075315D" w14:paraId="41E1BE45" w14:textId="77777777" w:rsidTr="00C62109"><w:trPr><w:jc w:val="center"/></w:trPr><w:tc><w:tcPr><w:tcW w:w="1271" w:type="dxa"/><w:shd w:val="clear" w:color="auto" w:fill="DBE5F1" w:themeFill="accent1" w:themeFillTint="33"/><w:vAlign w:val="center"/></w:tcPr><w:p w14:paraId="07F905B1" w14:textId="77777777" w:rsidR="00A438A4" w:rsidRPr="00AD4A76"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t>Variante</w:t></w:r></w:p></w:tc><w:tc><w:tcPr><w:tcW w:w="1701" w:type="dxa"/><w:shd w:val="clear" w:color="auto" w:fill="DBE5F1" w:themeFill="accent1" w:themeFillTint="33"/><w:vAlign w:val="center"/></w:tcPr><w:p w14:paraId="775C1D0F" w14:textId="77777777" w:rsidR="00A438A4" w:rsidRPr="00AD4A76"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t>4-Teiler</w:t></w:r></w:p></w:tc><w:tc><w:tcPr><w:tcW w:w="2336" w:type="dxa"/><w:shd w:val="clear" w:color="auto" w:fill="DBE5F1" w:themeFill="accent1" w:themeFillTint="33"/><w:vAlign w:val="center"/></w:tcPr><w:p w14:paraId="23D3B1EA" w14:textId="77777777" w:rsidR="00A438A4" w:rsidRPr="00AD4A76"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t>6-Teiler</w:t></w:r></w:p></w:tc><w:tc><w:tcPr><w:tcW w:w="1775" w:type="dxa"/><w:shd w:val="clear" w:color="auto" w:fill="DBE5F1" w:themeFill="accent1" w:themeFillTint="33"/><w:vAlign w:val="center"/></w:tcPr><w:p w14:paraId="0B5D17A2" w14:textId="77777777" w:rsidR="00A438A4" w:rsidRPr="00AD4A76"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t>5-Teiler</w:t></w:r></w:p></w:tc><w:tc><w:tcPr><w:tcW w:w="2262" w:type="dxa"/><w:shd w:val="clear" w:color="auto" w:fill="DBE5F1" w:themeFill="accent1" w:themeFillTint="33"/><w:vAlign w:val="center"/></w:tcPr><w:p w14:paraId="0D60491E" w14:textId="77777777" w:rsidR="00A438A4" w:rsidRPr="00AD4A76"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t>6-Teiler</w:t></w:r></w:p></w:tc></w:tr><w:tr w:rsidR="00A438A4" w:rsidRPr="0075315D" w14:paraId="0030FED6" w14:textId="77777777" w:rsidTr="00C62109"><w:trPr><w:jc w:val="center"/></w:trPr><w:tc><w:tcPr><w:tcW w:w="1271" w:type="dxa"/><w:shd w:val="clear" w:color="auto" w:fill="DBE5F1" w:themeFill="accent1" w:themeFillTint="33"/><w:vAlign w:val="center"/></w:tcPr><w:p w14:paraId="0C4D23A7" w14:textId="77777777" w:rsidR="00A438A4" w:rsidRPr="0075315D" w:rsidRDefault="00A438A4" w:rsidP="006B76E5"><w:pPr><w:jc w:val="center"/><w:rPr><w:rFonts w:asciiTheme="minorHAnsi" w:hAnsiTheme="minorHAnsi" w:cstheme="minorHAnsi"/><w:b/><w:bCs/><w:szCs w:val="22"/><w:lang w:eastAsia="ja-JP"/></w:rPr></w:pPr><w:r><w:rPr><w:rFonts w:asciiTheme="minorHAnsi" w:hAnsiTheme="minorHAnsi" w:cstheme="minorHAnsi"/><w:b/><w:bCs/><w:sz w:val="24"/><w:szCs w:val="24"/><w:lang w:eastAsia="ja-JP"/></w:rPr><w:t>Kennung</w:t></w:r></w:p></w:tc><w:tc><w:tcPr><w:tcW w:w="1701" w:type="dxa"/><w:shd w:val="clear" w:color="auto" w:fill="FFFFFF" w:themeFill="background1"/><w:vAlign w:val="center"/></w:tcPr><w:p w14:paraId="065D7532" w14:textId="77777777" w:rsidR="00A438A4" w:rsidRPr="00AD4A76" w:rsidRDefault="00A438A4" w:rsidP="006B76E5"><w:pPr><w:jc w:val="center"/><w:rPr><w:rFonts w:asciiTheme="minorHAnsi" w:hAnsiTheme="minorHAnsi" w:cstheme="minorHAnsi"/><w:sz w:val="24"/><w:szCs w:val="24"/><w:lang w:eastAsia="ja-JP"/></w:rPr></w:pPr><w:r><w:rPr><w:rFonts w:asciiTheme="minorHAnsi" w:hAnsiTheme="minorHAnsi" w:cstheme="minorHAnsi"/><w:sz w:val="24"/><w:szCs w:val="24"/><w:lang w:eastAsia="ja-JP"/></w:rPr><w:t>4734</w:t></w:r></w:p></w:tc><w:tc><w:tcPr><w:tcW w:w="2336" w:type="dxa"/><w:shd w:val="clear" w:color="auto" w:fill="FFFFFF" w:themeFill="background1"/><w:vAlign w:val="center"/></w:tcPr><w:p w14:paraId="4A65A321" w14:textId="77777777" w:rsidR="00A438A4" w:rsidRPr="00AD4A76" w:rsidRDefault="00A438A4" w:rsidP="006B76E5"><w:pPr><w:jc w:val="center"/><w:rPr><w:rFonts w:asciiTheme="minorHAnsi" w:hAnsiTheme="minorHAnsi" w:cstheme="minorHAnsi"/><w:sz w:val="24"/><w:szCs w:val="24"/><w:lang w:eastAsia="ja-JP"/></w:rPr></w:pPr><w:r><w:rPr><w:rFonts w:asciiTheme="minorHAnsi" w:hAnsiTheme="minorHAnsi" w:cstheme="minorHAnsi"/><w:sz w:val="24"/><w:szCs w:val="24"/><w:lang w:eastAsia="ja-JP"/></w:rPr><w:t>4736</w:t></w:r></w:p></w:tc><w:tc><w:tcPr><w:tcW w:w="1775" w:type="dxa"/><w:shd w:val="clear" w:color="auto" w:fill="FFFFFF" w:themeFill="background1"/><w:vAlign w:val="center"/></w:tcPr><w:p w14:paraId="38300A05" w14:textId="77777777" w:rsidR="00A438A4" w:rsidRPr="00AD4A76" w:rsidRDefault="00A438A4" w:rsidP="006B76E5"><w:pPr><w:jc w:val="center"/><w:rPr><w:rFonts w:asciiTheme="minorHAnsi" w:hAnsiTheme="minorHAnsi" w:cstheme="minorHAnsi"/><w:sz w:val="24"/><w:szCs w:val="24"/><w:lang w:eastAsia="ja-JP"/></w:rPr></w:pPr><w:r><w:rPr><w:rFonts w:asciiTheme="minorHAnsi" w:hAnsiTheme="minorHAnsi" w:cstheme="minorHAnsi"/><w:sz w:val="24"/><w:szCs w:val="24"/><w:lang w:eastAsia="ja-JP"/></w:rPr><w:t>4705</w:t></w:r></w:p></w:tc><w:tc><w:tcPr><w:tcW w:w="2262" w:type="dxa"/><w:shd w:val="clear" w:color="auto" w:fill="FFFFFF" w:themeFill="background1"/><w:vAlign w:val="center"/></w:tcPr><w:p w14:paraId="25FD4446" w14:textId="77777777" w:rsidR="00A438A4" w:rsidRPr="00AD4A76" w:rsidRDefault="00A438A4" w:rsidP="006B76E5"><w:pPr><w:jc w:val="center"/><w:rPr><w:rFonts w:asciiTheme="minorHAnsi" w:hAnsiTheme="minorHAnsi" w:cstheme="minorHAnsi"/><w:sz w:val="24"/><w:szCs w:val="24"/><w:lang w:eastAsia="ja-JP"/></w:rPr></w:pPr><w:r><w:rPr><w:rFonts w:asciiTheme="minorHAnsi" w:hAnsiTheme="minorHAnsi" w:cstheme="minorHAnsi"/><w:sz w:val="24"/><w:szCs w:val="24"/><w:lang w:eastAsia="ja-JP"/></w:rPr><w:t>4706</w:t></w:r></w:p></w:tc></w:tr><w:tr w:rsidR="00A438A4" w:rsidRPr="0075315D" w14:paraId="7BF8795D" w14:textId="77777777" w:rsidTr="00C62109"><w:trPr><w:jc w:val="center"/></w:trPr><w:tc><w:tcPr><w:tcW w:w="1271" w:type="dxa"/><w:shd w:val="clear" w:color="auto" w:fill="DBE5F1" w:themeFill="accent1" w:themeFillTint="33"/><w:vAlign w:val="center"/></w:tcPr><w:p w14:paraId="72ACFD34" w14:textId="77777777" w:rsidR="00A438A4" w:rsidRPr="0075315D" w:rsidRDefault="00A438A4" w:rsidP="006B76E5"><w:pPr><w:jc w:val="center"/><w:rPr><w:rFonts w:asciiTheme="minorHAnsi" w:hAnsiTheme="minorHAnsi" w:cstheme="minorHAnsi"/><w:b/><w:bCs/><w:szCs w:val="22"/><w:lang w:eastAsia="ja-JP"/></w:rPr></w:pPr><w:r><w:rPr><w:rFonts w:asciiTheme="minorHAnsi" w:hAnsiTheme="minorHAnsi" w:cstheme="minorHAnsi"/><w:b/><w:bCs/><w:sz w:val="24"/><w:szCs w:val="24"/><w:lang w:eastAsia="ja-JP"/></w:rPr><w:t>Aufbau</w:t></w:r></w:p></w:tc><w:tc><w:tcPr><w:tcW w:w="1701" w:type="dxa"/><w:shd w:val="clear" w:color="auto" w:fill="FFFFFF" w:themeFill="background1"/><w:vAlign w:val="center"/></w:tcPr><w:p w14:paraId="717AAD33" w14:textId="77777777" w:rsidR="00A438A4" w:rsidRPr="00AD4A76" w:rsidRDefault="00A438A4" w:rsidP="006B76E5"><w:pPr><w:jc w:val="center"/><w:rPr><w:rFonts w:asciiTheme="minorHAnsi" w:hAnsiTheme="minorHAnsi" w:cstheme="minorHAnsi"/><w:sz w:val="24"/><w:szCs w:val="24"/><w:lang w:eastAsia="ja-JP"/></w:rPr></w:pPr><w:r><w:rPr><w:rFonts w:asciiTheme="minorHAnsi" w:hAnsiTheme="minorHAnsi" w:cstheme="minorHAnsi"/><w:sz w:val="24"/><w:szCs w:val="24"/><w:lang w:eastAsia="ja-JP"/></w:rPr><w:t>A – C – G – B</w:t></w:r></w:p></w:tc><w:tc><w:tcPr><w:tcW w:w="2336" w:type="dxa"/><w:shd w:val="clear" w:color="auto" w:fill="FFFFFF" w:themeFill="background1"/><w:vAlign w:val="center"/></w:tcPr><w:p w14:paraId="0A5368C1" w14:textId="77777777" w:rsidR="00A438A4" w:rsidRPr="00AD4A76" w:rsidRDefault="00A438A4" w:rsidP="006B76E5"><w:pPr><w:jc w:val="center"/><w:rPr><w:rFonts w:asciiTheme="minorHAnsi" w:hAnsiTheme="minorHAnsi" w:cstheme="minorHAnsi"/><w:sz w:val="24"/><w:szCs w:val="24"/><w:lang w:eastAsia="ja-JP"/></w:rPr></w:pPr><w:r><w:rPr><w:rFonts w:asciiTheme="minorHAnsi" w:hAnsiTheme="minorHAnsi" w:cstheme="minorHAnsi"/><w:sz w:val="24"/><w:szCs w:val="24"/><w:lang w:eastAsia="ja-JP"/></w:rPr><w:t>A – C – D – E – F – B</w:t></w:r></w:p></w:tc><w:tc><w:tcPr><w:tcW w:w="1775" w:type="dxa"/><w:shd w:val="clear" w:color="auto" w:fill="FFFFFF" w:themeFill="background1"/><w:vAlign w:val="center"/></w:tcPr><w:p w14:paraId="3CE664E4" w14:textId="358210AF" w:rsidR="00A438A4" w:rsidRPr="00AD4A76" w:rsidRDefault="00A438A4" w:rsidP="006B76E5"><w:pPr><w:jc w:val="center"/><w:rPr><w:rFonts w:asciiTheme="minorHAnsi" w:hAnsiTheme="minorHAnsi" w:cstheme="minorHAnsi"/><w:sz w:val="24"/><w:szCs w:val="24"/><w:lang w:eastAsia="ja-JP"/></w:rPr></w:pPr><w:r><w:rPr><w:rFonts w:asciiTheme="minorHAnsi" w:hAnsiTheme="minorHAnsi" w:cstheme="minorHAnsi"/><w:sz w:val="24"/><w:szCs w:val="24"/><w:lang w:eastAsia="ja-JP"/></w:rPr><w:t>A – C – E – F – B</w:t></w:r></w:p></w:tc><w:tc><w:tcPr><w:tcW w:w="2262" w:type="dxa"/><w:shd w:val="clear" w:color="auto" w:fill="FFFFFF" w:themeFill="background1"/><w:vAlign w:val="center"/></w:tcPr><w:p w14:paraId="6DB9622E" w14:textId="77777777" w:rsidR="00A438A4" w:rsidRPr="00AD4A76" w:rsidRDefault="00A438A4" w:rsidP="006B76E5"><w:pPr><w:jc w:val="center"/><w:rPr><w:rFonts w:asciiTheme="minorHAnsi" w:hAnsiTheme="minorHAnsi" w:cstheme="minorHAnsi"/><w:sz w:val="24"/><w:szCs w:val="24"/><w:lang w:eastAsia="ja-JP"/></w:rPr></w:pPr><w:r><w:rPr><w:rFonts w:asciiTheme="minorHAnsi" w:hAnsiTheme="minorHAnsi" w:cstheme="minorHAnsi"/><w:sz w:val="24"/><w:szCs w:val="24"/><w:lang w:eastAsia="ja-JP"/></w:rPr><w:t>A – C – D – E – F – B</w:t></w:r></w:p></w:tc></w:tr><w:tr w:rsidR="00A438A4" w:rsidRPr="0075315D" w14:paraId="7246A0ED" w14:textId="77777777" w:rsidTr="006B76E5"><w:trPr><w:jc w:val="center"/></w:trPr><w:tc><w:tcPr><w:tcW w:w="1271" w:type="dxa"/><w:shd w:val="clear" w:color="auto" w:fill="DBE5F1" w:themeFill="accent1" w:themeFillTint="33"/><w:vAlign w:val="center"/></w:tcPr><w:p w14:paraId="0654F254" w14:textId="77777777" w:rsidR="00A438A4" w:rsidRPr="00AD4A76"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t>Typ</w:t></w:r></w:p></w:tc><w:tc><w:tcPr><w:tcW w:w="8074" w:type="dxa"/><w:gridSpan w:val="4"/><w:shd w:val="clear" w:color="auto" w:fill="FFFFFF" w:themeFill="background1"/><w:vAlign w:val="center"/></w:tcPr><w:p w14:paraId="03E138A4" w14:textId="77777777" w:rsidR="00A438A4" w:rsidRPr="00AD4A76" w:rsidRDefault="00A438A4" w:rsidP="006B76E5"><w:pPr><w:jc w:val="center"/><w:rPr><w:rFonts w:asciiTheme="minorHAnsi" w:hAnsiTheme="minorHAnsi" w:cstheme="minorHAnsi"/><w:sz w:val="24"/><w:szCs w:val="24"/><w:lang w:eastAsia="ja-JP"/></w:rPr></w:pPr><w:r><w:rPr><w:rFonts w:asciiTheme="minorHAnsi" w:hAnsiTheme="minorHAnsi" w:cstheme="minorHAnsi"/><w:sz w:val="24"/><w:szCs w:val="24"/><w:lang w:eastAsia="ja-JP"/></w:rPr><w:t>Statisch</w:t></w:r></w:p></w:tc></w:tr></w:tbl><w:p w14:paraId="1A988A87" w14:textId="77777777" w:rsidR="00A438A4" w:rsidRDefault="00A438A4" w:rsidP="00A438A4"/><w:tbl><w:tblPr><w:tblStyle w:val="TableGrid"/><w:tblW w:w="0" w:type="auto"/><w:jc w:val="center"/><w:tblLook w:val="04A0" w:firstRow="1" w:lastRow="0" w:firstColumn="1" w:lastColumn="0" w:noHBand="0" w:noVBand="1"/></w:tblPr><w:tblGrid><w:gridCol w:w="2985"/><w:gridCol w:w="3374"/><w:gridCol w:w="2986"/></w:tblGrid><w:tr w:rsidR="00A438A4" w:rsidRPr="0075315D" w14:paraId="50D1FBD0" w14:textId="77777777" w:rsidTr="006B76E5"><w:trPr><w:jc w:val="center"/></w:trPr><w:tc><w:tcPr><w:tcW w:w="9345" w:type="dxa"/><w:gridSpan w:val="3"/><w:shd w:val="clear" w:color="auto" w:fill="B8CCE4" w:themeFill="accent1" w:themeFillTint="66"/><w:vAlign w:val="center"/></w:tcPr><w:p w14:paraId="69071C35" w14:textId="77777777" w:rsidR="00A438A4" w:rsidRPr="0075315D" w:rsidRDefault="00A438A4" w:rsidP="006B76E5"><w:pPr><w:jc w:val="center"/><w:rPr><w:rFonts w:asciiTheme="minorHAnsi" w:hAnsiTheme="minorHAnsi" w:cstheme="minorHAnsi"/><w:sz w:val="24"/><w:szCs w:val="24"/><w:lang w:eastAsia="ja-JP"/></w:rPr></w:pPr><w:r><w:rPr><w:rFonts w:asciiTheme="minorHAnsi" w:hAnsiTheme="minorHAnsi" w:cstheme="minorHAnsi"/><w:b/><w:bCs/><w:sz w:val="24"/><w:szCs w:val="24"/><w:lang w:eastAsia="ja-JP"/></w:rPr><w:t>Wagendetails</w:t></w:r></w:p></w:tc></w:tr><w:tr w:rsidR="00A438A4" w:rsidRPr="0075315D" w14:paraId="66BEB189" w14:textId="77777777" w:rsidTr="006B76E5"><w:trPr><w:jc w:val="center"/></w:trPr><w:tc><w:tcPr><w:tcW w:w="2985" w:type="dxa"/><w:shd w:val="clear" w:color="auto" w:fill="DBE5F1" w:themeFill="accent1" w:themeFillTint="33"/><w:vAlign w:val="center"/></w:tcPr><w:p w14:paraId="22B63D3F"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b/><w:bCs/><w:sz w:val="22"/><w:szCs w:val="22"/><w:lang w:eastAsia="ja-JP"/></w:rPr><w:t>Wagentyp</w:t></w:r></w:p></w:tc><w:tc><w:tcPr><w:tcW w:w="3374" w:type="dxa"/><w:shd w:val="clear" w:color="auto" w:fill="DBE5F1" w:themeFill="accent1" w:themeFillTint="33"/><w:vAlign w:val="center"/></w:tcPr><w:p w14:paraId="445855D4" w14:textId="77777777" w:rsidR="00A438A4" w:rsidRPr="0075315D" w:rsidRDefault="00A438A4" w:rsidP="006B76E5"><w:pPr><w:jc w:val="center"/><w:rPr><w:rFonts w:asciiTheme="minorHAnsi" w:hAnsiTheme="minorHAnsi" w:cstheme="minorHAnsi"/><w:b/><w:sz w:val="22"/><w:szCs w:val="22"/><w:lang w:eastAsia="ja-JP"/></w:rPr></w:pPr><w:r><w:rPr><w:rFonts w:asciiTheme="minorHAnsi" w:hAnsiTheme="minorHAnsi" w:cstheme="minorHAnsi"/><w:b/><w:sz w:val="22"/><w:szCs w:val="22"/><w:lang w:eastAsia="ja-JP"/></w:rPr><w:t>Wagennummer (Position)</w:t></w:r></w:p></w:tc><w:tc><w:tcPr><w:tcW w:w="2986" w:type="dxa"/><w:shd w:val="clear" w:color="auto" w:fill="DBE5F1" w:themeFill="accent1" w:themeFillTint="33"/><w:vAlign w:val="center"/></w:tcPr><w:p w14:paraId="0BE18BD9"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b/><w:bCs/><w:sz w:val="22"/><w:szCs w:val="22"/><w:lang w:eastAsia="ja-JP"/></w:rPr><w:t>Wagenbezeichnung</w:t></w:r></w:p></w:tc></w:tr><w:tr w:rsidR="00A438A4" w:rsidRPr="0075315D" w14:paraId="38C7F7DB" w14:textId="77777777" w:rsidTr="006B76E5"><w:trPr><w:jc w:val="center"/></w:trPr><w:tc><w:tcPr><w:tcW w:w="2985" w:type="dxa"/><w:shd w:val="clear" w:color="auto" w:fill="FFFFFF" w:themeFill="background1"/><w:vAlign w:val="center"/></w:tcPr><w:p w14:paraId="3CADCD54" w14:textId="77777777" w:rsidR="00A438A4" w:rsidRPr="00245FB8"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Steuerwagen</w:t></w:r></w:p></w:tc><w:tc><w:tcPr><w:tcW w:w="3374" w:type="dxa"/><w:vAlign w:val="center"/></w:tcPr><w:p w14:paraId="72AAF351"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100</w:t></w:r></w:p></w:tc><w:tc><w:tcPr><w:tcW w:w="2986" w:type="dxa"/><w:vAlign w:val="center"/></w:tcPr><w:p w14:paraId="23456888"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A</w:t></w:r></w:p></w:tc></w:tr><w:tr w:rsidR="00A438A4" w:rsidRPr="0075315D" w14:paraId="74CD6E0B" w14:textId="77777777" w:rsidTr="006B76E5"><w:trPr><w:jc w:val="center"/></w:trPr><w:tc><w:tcPr><w:tcW w:w="2985" w:type="dxa"/><w:shd w:val="clear" w:color="auto" w:fill="FFFFFF" w:themeFill="background1"/><w:vAlign w:val="center"/></w:tcPr><w:p w14:paraId="6A7C6D37" w14:textId="77777777" w:rsidR="00A438A4" w:rsidRPr="00245FB8"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Mittelwagen</w:t></w:r></w:p></w:tc><w:tc><w:tcPr><w:tcW w:w="3374" w:type="dxa"/><w:vAlign w:val="center"/></w:tcPr><w:p w14:paraId="4276BCF5"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200</w:t></w:r></w:p></w:tc><w:tc><w:tcPr><w:tcW w:w="2986" w:type="dxa"/><w:vAlign w:val="center"/></w:tcPr><w:p w14:paraId="603BE502"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C</w:t></w:r></w:p></w:tc></w:tr><w:tr w:rsidR="00A438A4" w:rsidRPr="0075315D" w14:paraId="0DDD598F" w14:textId="77777777" w:rsidTr="006B76E5"><w:trPr><w:jc w:val="center"/></w:trPr><w:tc><w:tcPr><w:tcW w:w="2985" w:type="dxa"/><w:shd w:val="clear" w:color="auto" w:fill="FFFFFF" w:themeFill="background1"/><w:vAlign w:val="center"/></w:tcPr><w:p w14:paraId="0803808E" w14:textId="77777777" w:rsidR="00A438A4" w:rsidRPr="00245FB8"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Mittelwagen</w:t></w:r></w:p></w:tc><w:tc><w:tcPr><w:tcW w:w="3374" w:type="dxa"/><w:vAlign w:val="center"/></w:tcPr><w:p w14:paraId="09677213"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300</w:t></w:r></w:p></w:tc><w:tc><w:tcPr><w:tcW w:w="2986" w:type="dxa"/><w:vAlign w:val="center"/></w:tcPr><w:p w14:paraId="608FF600"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D / G</w:t></w:r></w:p></w:tc></w:tr><w:tr w:rsidR="00A438A4" w:rsidRPr="0075315D" w14:paraId="2883DA25" w14:textId="77777777" w:rsidTr="006B76E5"><w:trPr><w:jc w:val="center"/></w:trPr><w:tc><w:tcPr><w:tcW w:w="2985" w:type="dxa"/><w:shd w:val="clear" w:color="auto" w:fill="FFFFFF" w:themeFill="background1"/><w:vAlign w:val="center"/></w:tcPr><w:p w14:paraId="7FC18A94" w14:textId="77777777" w:rsidR="00A438A4" w:rsidRPr="00245FB8"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Mittelwagen</w:t></w:r></w:p></w:tc><w:tc><w:tcPr><w:tcW w:w="3374" w:type="dxa"/><w:vAlign w:val="center"/></w:tcPr><w:p w14:paraId="3EEE427B"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400</w:t></w:r></w:p></w:tc><w:tc><w:tcPr><w:tcW w:w="2986" w:type="dxa"/><w:vAlign w:val="center"/></w:tcPr><w:p w14:paraId="5579461E"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E</w:t></w:r></w:p></w:tc></w:tr><w:tr w:rsidR="00A438A4" w:rsidRPr="0075315D" w14:paraId="5BB97EA4" w14:textId="77777777" w:rsidTr="006B76E5"><w:trPr><w:jc w:val="center"/></w:trPr><w:tc><w:tcPr><w:tcW w:w="2985" w:type="dxa"/><w:shd w:val="clear" w:color="auto" w:fill="FFFFFF" w:themeFill="background1"/><w:vAlign w:val="center"/></w:tcPr><w:p w14:paraId="655490D6" w14:textId="77777777" w:rsidR="00A438A4" w:rsidRPr="00245FB8"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Mittelwagen</w:t></w:r></w:p></w:tc><w:tc><w:tcPr><w:tcW w:w="3374" w:type="dxa"/><w:vAlign w:val="center"/></w:tcPr><w:p w14:paraId="784541F2"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500</w:t></w:r></w:p></w:tc><w:tc><w:tcPr><w:tcW w:w="2986" w:type="dxa"/><w:vAlign w:val="center"/></w:tcPr><w:p w14:paraId="13FFE9D0"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F</w:t></w:r></w:p></w:tc></w:tr><w:tr w:rsidR="00A438A4" w:rsidRPr="0075315D" w14:paraId="3FEF6E2B" w14:textId="77777777" w:rsidTr="006B76E5"><w:trPr><w:jc w:val="center"/></w:trPr><w:tc><w:tcPr><w:tcW w:w="2985" w:type="dxa"/><w:shd w:val="clear" w:color="auto" w:fill="FFFFFF" w:themeFill="background1"/><w:vAlign w:val="center"/></w:tcPr><w:p w14:paraId="763C4E9D" w14:textId="77777777" w:rsidR="00A438A4" w:rsidRPr="00245FB8"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Steuerwagen (Endwagen)</w:t></w:r></w:p></w:tc><w:tc><w:tcPr><w:tcW w:w="3374" w:type="dxa"/><w:vAlign w:val="center"/></w:tcPr><w:p w14:paraId="02A0D29A"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600</w:t></w:r></w:p></w:tc><w:tc><w:tcPr><w:tcW w:w="2986" w:type="dxa"/><w:vAlign w:val="center"/></w:tcPr><w:p w14:paraId="6EBC1145" w14:textId="77777777" w:rsidR="00A438A4" w:rsidRPr="0075315D" w:rsidRDefault="00A438A4" w:rsidP="006B76E5"><w:pPr><w:jc w:val="center"/><w:rPr><w:rFonts w:asciiTheme="minorHAnsi" w:hAnsiTheme="minorHAnsi" w:cstheme="minorHAnsi"/><w:sz w:val="22"/><w:szCs w:val="22"/><w:lang w:eastAsia="ja-JP"/></w:rPr></w:pPr><w:r><w:rPr><w:rFonts w:asciiTheme="minorHAnsi" w:hAnsiTheme="minorHAnsi" w:cstheme="minorHAnsi"/><w:sz w:val="22"/><w:szCs w:val="22"/><w:lang w:eastAsia="ja-JP"/></w:rPr><w:t>B</w:t></w:r></w:p></w:tc></w:tr></w:tbl><w:p w14:paraId="5F6239F7" w14:textId="77777777" w:rsidR="00A438A4" w:rsidRDefault="00A438A4" w:rsidP="00A438A4"><w:pPr><w:rPr><w:lang w:eastAsia="ja-JP"/></w:rPr></w:pPr><w:r><w:rPr><w:lang w:eastAsia="ja-JP"/></w:rPr><w:t>Die Mittelwagen D und G sind für die Nomad Lösung als ident zu betrachten.</w:t></w:r></w:p><w:p w14:paraId="6F9E4E5F" w14:textId="77777777" w:rsidR="00BE0D5C" w:rsidRDefault="00BE0D5C" w:rsidP="00A438A4"><w:pPr><w:rPr><w:lang w:eastAsia="ja-JP"/></w:rPr></w:pPr></w:p><w:p w14:paraId="6AA2B808" w14:textId="77777777" w:rsidR="0036318C" w:rsidRDefault="00D45FC0"><w:pPr><w:pStyle w:val="Heading3"/></w:pPr><w:bookmarkStart w:id="7" w:name="_Toc229775442"/><w:r><w:lastRenderedPageBreak/><w:t>Wagenpositionen und IoB-Funktion</w:t></w:r><w:bookmarkEnd w:id="7"/></w:p><w:p w14:paraId="7F7B01F7" w14:textId="77777777" w:rsidR="0036318C" w:rsidRDefault="00D45FC0"><w:r><w:t>Die folgende Tabelle ergänzt die Garnitur-Übersicht um die jeweilige IoB-Funktion und Besonderheiten je Wagenposition.</w:t></w:r></w:p><w:tbl><w:tblPr><w:tblStyle w:val="TableGrid"/><w:tblW w:w="9370" w:type="dxa"/><w:tblLook w:val="04A0" w:firstRow="1" w:lastRow="0" w:firstColumn="1" w:lastColumn="0" w:noHBand="0" w:noVBand="1"/></w:tblPr><w:tblGrid><w:gridCol w:w="1476"/><w:gridCol w:w="1081"/><w:gridCol w:w="1305"/><w:gridCol w:w="1489"/><w:gridCol w:w="1457"/><w:gridCol w:w="2562"/></w:tblGrid><w:tr w:rsidR="0036318C" w14:paraId="0BFD5216" w14:textId="77777777"><w:tc><w:tcPr><w:tcW w:w="1500" w:type="dxa"/><w:shd w:val="clear" w:color="auto" w:fill="D5E8F0"/></w:tcPr><w:p w14:paraId="2D07529F" w14:textId="77777777" w:rsidR="0036318C" w:rsidRDefault="00D45FC0"><w:r><w:rPr><w:b/></w:rPr><w:t>Wagentyp</w:t></w:r></w:p></w:tc><w:tc><w:tcPr><w:tcW w:w="1100" w:type="dxa"/><w:shd w:val="clear" w:color="auto" w:fill="D5E8F0"/></w:tcPr><w:p w14:paraId="0CF97B33" w14:textId="77777777" w:rsidR="0036318C" w:rsidRDefault="00D45FC0"><w:r><w:rPr><w:b/></w:rPr><w:t>Position</w:t></w:r></w:p></w:tc><w:tc><w:tcPr><w:tcW w:w="1100" w:type="dxa"/><w:shd w:val="clear" w:color="auto" w:fill="D5E8F0"/></w:tcPr><w:p w14:paraId="59F81A69" w14:textId="77777777" w:rsidR="0036318C" w:rsidRDefault="00D45FC0"><w:r><w:rPr><w:b/></w:rPr><w:t>Bezeichnung</w:t></w:r></w:p></w:tc><w:tc><w:tcPr><w:tcW w:w="1500" w:type="dxa"/><w:shd w:val="clear" w:color="auto" w:fill="D5E8F0"/></w:tcPr><w:p w14:paraId="1E1A018B" w14:textId="77777777" w:rsidR="0036318C" w:rsidRDefault="00D45FC0"><w:r><w:rPr><w:b/></w:rPr><w:t>CCU</w:t></w:r></w:p></w:tc><w:tc><w:tcPr><w:tcW w:w="1500" w:type="dxa"/><w:shd w:val="clear" w:color="auto" w:fill="D5E8F0"/></w:tcPr><w:p w14:paraId="66B9EB57" w14:textId="77777777" w:rsidR="0036318C" w:rsidRDefault="00D45FC0"><w:r><w:rPr><w:b/></w:rPr><w:t>Master-Antennen</w:t></w:r></w:p></w:tc><w:tc><w:tcPr><w:tcW w:w="2670" w:type="dxa"/><w:shd w:val="clear" w:color="auto" w:fill="D5E8F0"/></w:tcPr><w:p w14:paraId="05864B24" w14:textId="77777777" w:rsidR="0036318C" w:rsidRDefault="00D45FC0"><w:r><w:rPr><w:b/></w:rPr><w:t>IoB-Funktion / Besonderheiten</w:t></w:r></w:p></w:tc></w:tr><w:tr w:rsidR="0036318C" w14:paraId="2496EEB0" w14:textId="77777777"><w:tc><w:tcPr><w:tcW w:w="1500" w:type="dxa"/></w:tcPr><w:p w14:paraId="1042DDB4" w14:textId="77777777" w:rsidR="0036318C" w:rsidRDefault="00D45FC0"><w:r><w:t>Steuerwagen</w:t></w:r></w:p></w:tc><w:tc><w:tcPr><w:tcW w:w="1100" w:type="dxa"/></w:tcPr><w:p w14:paraId="703FEF58" w14:textId="77777777" w:rsidR="0036318C" w:rsidRDefault="00D45FC0"><w:r><w:t>100</w:t></w:r></w:p></w:tc><w:tc><w:tcPr><w:tcW w:w="1100" w:type="dxa"/></w:tcPr><w:p w14:paraId="5FCE0292" w14:textId="77777777" w:rsidR="0036318C" w:rsidRDefault="00D45FC0"><w:r><w:t>A</w:t></w:r></w:p></w:tc><w:tc><w:tcPr><w:tcW w:w="1500" w:type="dxa"/></w:tcPr><w:p w14:paraId="7D4581C3" w14:textId="77777777" w:rsidR="0036318C" w:rsidRDefault="00D45FC0"><w:r><w:t>Nein</w:t></w:r></w:p></w:tc><w:tc><w:tcPr><w:tcW w:w="1500" w:type="dxa"/></w:tcPr><w:p w14:paraId="6E90172A" w14:textId="77777777" w:rsidR="0036318C" w:rsidRDefault="00D45FC0"><w:r><w:t>Nein</w:t></w:r></w:p></w:tc><w:tc><w:tcPr><w:tcW w:w="2670" w:type="dxa"/></w:tcPr><w:p w14:paraId="28D593E1" w14:textId="77777777" w:rsidR="0036318C" w:rsidRDefault="00D45FC0"><w:r><w:t>Endwagen, Fahrgastnetz, Switches + 4× AP, keine Master-Funktion</w:t></w:r></w:p></w:tc></w:tr><w:tr w:rsidR="0036318C" w14:paraId="3AF313B3" w14:textId="77777777"><w:tc><w:tcPr><w:tcW w:w="1500" w:type="dxa"/></w:tcPr><w:p w14:paraId="4D4FA882" w14:textId="77777777" w:rsidR="0036318C" w:rsidRDefault="00D45FC0"><w:r><w:t>Mittelwagen</w:t></w:r></w:p></w:tc><w:tc><w:tcPr><w:tcW w:w="1100" w:type="dxa"/></w:tcPr><w:p w14:paraId="04006383" w14:textId="77777777" w:rsidR="0036318C" w:rsidRDefault="00D45FC0"><w:r><w:t>200</w:t></w:r></w:p></w:tc><w:tc><w:tcPr><w:tcW w:w="1100" w:type="dxa"/></w:tcPr><w:p w14:paraId="1DF65BBA" w14:textId="77777777" w:rsidR="0036318C" w:rsidRDefault="00D45FC0"><w:r><w:t>C</w:t></w:r></w:p></w:tc><w:tc><w:tcPr><w:tcW w:w="1500" w:type="dxa"/></w:tcPr><w:p w14:paraId="0F29BED2" w14:textId="77777777" w:rsidR="0036318C" w:rsidRDefault="00D45FC0"><w:r><w:t>Nein</w:t></w:r></w:p></w:tc><w:tc><w:tcPr><w:tcW w:w="1500" w:type="dxa"/></w:tcPr><w:p w14:paraId="4F8A465F" w14:textId="77777777" w:rsidR="0036318C" w:rsidRDefault="00D45FC0"><w:r><w:t>Nein</w:t></w:r></w:p></w:tc><w:tc><w:tcPr><w:tcW w:w="2670" w:type="dxa"/></w:tcPr><w:p w14:paraId="06BA7A50" w14:textId="77777777" w:rsidR="0036318C" w:rsidRDefault="00D45FC0"><w:r><w:t>Mittelwagen, Standard-IoB-Ausstattung (3× Switch, 4× AP)</w:t></w:r></w:p></w:tc></w:tr><w:tr w:rsidR="0036318C" w14:paraId="31B08810" w14:textId="77777777"><w:tc><w:tcPr><w:tcW w:w="1500" w:type="dxa"/></w:tcPr><w:p w14:paraId="1A477C31" w14:textId="77777777" w:rsidR="0036318C" w:rsidRDefault="00D45FC0"><w:r><w:t>Mittelwagen</w:t></w:r></w:p></w:tc><w:tc><w:tcPr><w:tcW w:w="1100" w:type="dxa"/></w:tcPr><w:p w14:paraId="43742630" w14:textId="77777777" w:rsidR="0036318C" w:rsidRDefault="00D45FC0"><w:r><w:t>300</w:t></w:r></w:p></w:tc><w:tc><w:tcPr><w:tcW w:w="1100" w:type="dxa"/></w:tcPr><w:p w14:paraId="59E9D6BA" w14:textId="77777777" w:rsidR="0036318C" w:rsidRDefault="00D45FC0"><w:r><w:t>D / G</w:t></w:r></w:p></w:tc><w:tc><w:tcPr><w:tcW w:w="1500" w:type="dxa"/></w:tcPr><w:p w14:paraId="7ADF8EDC" w14:textId="77777777" w:rsidR="0036318C" w:rsidRDefault="00D45FC0"><w:r><w:t>Nein (Reserveplatz)</w:t></w:r></w:p></w:tc><w:tc><w:tcPr><w:tcW w:w="1500" w:type="dxa"/></w:tcPr><w:p w14:paraId="6D788056" w14:textId="77777777" w:rsidR="0036318C" w:rsidRDefault="00D45FC0"><w:r><w:t>Nein</w:t></w:r></w:p></w:tc><w:tc><w:tcPr><w:tcW w:w="2670" w:type="dxa"/></w:tcPr><w:p w14:paraId="42E04B2B" w14:textId="77777777" w:rsidR="0036318C" w:rsidRDefault="00D45FC0"><w:r><w:t>Mittelwagen; Reserveplatz für optionale zweite CCU (in dieser Lieferung nicht ausgestattet)</w:t></w:r></w:p></w:tc></w:tr><w:tr w:rsidR="0036318C" w14:paraId="65A431D9" w14:textId="77777777"><w:tc><w:tcPr><w:tcW w:w="1500" w:type="dxa"/></w:tcPr><w:p w14:paraId="5C60A6AD" w14:textId="77777777" w:rsidR="0036318C" w:rsidRDefault="00D45FC0"><w:r><w:t>Mittelwagen</w:t></w:r></w:p></w:tc><w:tc><w:tcPr><w:tcW w:w="1100" w:type="dxa"/></w:tcPr><w:p w14:paraId="02E72506" w14:textId="77777777" w:rsidR="0036318C" w:rsidRDefault="00D45FC0"><w:r><w:t>400</w:t></w:r></w:p></w:tc><w:tc><w:tcPr><w:tcW w:w="1100" w:type="dxa"/></w:tcPr><w:p w14:paraId="7884196A" w14:textId="77777777" w:rsidR="0036318C" w:rsidRDefault="00D45FC0"><w:r><w:t>E</w:t></w:r></w:p></w:tc><w:tc><w:tcPr><w:tcW w:w="1500" w:type="dxa"/></w:tcPr><w:p w14:paraId="7ECFE73A" w14:textId="77777777" w:rsidR="0036318C" w:rsidRDefault="00D45FC0"><w:r><w:t>Nein</w:t></w:r></w:p></w:tc><w:tc><w:tcPr><w:tcW w:w="1500" w:type="dxa"/></w:tcPr><w:p w14:paraId="08E6863F" w14:textId="77777777" w:rsidR="0036318C" w:rsidRDefault="00D45FC0"><w:r><w:t>Nein</w:t></w:r></w:p></w:tc><w:tc><w:tcPr><w:tcW w:w="2670" w:type="dxa"/></w:tcPr><w:p w14:paraId="0EB8E134" w14:textId="77777777" w:rsidR="0036318C" w:rsidRDefault="00D45FC0"><w:r><w:t>Mittelwagen, Standard-IoB-Ausstattung</w:t></w:r></w:p></w:tc></w:tr><w:tr w:rsidR="0036318C" w14:paraId="5EF444E2" w14:textId="77777777"><w:tc><w:tcPr><w:tcW w:w="1500" w:type="dxa"/></w:tcPr><w:p w14:paraId="6719473E" w14:textId="77777777" w:rsidR="0036318C" w:rsidRDefault="00D45FC0"><w:r><w:t>Mittelwagen (Master)</w:t></w:r></w:p></w:tc><w:tc><w:tcPr><w:tcW w:w="1100" w:type="dxa"/></w:tcPr><w:p w14:paraId="4FCF0790" w14:textId="77777777" w:rsidR="0036318C" w:rsidRDefault="00D45FC0"><w:r><w:t>500</w:t></w:r></w:p></w:tc><w:tc><w:tcPr><w:tcW w:w="1100" w:type="dxa"/></w:tcPr><w:p w14:paraId="54620AAF" w14:textId="77777777" w:rsidR="0036318C" w:rsidRDefault="00D45FC0"><w:r><w:t>F</w:t></w:r></w:p></w:tc><w:tc><w:tcPr><w:tcW w:w="1500" w:type="dxa"/></w:tcPr><w:p w14:paraId="5040C094" w14:textId="77777777" w:rsidR="0036318C" w:rsidRDefault="00D45FC0"><w:r><w:t>Ja (R5001C)</w:t></w:r></w:p></w:tc><w:tc><w:tcPr><w:tcW w:w="1500" w:type="dxa"/></w:tcPr><w:p w14:paraId="5F28C1E9" w14:textId="77777777" w:rsidR="0036318C" w:rsidRDefault="00D45FC0"><w:r><w:t>Ja (4×)</w:t></w:r></w:p></w:tc><w:tc><w:tcPr><w:tcW w:w="2670" w:type="dxa"/></w:tcPr><w:p w14:paraId="39A3E0CF" w14:textId="77777777" w:rsidR="0036318C" w:rsidRDefault="00D45FC0"><w:r><w:t>Master-Wagen: CCU R5001C, 4× Dachantenne 1399.99.0307, Backend-Anbindung</w:t></w:r></w:p></w:tc></w:tr><w:tr w:rsidR="0036318C" w14:paraId="6F7A891E" w14:textId="77777777"><w:tc><w:tcPr><w:tcW w:w="1500" w:type="dxa"/></w:tcPr><w:p w14:paraId="5C036A37" w14:textId="77777777" w:rsidR="0036318C" w:rsidRDefault="00D45FC0"><w:r><w:t>Steuerwagen</w:t></w:r></w:p></w:tc><w:tc><w:tcPr><w:tcW w:w="1100" w:type="dxa"/></w:tcPr><w:p w14:paraId="0A0EB133" w14:textId="77777777" w:rsidR="0036318C" w:rsidRDefault="00D45FC0"><w:r><w:t>600</w:t></w:r></w:p></w:tc><w:tc><w:tcPr><w:tcW w:w="1100" w:type="dxa"/></w:tcPr><w:p w14:paraId="70B0B69C" w14:textId="77777777" w:rsidR="0036318C" w:rsidRDefault="00D45FC0"><w:r><w:t>B</w:t></w:r></w:p></w:tc><w:tc><w:tcPr><w:tcW w:w="1500" w:type="dxa"/></w:tcPr><w:p w14:paraId="465A6AA5" w14:textId="77777777" w:rsidR="0036318C" w:rsidRDefault="00D45FC0"><w:r><w:t>Nein</w:t></w:r></w:p></w:tc><w:tc><w:tcPr><w:tcW w:w="1500" w:type="dxa"/></w:tcPr><w:p w14:paraId="15BA0C0B" w14:textId="77777777" w:rsidR="0036318C" w:rsidRDefault="00D45FC0"><w:r><w:t>Nein</w:t></w:r></w:p></w:tc><w:tc><w:tcPr><w:tcW w:w="2670" w:type="dxa"/></w:tcPr><w:p w14:paraId="1D6CBC25" w14:textId="77777777" w:rsidR="0036318C" w:rsidRDefault="00D45FC0"><w:r><w:t>Endwagen (Cab), Fahrgastnetz, Switches + 4× AP</w:t></w:r></w:p></w:tc></w:tr></w:tbl><w:p w14:paraId="4AEB2E25" w14:textId="77777777" w:rsidR="0036318C" w:rsidRDefault="0036318C"/><w:p w14:paraId="3B563129" w14:textId="77777777" w:rsidR="0036318C" w:rsidRDefault="00D45FC0"><w:r><w:t>Hinweise:</w:t></w:r></w:p><w:p w14:paraId="74A8C510" w14:textId="77777777" w:rsidR="0036318C" w:rsidRDefault="00D45FC0"><w:pPr><w:pStyle w:val="ListParagraph"/><w:numPr><w:ilvl w:val="0"/><w:numId w:val="1"/></w:numPr></w:pPr><w:r><w:t>In den 4-Teiler- und 5-Teiler-Varianten entfällt je nach Aufbau einer der Mittelwagen (D bzw. G); die übrigen Wagen behalten ihre IoB-Funktion gemäß obiger Tabelle.</w:t></w:r></w:p><w:p w14:paraId="099CE87B" w14:textId="77777777" w:rsidR="0036318C" w:rsidRDefault="00D45FC0"><w:pPr><w:pStyle w:val="ListParagraph"/><w:numPr><w:ilvl w:val="0"/><w:numId w:val="1"/></w:numPr></w:pPr><w:r><w:t>Der Mittelwagen 300 fungiert als physischer Reserveplatz für eine optionale zweite CCU. Diese Option ist im Rahmen der vorliegenden Lieferung nicht bestückt – der Auslieferungszustand ist Single-CCU pro Garnitur.</w:t></w:r></w:p><w:p w14:paraId="638F7F4A" w14:textId="77777777" w:rsidR="0036318C" w:rsidRDefault="00D45FC0"><w:pPr><w:pStyle w:val="ListParagraph"/><w:numPr><w:ilvl w:val="0"/><w:numId w:val="1"/></w:numPr></w:pPr><w:r><w:t>Die Mittelwagen D und G sind aus IoB-Sicht baugleich und können in den Aufbau-Strings äquivalent behandelt werden.</w:t></w:r></w:p><w:p w14:paraId="312B5421" w14:textId="6383B7D7" w:rsidR="00254BC6" w:rsidRDefault="0046075E" w:rsidP="00254BC6"><w:pPr><w:pStyle w:val="Heading1"/><w:rPr><w:lang w:eastAsia="ja-JP"/></w:rPr></w:pPr><w:bookmarkStart w:id="8" w:name="_Toc229775443"/><w:bookmarkEnd w:id="5"/><w:r><w:rPr><w:lang w:eastAsia="ja-JP"/></w:rPr><w:lastRenderedPageBreak/><w:t>Internet on Board Lösung</w:t></w:r><w:bookmarkEnd w:id="8"/></w:p><w:p w14:paraId="34D5141A" w14:textId="5C3B3252" w:rsidR="00254BC6" w:rsidRDefault="00254BC6" w:rsidP="00254BC6"><w:pPr><w:rPr><w:lang w:eastAsia="ja-JP"/></w:rPr></w:pPr><w:r><w:rPr><w:lang w:eastAsia="ja-JP"/></w:rPr><w:t>Die „Internet on Board“ Lösung von Nomad bietet eine Netzwerktopology, die WLAN-Dienste, LAN-Funktionalität und Internetzugang am Zug ermöglicht. Weiters ist vorgesehen Drittsysteme, wie CCTV, FIS, Sprechstellen und Fremdrouter an die Nomad Switche anzuschließen und mit dem Einsatz von VLANS logisch getrennten Netzwerke aufzubauen.</w:t></w:r></w:p><w:p w14:paraId="1A4D5244" w14:textId="6ABFC70A" w:rsidR="00814A4F" w:rsidRDefault="00814A4F" w:rsidP="00254BC6"><w:pPr><w:rPr><w:lang w:eastAsia="ja-JP"/></w:rPr></w:pPr><w:r><w:rPr><w:lang w:eastAsia="ja-JP"/></w:rPr><w:t>Die Lösung besteht aus einer Dachantenne, einer CCU und pro Wagen jeweils drei Switche und vier Access-Points, sowie eine Innenantenne für jeden Access-Point. Weiters kommt die „Nomad Connect“ und „Mar“ Software von Nomad zum Einsatz.</w:t></w:r></w:p><w:p w14:paraId="5FB0BEA4" w14:textId="2FC8E300" w:rsidR="00AF0E18" w:rsidRDefault="00AF0E18" w:rsidP="00254BC6"><w:pPr><w:rPr><w:lang w:eastAsia="ja-JP"/></w:rPr></w:pPr><w:r><w:rPr><w:lang w:eastAsia="ja-JP"/></w:rPr><w:t>Die Dachantenne ist mit der CCU verbunden, welche mit Hilfe von vier verbauten Modems und eingesetzten SIM-Karten redundante Zellulare Verbindung aufbaut. Der Einsatz von mehreren Modems und SIM-Karten ermöglicht bei den natürlichen instabilen und begrenzten Charakteristiken von Zellular Anbindungen, dennoch eine höhere datenbandbreite und Ausfallsicherheit. Weiters kommen in der CCU zwei Modemblades zum Einsatz, um weitere Redundanz zu bieten und Single-Point-Of-Failure zu umgehen.</w:t></w:r></w:p><w:p w14:paraId="46E173A3" w14:textId="1364FE35" w:rsidR="00AF0E18" w:rsidRDefault="00AF0E18" w:rsidP="00254BC6"><w:pPr><w:rPr><w:lang w:eastAsia="ja-JP"/></w:rPr></w:pPr><w:r><w:rPr><w:lang w:eastAsia="ja-JP"/></w:rPr><w:t>Die LAN-Topology ist so aufgebaut, dass drei Switche und vier Access-Points pro Wagen zum Einsatz kommen. Hier wird Wert auf Redundanz und Kapazität gelegt. Kapazität einerseits für die Anzahl an Geräten, die im WLAN verbunden sind und andererseits für Drittgeraete und Fremdsysteme genügend Anschlüsse anzubieten, um den Einsatz von Nomad Switchen zu ermöglichen und dadurch die Geräteanzahl am Zug zu verringern und die Konfiguration, Verwaltung und Beobachtung vom Gesamtsystem zu vereinfachen.</w:t></w:r></w:p><w:p w14:paraId="4EEBB0CB" w14:textId="00D07CAF" w:rsidR="00AF0E18" w:rsidRPr="0046075E" w:rsidRDefault="00AF0E18" w:rsidP="00254BC6"><w:pPr><w:rPr><w:lang w:eastAsia="ja-JP"/></w:rPr></w:pPr><w:r><w:rPr><w:lang w:eastAsia="ja-JP"/></w:rPr><w:t>Jeder Access-Points erhaltel eine Innenantenne zugewiesen, die jeweils an einem Wagenende, einmal im Oberdeck und einmal im Unterendeck verbaut ist. Die Innenantennen werden so positioniert, dass die Ausstrahlung im Wagen optimal gewährleistet sind und die gegenseitige Störung so gut wie möglich verringert werden. Pro Wagenende ist jeweils ein Access-Points für 5-Ghz Ausstrahlung und für 2.4-Ghz Ausstrahlung konfiguriert. Die WIFI-Channels sind so optimiert, dass sie sich gegenseitig nicht stören.</w:t></w:r></w:p><w:p w14:paraId="289AD757" w14:textId="1B5BF50F" w:rsidR="0059080D" w:rsidRDefault="0059080D" w:rsidP="00254BC6"><w:pPr><w:rPr><w:lang w:eastAsia="ja-JP"/></w:rPr></w:pPr><w:r><w:rPr><w:lang w:eastAsia="ja-JP"/></w:rPr><w:t>Im Technischen Umfang der Firma Nomad obliegt die Konfiguration, Verwaltung und Planung des Nomadnetzwerks. Nomad bietet Unterstützung und Beratung, beim Anschluss und Netzwerkkonfiguration von Drittsystemen an Nomad switchen. Alle Anforderungen und Änderungen müssen im Kooperativen Sinne mit Nomad abgesprochen und vereinbart werden.</w:t></w:r></w:p><w:p w14:paraId="1D5AAC5E" w14:textId="4EFCAB9C" w:rsidR="003011AB" w:rsidRDefault="0042520B" w:rsidP="00254BC6"><w:pPr><w:rPr><w:lang w:eastAsia="ja-JP"/></w:rPr></w:pPr><w:r><w:rPr><w:lang w:eastAsia="ja-JP"/></w:rPr><w:t xml:space="preserve">Zum Einsatz kommt die Nomad-eigene Software „Nomad Connect“ und „MAR“. </w:t></w:r><w:r><w:rPr><w:lang w:eastAsia="ja-JP"/></w:rPr><w:br/><w:t>Nomad Connect ist ein auf Debian Linux basiertes Betriebssystem, die zusätzliche Funktionalität auf die Linux Funktionalitäten aufbaut.</w:t></w:r><w:r><w:rPr><w:lang w:eastAsia="ja-JP"/></w:rPr><w:br/><w:t>Die MAR-Software ist eine Nomad eigene VPN-Software, die eine Sichere Verbindung ins Internet und Intranet bietet.</w:t></w:r></w:p><w:p w14:paraId="17ADDA40" w14:textId="22E9C605" w:rsidR="0042520B" w:rsidRDefault="0042520B" w:rsidP="00254BC6"><w:pPr><w:rPr><w:lang w:eastAsia="ja-JP"/></w:rPr></w:pPr><w:r><w:rPr><w:lang w:eastAsia="ja-JP"/></w:rPr><w:t>Im Project „Dosto Neu“ ist Nomad für die Planung, Dokumentation und Konfiguration dieser Lösung zuständig. Die Installation und Verkabelung, sowie Prüfung der Geräte und Systeme am Zug ist in der Verantwortung der Firma STADLER.</w:t></w:r></w:p><w:p w14:paraId="2DD1F1DA" w14:textId="7B5AFCE6" w:rsidR="008E0353" w:rsidRPr="00254BC6" w:rsidRDefault="008E0353" w:rsidP="00254BC6"><w:pPr><w:rPr><w:lang w:eastAsia="ja-JP"/></w:rPr></w:pPr><w:r><w:rPr><w:lang w:eastAsia="ja-JP"/></w:rPr><w:t>Um STADLER die Prüfung zu ermöglichen, wird eine IBS-Prozedur abgestimmt und alle Notwendigen Information von der Firma Nomad geliefert.</w:t></w:r></w:p><w:p w14:paraId="3780BB0C" w14:textId="5B6D08D7" w:rsidR="005C0AAD" w:rsidRPr="005C0AAD" w:rsidRDefault="0046075E" w:rsidP="005C0AAD"><w:pPr><w:pStyle w:val="Heading2"/></w:pPr><w:bookmarkStart w:id="9" w:name="_Toc229775444"/><w:r><w:lastRenderedPageBreak/><w:t>Nomad Connect CCU</w:t></w:r><w:bookmarkEnd w:id="9"/></w:p><w:p w14:paraId="1C6D2223" w14:textId="77777777" w:rsidR="005C0AAD" w:rsidRDefault="005C0AAD" w:rsidP="005C0AAD"><w:pPr><w:spacing w:before="0" w:after="0"/><w:textAlignment w:val="baseline"/><w:rPr><w:rFonts w:eastAsia="Times New Roman" w:cs="Calibri"/><w:szCs w:val="22"/><w:lang w:val="en-GB" w:eastAsia="en-GB"/></w:rPr></w:pPr></w:p><w:p w14:paraId="60948802" w14:textId="6816B544" w:rsidR="005C0AAD" w:rsidRPr="00B86171" w:rsidRDefault="005C0AAD" w:rsidP="005C0AAD"><w:pPr><w:spacing w:before="0" w:after="0"/><w:textAlignment w:val="baseline"/><w:rPr><w:rFonts w:ascii="Segoe UI" w:eastAsia="Times New Roman" w:hAnsi="Segoe UI" w:cs="Segoe UI"/><w:sz w:val="18"/><w:szCs w:val="18"/><w:lang w:eastAsia="en-GB"/></w:rPr></w:pPr><w:r><w:rPr><w:rFonts w:eastAsia="Times New Roman" w:cs="Calibri"/><w:szCs w:val="22"/><w:lang w:eastAsia="en-GB"/></w:rPr><w:t>Die Nomad Connect CCU funktioniert als Router. </w:t></w:r></w:p><w:p w14:paraId="3D32ADF6" w14:textId="77777777" w:rsidR="005C0AAD" w:rsidRDefault="005C0AAD" w:rsidP="005C0AAD"><w:pPr><w:spacing w:before="0" w:after="0"/><w:textAlignment w:val="baseline"/><w:rPr><w:rFonts w:eastAsia="Times New Roman" w:cs="Calibri"/><w:szCs w:val="22"/><w:lang w:eastAsia="en-GB"/></w:rPr></w:pPr><w:r><w:rPr><w:rFonts w:eastAsia="Times New Roman" w:cs="Calibri"/><w:szCs w:val="22"/><w:lang w:eastAsia="en-GB"/></w:rPr><w:t>In einer mobilen Umgebung sind Links nicht stabil und nicht immer verfügbar. Durch die Kombination mehrerer Verbindungen und einer Zug-Landseitigen-Verbindung bietet die CCU eine höhere Verfügbarkeit und Ausfallsicherheit der Verbindung gegen Ausfälle einzelner Verbindungen. </w:t></w:r></w:p><w:p w14:paraId="3071DF42" w14:textId="77777777" w:rsidR="005C0AAD" w:rsidRDefault="005C0AAD" w:rsidP="005C0AAD"><w:pPr><w:spacing w:before="0" w:after="0"/><w:textAlignment w:val="baseline"/><w:rPr><w:rFonts w:eastAsia="Times New Roman" w:cs="Calibri"/><w:szCs w:val="22"/><w:lang w:eastAsia="en-GB"/></w:rPr></w:pPr></w:p><w:p w14:paraId="08A14D13" w14:textId="77777777" w:rsidR="005C0AAD" w:rsidRDefault="005C0AAD" w:rsidP="00AB7F42"><w:pPr><w:pStyle w:val="Heading2"/></w:pPr><w:bookmarkStart w:id="10" w:name="_Toc229775445"/><w:r><w:t>Backend</w:t></w:r><w:bookmarkEnd w:id="10"/><w:r><w:t> </w:t></w:r></w:p><w:p w14:paraId="49CE5FD0" w14:textId="77777777" w:rsidR="00492DF4" w:rsidRPr="005C0AAD" w:rsidRDefault="00492DF4" w:rsidP="00492DF4"><w:pPr><w:spacing w:before="0" w:after="0"/><w:ind w:left="720"/><w:textAlignment w:val="baseline"/><w:rPr><w:rFonts w:eastAsia="Times New Roman" w:cs="Calibri"/><w:szCs w:val="22"/><w:lang w:val="en-GB" w:eastAsia="en-GB"/></w:rPr></w:pPr></w:p><w:p w14:paraId="2F167B7D" w14:textId="77777777" w:rsidR="005C0AAD" w:rsidRPr="005C0AAD" w:rsidRDefault="005C0AAD" w:rsidP="005C0AAD"><w:pPr><w:spacing w:before="0" w:after="0"/><w:textAlignment w:val="baseline"/><w:rPr><w:rFonts w:eastAsia="Times New Roman" w:cs="Calibri"/><w:szCs w:val="22"/><w:lang w:eastAsia="en-GB"/></w:rPr></w:pPr><w:r><w:rPr><w:rFonts w:eastAsia="Times New Roman" w:cs="Calibri"/><w:szCs w:val="22"/><w:lang w:eastAsia="en-GB"/></w:rPr><w:t>Im Zuge des Dosto Neu-Projekts wird ein neues Backend aufgesetzt. Die VMs sind im NOC angelegt und werden Nomad-intern verwaltet. </w:t></w:r></w:p><w:p w14:paraId="0C8C3CFC" w14:textId="77777777" w:rsidR="005C0AAD" w:rsidRPr="005C0AAD" w:rsidRDefault="005C0AAD" w:rsidP="005C0AAD"><w:pPr><w:spacing w:before="0" w:after="0"/><w:textAlignment w:val="baseline"/><w:rPr><w:rFonts w:eastAsia="Times New Roman" w:cs="Calibri"/><w:szCs w:val="22"/><w:lang w:eastAsia="en-GB"/></w:rPr></w:pPr><w:r><w:rPr><w:rFonts w:eastAsia="Times New Roman" w:cs="Calibri"/><w:szCs w:val="22"/><w:lang w:eastAsia="en-GB"/></w:rPr><w:t>Ein Überblick über die installierten virtuellen Maschinen bietet die nachfolgende Tabelle. </w:t></w:r></w:p><w:p w14:paraId="52DF76C8" w14:textId="77777777" w:rsidR="005C0AAD" w:rsidRDefault="005C0AAD" w:rsidP="005C0AAD"><w:pPr><w:spacing w:before="0" w:after="0"/><w:textAlignment w:val="baseline"/><w:rPr><w:rFonts w:eastAsia="Times New Roman" w:cs="Calibri"/><w:szCs w:val="22"/><w:lang w:eastAsia="en-GB"/></w:rPr></w:pPr></w:p><w:tbl><w:tblPr><w:tblW w:w="0"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2535"/><w:gridCol w:w="3675"/></w:tblGrid><w:tr w:rsidR="005C0AAD" w:rsidRPr="005C0AAD" w14:paraId="64B0F9AC" w14:textId="77777777"><w:trPr><w:trHeight w:val="300"/></w:trPr><w:tc><w:tcPr><w:tcW w:w="2535" w:type="dxa"/><w:tcBorders><w:top w:val="single" w:sz="6" w:space="0" w:color="auto"/><w:left w:val="single" w:sz="6" w:space="0" w:color="auto"/><w:bottom w:val="single" w:sz="6" w:space="0" w:color="auto"/><w:right w:val="single" w:sz="6" w:space="0" w:color="auto"/></w:tcBorders><w:shd w:val="clear" w:color="auto" w:fill="E7E6E6"/><w:vAlign w:val="bottom"/><w:hideMark/></w:tcPr><w:p w14:paraId="5CB2ECB6"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b/><w:bCs/><w:szCs w:val="22"/><w:lang w:eastAsia="en-GB"/></w:rPr><w:t>Server</w:t></w:r><w:r><w:rPr><w:rFonts w:eastAsia="Times New Roman" w:cs="Calibri"/><w:szCs w:val="22"/><w:lang w:val="en-GB" w:eastAsia="en-GB"/></w:rPr><w:t> </w:t></w:r></w:p></w:tc><w:tc><w:tcPr><w:tcW w:w="3675" w:type="dxa"/><w:tcBorders><w:top w:val="single" w:sz="6" w:space="0" w:color="auto"/><w:left w:val="nil"/><w:bottom w:val="single" w:sz="6" w:space="0" w:color="auto"/><w:right w:val="single" w:sz="6" w:space="0" w:color="auto"/></w:tcBorders><w:shd w:val="clear" w:color="auto" w:fill="E7E6E6"/><w:vAlign w:val="bottom"/><w:hideMark/></w:tcPr><w:p w14:paraId="572FED57"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b/><w:bCs/><w:szCs w:val="22"/><w:lang w:eastAsia="en-GB"/></w:rPr><w:t>Funktion(en)</w:t></w:r><w:r><w:rPr><w:rFonts w:eastAsia="Times New Roman" w:cs="Calibri"/><w:szCs w:val="22"/><w:lang w:val="en-GB" w:eastAsia="en-GB"/></w:rPr><w:t> </w:t></w:r></w:p></w:tc></w:tr><w:tr w:rsidR="005C0AAD" w:rsidRPr="005C0AAD" w14:paraId="02C9A254" w14:textId="77777777"><w:trPr><w:trHeight w:val="300"/></w:trPr><w:tc><w:tcPr><w:tcW w:w="2535" w:type="dxa"/><w:tcBorders><w:top w:val="nil"/><w:left w:val="single" w:sz="6" w:space="0" w:color="auto"/><w:bottom w:val="single" w:sz="6" w:space="0" w:color="auto"/><w:right w:val="single" w:sz="6" w:space="0" w:color="auto"/></w:tcBorders><w:vAlign w:val="bottom"/><w:hideMark/></w:tcPr><w:p w14:paraId="746717DE"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Datenbank</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320B9E6E"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Zentrale NMS Datenbank</w:t></w:r><w:r><w:rPr><w:rFonts w:eastAsia="Times New Roman" w:cs="Calibri"/><w:szCs w:val="22"/><w:lang w:val="en-GB" w:eastAsia="en-GB"/></w:rPr><w:t> </w:t></w:r></w:p></w:tc></w:tr><w:tr w:rsidR="005C0AAD" w:rsidRPr="005C0AAD" w14:paraId="0372A0A9" w14:textId="77777777"><w:trPr><w:trHeight w:val="300"/></w:trPr><w:tc><w:tcPr><w:tcW w:w="2535" w:type="dxa"/><w:tcBorders><w:top w:val="nil"/><w:left w:val="single" w:sz="6" w:space="0" w:color="auto"/><w:bottom w:val="single" w:sz="6" w:space="0" w:color="auto"/><w:right w:val="single" w:sz="6" w:space="0" w:color="auto"/></w:tcBorders><w:vAlign w:val="bottom"/><w:hideMark/></w:tcPr><w:p w14:paraId="0C65251E"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DNS-Server CDC</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1F4DB703"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DNS-Server für CDC</w:t></w:r><w:r><w:rPr><w:rFonts w:eastAsia="Times New Roman" w:cs="Calibri"/><w:szCs w:val="22"/><w:lang w:val="en-GB" w:eastAsia="en-GB"/></w:rPr><w:t> </w:t></w:r></w:p></w:tc></w:tr><w:tr w:rsidR="005C0AAD" w:rsidRPr="005C0AAD" w14:paraId="01F22C2D" w14:textId="77777777"><w:trPr><w:trHeight w:val="300"/></w:trPr><w:tc><w:tcPr><w:tcW w:w="2535" w:type="dxa"/><w:tcBorders><w:top w:val="nil"/><w:left w:val="single" w:sz="6" w:space="0" w:color="auto"/><w:bottom w:val="single" w:sz="6" w:space="0" w:color="auto"/><w:right w:val="single" w:sz="6" w:space="0" w:color="auto"/></w:tcBorders><w:vAlign w:val="bottom"/><w:hideMark/></w:tcPr><w:p w14:paraId="5F8A2EEC"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DNS-Server Trains</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53370CC8" w14:textId="77777777" w:rsidR="005C0AAD" w:rsidRPr="005C0AAD" w:rsidRDefault="005C0AAD" w:rsidP="005C0AAD"><w:pPr><w:spacing w:before="0" w:after="0"/><w:textAlignment w:val="baseline"/><w:rPr><w:rFonts w:eastAsia="Times New Roman" w:cs="Calibri"/><w:szCs w:val="22"/><w:lang w:eastAsia="en-GB"/></w:rPr></w:pPr><w:r><w:rPr><w:rFonts w:eastAsia="Times New Roman" w:cs="Calibri"/><w:szCs w:val="22"/><w:lang w:eastAsia="en-GB"/></w:rPr><w:t>DNS-Server mit blacklisting für Züge </w:t></w:r></w:p></w:tc></w:tr><w:tr w:rsidR="005C0AAD" w:rsidRPr="005C0AAD" w14:paraId="74AABCCC" w14:textId="77777777"><w:trPr><w:trHeight w:val="300"/></w:trPr><w:tc><w:tcPr><w:tcW w:w="2535" w:type="dxa"/><w:tcBorders><w:top w:val="nil"/><w:left w:val="single" w:sz="6" w:space="0" w:color="auto"/><w:bottom w:val="single" w:sz="6" w:space="0" w:color="auto"/><w:right w:val="single" w:sz="6" w:space="0" w:color="auto"/></w:tcBorders><w:vAlign w:val="bottom"/><w:hideMark/></w:tcPr><w:p w14:paraId="429573D1"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Gateway</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7A88FEFA"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Central Router</w:t></w:r><w:r><w:rPr><w:rFonts w:eastAsia="Times New Roman" w:cs="Calibri"/><w:szCs w:val="22"/><w:lang w:val="en-GB" w:eastAsia="en-GB"/></w:rPr><w:t> </w:t></w:r></w:p></w:tc></w:tr><w:tr w:rsidR="005C0AAD" w:rsidRPr="005C0AAD" w14:paraId="0B3F8BFC" w14:textId="77777777"><w:trPr><w:trHeight w:val="300"/></w:trPr><w:tc><w:tcPr><w:tcW w:w="2535" w:type="dxa"/><w:tcBorders><w:top w:val="nil"/><w:left w:val="single" w:sz="6" w:space="0" w:color="auto"/><w:bottom w:val="single" w:sz="6" w:space="0" w:color="auto"/><w:right w:val="single" w:sz="6" w:space="0" w:color="auto"/></w:tcBorders><w:vAlign w:val="bottom"/><w:hideMark/></w:tcPr><w:p w14:paraId="5519C13D" w14:textId="6710BBEC"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MAR5 backend</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581726FD" w14:textId="734CB5AB"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MAR5 Home Agent</w:t></w:r><w:r><w:rPr><w:rFonts w:eastAsia="Times New Roman" w:cs="Calibri"/><w:szCs w:val="22"/><w:lang w:val="en-GB" w:eastAsia="en-GB"/></w:rPr><w:t> </w:t></w:r></w:p></w:tc></w:tr><w:tr w:rsidR="005C0AAD" w:rsidRPr="005C0AAD" w14:paraId="5B94F4BC" w14:textId="77777777"><w:trPr><w:trHeight w:val="300"/></w:trPr><w:tc><w:tcPr><w:tcW w:w="2535" w:type="dxa"/><w:tcBorders><w:top w:val="nil"/><w:left w:val="single" w:sz="6" w:space="0" w:color="auto"/><w:bottom w:val="single" w:sz="6" w:space="0" w:color="auto"/><w:right w:val="single" w:sz="6" w:space="0" w:color="auto"/></w:tcBorders><w:vAlign w:val="bottom"/><w:hideMark/></w:tcPr><w:p w14:paraId="1FE9EE62"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MongoDB</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6C6AE30A"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MongoDB Server für NMS</w:t></w:r><w:r><w:rPr><w:rFonts w:eastAsia="Times New Roman" w:cs="Calibri"/><w:szCs w:val="22"/><w:lang w:val="en-GB" w:eastAsia="en-GB"/></w:rPr><w:t> </w:t></w:r></w:p></w:tc></w:tr><w:tr w:rsidR="005C0AAD" w:rsidRPr="005C0AAD" w14:paraId="0D3CE225" w14:textId="77777777"><w:trPr><w:trHeight w:val="300"/></w:trPr><w:tc><w:tcPr><w:tcW w:w="2535" w:type="dxa"/><w:tcBorders><w:top w:val="nil"/><w:left w:val="single" w:sz="6" w:space="0" w:color="auto"/><w:bottom w:val="single" w:sz="6" w:space="0" w:color="auto"/><w:right w:val="single" w:sz="6" w:space="0" w:color="auto"/></w:tcBorders><w:vAlign w:val="bottom"/><w:hideMark/></w:tcPr><w:p w14:paraId="7C7DC51B"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MQTT-Broker</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7FFFA3D3"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MQTT HiveMQ Broker</w:t></w:r><w:r><w:rPr><w:rFonts w:eastAsia="Times New Roman" w:cs="Calibri"/><w:szCs w:val="22"/><w:lang w:val="en-GB" w:eastAsia="en-GB"/></w:rPr><w:t> </w:t></w:r></w:p></w:tc></w:tr><w:tr w:rsidR="005C0AAD" w:rsidRPr="005C0AAD" w14:paraId="321B4C2C" w14:textId="77777777"><w:trPr><w:trHeight w:val="300"/></w:trPr><w:tc><w:tcPr><w:tcW w:w="2535" w:type="dxa"/><w:tcBorders><w:top w:val="nil"/><w:left w:val="single" w:sz="6" w:space="0" w:color="auto"/><w:bottom w:val="single" w:sz="6" w:space="0" w:color="auto"/><w:right w:val="single" w:sz="6" w:space="0" w:color="auto"/></w:tcBorders><w:vAlign w:val="bottom"/><w:hideMark/></w:tcPr><w:p w14:paraId="73BC6F18"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NMS</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1EFEDAC4"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NMS Applikation Server</w:t></w:r><w:r><w:rPr><w:rFonts w:eastAsia="Times New Roman" w:cs="Calibri"/><w:szCs w:val="22"/><w:lang w:val="en-GB" w:eastAsia="en-GB"/></w:rPr><w:t> </w:t></w:r></w:p></w:tc></w:tr><w:tr w:rsidR="005C0AAD" w:rsidRPr="005C0AAD" w14:paraId="2B96D747" w14:textId="77777777"><w:trPr><w:trHeight w:val="300"/></w:trPr><w:tc><w:tcPr><w:tcW w:w="2535" w:type="dxa"/><w:tcBorders><w:top w:val="nil"/><w:left w:val="single" w:sz="6" w:space="0" w:color="auto"/><w:bottom w:val="single" w:sz="6" w:space="0" w:color="auto"/><w:right w:val="single" w:sz="6" w:space="0" w:color="auto"/></w:tcBorders><w:vAlign w:val="bottom"/><w:hideMark/></w:tcPr><w:p w14:paraId="5C460BF3"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Proxy</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06454C90"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Apache Webproxy</w:t></w:r><w:r><w:rPr><w:rFonts w:eastAsia="Times New Roman" w:cs="Calibri"/><w:szCs w:val="22"/><w:lang w:val="en-GB" w:eastAsia="en-GB"/></w:rPr><w:t> </w:t></w:r></w:p></w:tc></w:tr><w:tr w:rsidR="005C0AAD" w:rsidRPr="005C0AAD" w14:paraId="22CB2CB0" w14:textId="77777777"><w:trPr><w:trHeight w:val="300"/></w:trPr><w:tc><w:tcPr><w:tcW w:w="2535" w:type="dxa"/><w:tcBorders><w:top w:val="nil"/><w:left w:val="single" w:sz="6" w:space="0" w:color="auto"/><w:bottom w:val="single" w:sz="6" w:space="0" w:color="auto"/><w:right w:val="single" w:sz="6" w:space="0" w:color="auto"/></w:tcBorders><w:vAlign w:val="bottom"/><w:hideMark/></w:tcPr><w:p w14:paraId="54CD83A7"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RTL-Batch</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6B4074BB"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RTL-Batch Verarbeitung</w:t></w:r><w:r><w:rPr><w:rFonts w:eastAsia="Times New Roman" w:cs="Calibri"/><w:szCs w:val="22"/><w:lang w:val="en-GB" w:eastAsia="en-GB"/></w:rPr><w:t> </w:t></w:r></w:p></w:tc></w:tr><w:tr w:rsidR="005C0AAD" w:rsidRPr="005C0AAD" w14:paraId="7A527711" w14:textId="77777777"><w:trPr><w:trHeight w:val="300"/></w:trPr><w:tc><w:tcPr><w:tcW w:w="2535" w:type="dxa"/><w:tcBorders><w:top w:val="nil"/><w:left w:val="single" w:sz="6" w:space="0" w:color="auto"/><w:bottom w:val="single" w:sz="6" w:space="0" w:color="auto"/><w:right w:val="single" w:sz="6" w:space="0" w:color="auto"/></w:tcBorders><w:vAlign w:val="bottom"/><w:hideMark/></w:tcPr><w:p w14:paraId="677E0E10"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RTL-Server</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69EE6981"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RTL log Kollektor</w:t></w:r><w:r><w:rPr><w:rFonts w:eastAsia="Times New Roman" w:cs="Calibri"/><w:szCs w:val="22"/><w:lang w:val="en-GB" w:eastAsia="en-GB"/></w:rPr><w:t> </w:t></w:r></w:p></w:tc></w:tr><w:tr w:rsidR="005C0AAD" w:rsidRPr="005C0AAD" w14:paraId="0D431D91" w14:textId="77777777"><w:trPr><w:trHeight w:val="300"/></w:trPr><w:tc><w:tcPr><w:tcW w:w="2535" w:type="dxa"/><w:tcBorders><w:top w:val="nil"/><w:left w:val="single" w:sz="6" w:space="0" w:color="auto"/><w:bottom w:val="single" w:sz="6" w:space="0" w:color="auto"/><w:right w:val="single" w:sz="6" w:space="0" w:color="auto"/></w:tcBorders><w:vAlign w:val="bottom"/><w:hideMark/></w:tcPr><w:p w14:paraId="48AEB505"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Zabbix Proxy</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716365BE" w14:textId="77777777" w:rsidR="005C0AAD" w:rsidRPr="005C0AAD" w:rsidRDefault="005C0AAD" w:rsidP="005C0AAD"><w:pPr><w:spacing w:before="0" w:after="0"/><w:textAlignment w:val="baseline"/><w:rPr><w:rFonts w:eastAsia="Times New Roman" w:cs="Calibri"/><w:szCs w:val="22"/><w:lang w:eastAsia="en-GB"/></w:rPr></w:pPr><w:r><w:rPr><w:rFonts w:eastAsia="Times New Roman" w:cs="Calibri"/><w:szCs w:val="22"/><w:lang w:eastAsia="en-GB"/></w:rPr><w:t>Zabbix Proxy für CDC-Überwachung </w:t></w:r></w:p></w:tc></w:tr><w:tr w:rsidR="005C0AAD" w:rsidRPr="005C0AAD" w14:paraId="4674403F" w14:textId="77777777"><w:trPr><w:trHeight w:val="300"/></w:trPr><w:tc><w:tcPr><w:tcW w:w="2535" w:type="dxa"/><w:tcBorders><w:top w:val="nil"/><w:left w:val="single" w:sz="6" w:space="0" w:color="auto"/><w:bottom w:val="single" w:sz="6" w:space="0" w:color="auto"/><w:right w:val="single" w:sz="6" w:space="0" w:color="auto"/></w:tcBorders><w:vAlign w:val="bottom"/><w:hideMark/></w:tcPr><w:p w14:paraId="62D1FABF" w14:textId="77777777" w:rsidR="005C0AAD" w:rsidRPr="005C0AAD" w:rsidRDefault="005C0AAD" w:rsidP="005C0AAD"><w:pPr><w:spacing w:before="0" w:after="0"/><w:textAlignment w:val="baseline"/><w:rPr><w:rFonts w:eastAsia="Times New Roman" w:cs="Calibri"/><w:szCs w:val="22"/><w:lang w:val="en-GB" w:eastAsia="en-GB"/></w:rPr></w:pPr><w:r><w:rPr><w:rFonts w:eastAsia="Times New Roman" w:cs="Calibri"/><w:szCs w:val="22"/><w:lang w:eastAsia="en-GB"/></w:rPr><w:t>Zabbix Server</w:t></w:r><w:r><w:rPr><w:rFonts w:eastAsia="Times New Roman" w:cs="Calibri"/><w:szCs w:val="22"/><w:lang w:val="en-GB" w:eastAsia="en-GB"/></w:rPr><w:t> </w:t></w:r></w:p></w:tc><w:tc><w:tcPr><w:tcW w:w="3675" w:type="dxa"/><w:tcBorders><w:top w:val="nil"/><w:left w:val="nil"/><w:bottom w:val="single" w:sz="6" w:space="0" w:color="auto"/><w:right w:val="single" w:sz="6" w:space="0" w:color="auto"/></w:tcBorders><w:vAlign w:val="bottom"/><w:hideMark/></w:tcPr><w:p w14:paraId="2C8D5EA2" w14:textId="77777777" w:rsidR="005C0AAD" w:rsidRPr="005C0AAD" w:rsidRDefault="005C0AAD" w:rsidP="005C0AAD"><w:pPr><w:spacing w:before="0" w:after="0"/><w:textAlignment w:val="baseline"/><w:rPr><w:rFonts w:eastAsia="Times New Roman" w:cs="Calibri"/><w:szCs w:val="22"/><w:lang w:eastAsia="en-GB"/></w:rPr></w:pPr><w:r><w:rPr><w:rFonts w:eastAsia="Times New Roman" w:cs="Calibri"/><w:szCs w:val="22"/><w:lang w:eastAsia="en-GB"/></w:rPr><w:t>Zabbix Server für Zug Überwachung </w:t></w:r></w:p></w:tc></w:tr></w:tbl><w:p w14:paraId="0E14BBCE" w14:textId="618253A2" w:rsidR="00492DF4" w:rsidRDefault="00492DF4" w:rsidP="005C0AAD"><w:pPr><w:spacing w:before="0" w:after="0"/><w:textAlignment w:val="baseline"/><w:rPr><w:rFonts w:eastAsia="Times New Roman" w:cs="Calibri"/><w:szCs w:val="22"/><w:lang w:eastAsia="en-GB"/></w:rPr></w:pPr></w:p><w:p w14:paraId="15F85E5C" w14:textId="77777777" w:rsidR="00492DF4" w:rsidRDefault="00492DF4" w:rsidP="00AB7F42"><w:pPr><w:pStyle w:val="Heading3"/><w:rPr><w:lang w:val="en-GB"/></w:rPr></w:pPr><w:bookmarkStart w:id="11" w:name="_Toc229775446"/><w:r><w:t>Die Zug-Land verbindung</w:t></w:r><w:bookmarkEnd w:id="11"/><w:r><w:rPr><w:lang w:val="en-GB"/></w:rPr><w:t> </w:t></w:r></w:p><w:p w14:paraId="59085A21" w14:textId="77777777" w:rsidR="00492DF4" w:rsidRPr="00492DF4" w:rsidRDefault="00492DF4" w:rsidP="00492DF4"><w:pPr><w:spacing w:before="0" w:after="0"/><w:ind w:left="720"/><w:textAlignment w:val="baseline"/><w:rPr><w:rFonts w:eastAsia="Times New Roman" w:cs="Calibri"/><w:szCs w:val="22"/><w:lang w:val="en-GB" w:eastAsia="en-GB"/></w:rPr></w:pPr></w:p><w:p w14:paraId="684AFD56" w14:textId="77777777" w:rsidR="00E601FF" w:rsidRPr="00151518" w:rsidRDefault="00E601FF" w:rsidP="00E601FF"><w:pPr><w:rPr><w:lang w:bidi="th-TH"/></w:rPr></w:pPr><w:r><w:rPr><w:lang w:bidi="th-TH"/></w:rPr><w:t>Das nachfolgende Diagramm veranschaulicht die grundlegende Kommunikationsstruktur zwischen dem Fahrzeug und der Backend-Infrastruktur an Land:</w:t></w:r></w:p><w:p w14:paraId="548EEDB1" w14:textId="685B9833" w:rsidR="008A7C2E" w:rsidRPr="008A7C2E" w:rsidRDefault="008A7C2E" w:rsidP="008A7C2E"><w:pPr><w:spacing w:before="0" w:after="0"/><w:textAlignment w:val="baseline"/><w:rPr><w:rFonts w:eastAsia="Times New Roman" w:cs="Calibri"/><w:szCs w:val="22"/><w:lang w:val="en-GB" w:eastAsia="en-GB"/></w:rPr></w:pPr><w:r><w:rPr><w:rFonts w:eastAsia="Times New Roman" w:cs="Calibri"/><w:noProof/><w:szCs w:val="22"/><w:lang w:val="en-GB" w:eastAsia="en-GB"/></w:rPr><w:drawing><wp:inline distT="0" distB="0" distL="0" distR="0" wp14:anchorId="2C18F580" wp14:editId="0EBE02ED"><wp:extent cx="5429250" cy="1327150"/><wp:effectExtent l="0" t="0" r="0" b="6350"/><wp:docPr id="888704534" name="Picture 5" descr="A diagram of a network connection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88704534" name="Picture 5" descr="A diagram of a network connection  AI-generated content may be incorrect."/><pic:cNvPicPr><a:picLocks noChangeAspect="1" noChangeArrowheads="1"/></pic:cNvPicPr></pic:nvPicPr><pic:blipFill><a:blip r:embed="rId12"><a:extLst><a:ext uri="{28A0092B-C50C-407E-A947-70E740481C1C}"><a14:useLocalDpi xmlns:a14="http://schemas.microsoft.com/office/drawing/2010/main" val="0"/></a:ext></a:extLst></a:blip><a:srcRect/><a:stretch><a:fillRect/></a:stretch></pic:blipFill><pic:spPr bwMode="auto"><a:xfrm><a:off x="0" y="0"/><a:ext cx="5429250" cy="1327150"/></a:xfrm><a:prstGeom prst="rect"><a:avLst/></a:prstGeom><a:noFill/><a:ln><a:noFill/></a:ln></pic:spPr></pic:pic></a:graphicData></a:graphic></wp:inline></w:drawing></w:r></w:p><w:p w14:paraId="2594D594" w14:textId="40ACBF25" w:rsidR="00492DF4" w:rsidRPr="00492DF4" w:rsidRDefault="00492DF4" w:rsidP="00492DF4"><w:pPr><w:spacing w:before="0" w:after="0"/><w:textAlignment w:val="baseline"/><w:rPr><w:rFonts w:eastAsia="Times New Roman" w:cs="Calibri"/><w:szCs w:val="22"/><w:lang w:eastAsia="en-GB"/></w:rPr></w:pPr><w:r><w:rPr><w:rFonts w:eastAsia="Times New Roman" w:cs="Calibri"/><w:szCs w:val="22"/><w:lang w:eastAsia="en-GB"/></w:rPr><w:t> </w:t></w:r></w:p><w:p w14:paraId="2C99F0EA" w14:textId="77777777" w:rsidR="00E601FF" w:rsidRPr="00F5155C" w:rsidRDefault="00E601FF" w:rsidP="00E601FF"><w:pPr><w:rPr><w:lang w:val="de-DE"/></w:rPr></w:pPr><w:r><w:rPr><w:lang w:val="de-DE"/></w:rPr><w:lastRenderedPageBreak/><w:t xml:space="preserve">Die </w:t></w:r><w:r><w:rPr><w:b/><w:bCs/><w:lang w:val="de-DE"/></w:rPr><w:t>CCU</w:t></w:r><w:r><w:rPr><w:lang w:val="de-DE"/></w:rPr><w:t xml:space="preserve"> im Fahrzeug stellt über sogenannte </w:t></w:r><w:r><w:rPr><w:b/><w:bCs/><w:lang w:val="de-DE"/></w:rPr><w:t>Mar-Clients</w:t></w:r><w:r><w:rPr><w:lang w:val="de-DE"/></w:rPr><w:t xml:space="preserve"> eine </w:t></w:r><w:r><w:rPr><w:b/><w:bCs/><w:lang w:val="de-DE"/></w:rPr><w:t>VPN-Verbindung</w:t></w:r><w:r><w:rPr><w:lang w:val="de-DE"/></w:rPr><w:t xml:space="preserve"> zu einem </w:t></w:r><w:r><w:rPr><w:b/><w:bCs/><w:lang w:val="de-DE"/></w:rPr><w:t>Mar-Home-Agenten</w:t></w:r><w:r><w:rPr><w:lang w:val="de-DE"/></w:rPr><w:t xml:space="preserve"> her. Über diese Verbindung wird der gesamte relevante Datenverkehr geleitet. Durch die gleichzeitige Nutzung aller verfügbaren IP-Links wird eine höhere </w:t></w:r><w:r><w:rPr><w:b/><w:bCs/><w:lang w:val="de-DE"/></w:rPr><w:t>Bandbreite</w:t></w:r><w:r><w:rPr><w:lang w:val="de-DE"/></w:rPr><w:t xml:space="preserve">, </w:t></w:r><w:r><w:rPr><w:b/><w:bCs/><w:lang w:val="de-DE"/></w:rPr><w:t>Redundanz</w:t></w:r><w:r><w:rPr><w:lang w:val="de-DE"/></w:rPr><w:t xml:space="preserve"> sowie ein effektives </w:t></w:r><w:r><w:rPr><w:b/><w:bCs/><w:lang w:val="de-DE"/></w:rPr><w:t>Loadbalancing</w:t></w:r><w:r><w:rPr><w:lang w:val="de-DE"/></w:rPr><w:t xml:space="preserve"> sichergestellt.</w:t></w:r></w:p><w:p w14:paraId="28BC092A" w14:textId="77777777" w:rsidR="00E601FF" w:rsidRPr="00F5155C" w:rsidRDefault="00E601FF" w:rsidP="00E601FF"><w:pPr><w:rPr><w:lang w:val="de-DE"/></w:rPr></w:pPr><w:r><w:rPr><w:lang w:val="de-DE"/></w:rPr><w:t xml:space="preserve">Der vom Mar3-Home-Agenten empfangene Datenverkehr wird anschließend über das zentrale </w:t></w:r><w:r><w:rPr><w:b/><w:bCs/><w:lang w:val="de-DE"/></w:rPr><w:t>Mar-Backend</w:t></w:r><w:r><w:rPr><w:lang w:val="de-DE"/></w:rPr><w:t xml:space="preserve"> in das Internet weitergeleitet. Dieses Backend bildet den zentralen Knotenpunkt für die gesamte Kommunikation der Fahrzeugflotte. Es basiert vollständig auf </w:t></w:r><w:r><w:rPr><w:b/><w:bCs/><w:lang w:val="de-DE"/></w:rPr><w:t>virtuellen Maschinen (VMs)</w:t></w:r><w:r><w:rPr><w:lang w:val="de-DE"/></w:rPr><w:t xml:space="preserve">, die innerhalb einer </w:t></w:r><w:r><w:rPr><w:b/><w:bCs/><w:lang w:val="de-DE"/></w:rPr><w:t>VMware-Umgebung</w:t></w:r><w:r><w:rPr><w:lang w:val="de-DE"/></w:rPr><w:t xml:space="preserve"> betrieben werden.</w:t></w:r></w:p><w:p w14:paraId="50B86706" w14:textId="77777777" w:rsidR="00E601FF" w:rsidRPr="00F5155C" w:rsidRDefault="00E601FF" w:rsidP="00E601FF"><w:pPr><w:rPr><w:lang w:val="de-DE"/></w:rPr></w:pPr><w:r><w:rPr><w:lang w:val="de-DE"/></w:rPr><w:t>Die Systemstruktur gliedert sich in zwei Hauptbereiche:</w:t></w:r></w:p><w:p w14:paraId="4D55380E" w14:textId="77777777" w:rsidR="00E601FF" w:rsidRPr="00F5155C" w:rsidRDefault="00E601FF"><w:pPr><w:numPr><w:ilvl w:val="0"/><w:numId w:val="7"/></w:numPr><w:rPr><w:lang w:val="de-DE"/></w:rPr></w:pPr><w:r><w:rPr><w:b/><w:bCs/><w:lang w:val="de-DE"/></w:rPr><w:t>Traffic-Pipeline</w:t></w:r><w:r><w:rPr><w:lang w:val="de-DE"/></w:rPr><w:t xml:space="preserve">: Verarbeitung und Weiterleitung des </w:t></w:r><w:r><w:rPr><w:b/><w:bCs/><w:lang w:val="de-DE"/></w:rPr><w:t>Passagierdatenverkehrs</w:t></w:r><w:r><w:rPr><w:lang w:val="de-DE"/></w:rPr><w:t>.</w:t></w:r></w:p><w:p w14:paraId="595459FC" w14:textId="77777777" w:rsidR="00E601FF" w:rsidRPr="00F5155C" w:rsidRDefault="00E601FF"><w:pPr><w:numPr><w:ilvl w:val="0"/><w:numId w:val="7"/></w:numPr><w:rPr><w:lang w:val="de-DE"/></w:rPr></w:pPr><w:r><w:rPr><w:b/><w:bCs/><w:lang w:val="de-DE"/></w:rPr><w:t>Servicebereich</w:t></w:r><w:r><w:rPr><w:lang w:val="de-DE"/></w:rPr><w:t xml:space="preserve">: Übertragung und Verwaltung der </w:t></w:r><w:r><w:rPr><w:b/><w:bCs/><w:lang w:val="de-DE"/></w:rPr><w:t>betriebsrelevanten Systemdaten</w:t></w:r><w:r><w:rPr><w:lang w:val="de-DE"/></w:rPr><w:t>, inklusive zentraler Dienste wie:</w:t></w:r></w:p><w:p w14:paraId="140CFDC7" w14:textId="77777777" w:rsidR="00E601FF" w:rsidRPr="00F5155C" w:rsidRDefault="00E601FF"><w:pPr><w:numPr><w:ilvl w:val="1"/><w:numId w:val="7"/></w:numPr><w:rPr><w:lang w:val="de-DE"/></w:rPr></w:pPr><w:r><w:rPr><w:b/><w:bCs/><w:lang w:val="de-DE"/></w:rPr><w:t>Inhaltssynchronisierung</w:t></w:r></w:p><w:p w14:paraId="51707DFA" w14:textId="77777777" w:rsidR="00E601FF" w:rsidRPr="00F5155C" w:rsidRDefault="00E601FF"><w:pPr><w:numPr><w:ilvl w:val="1"/><w:numId w:val="7"/></w:numPr><w:rPr><w:lang w:val="de-DE"/></w:rPr></w:pPr><w:r><w:rPr><w:b/><w:bCs/><w:lang w:val="de-DE"/></w:rPr><w:t>DNS-Dienste</w:t></w:r></w:p><w:p w14:paraId="639DD2FC" w14:textId="77777777" w:rsidR="00E601FF" w:rsidRPr="00F5155C" w:rsidRDefault="00E601FF"><w:pPr><w:numPr><w:ilvl w:val="1"/><w:numId w:val="7"/></w:numPr><w:rPr><w:lang w:val="de-DE"/></w:rPr></w:pPr><w:r><w:rPr><w:b/><w:bCs/><w:lang w:val="de-DE"/></w:rPr><w:t>Netzwerküberwachung</w:t></w:r></w:p><w:p w14:paraId="38B3EE5B" w14:textId="77777777" w:rsidR="00E601FF" w:rsidRPr="00F5155C" w:rsidRDefault="00E601FF"><w:pPr><w:numPr><w:ilvl w:val="1"/><w:numId w:val="7"/></w:numPr><w:rPr><w:lang w:val="de-DE"/></w:rPr></w:pPr><w:r><w:rPr><w:b/><w:bCs/><w:lang w:val="de-DE"/></w:rPr><w:t>Network Management System (NMS)</w:t></w:r></w:p><w:p w14:paraId="69CBE69B" w14:textId="77777777" w:rsidR="00E601FF" w:rsidRPr="00E6641B" w:rsidRDefault="00E601FF" w:rsidP="00E601FF"><w:pPr><w:rPr><w:lang w:val="de-DE"/></w:rPr></w:pPr><w:r><w:rPr><w:lang w:val="de-DE"/></w:rPr><w:t xml:space="preserve">Die </w:t></w:r><w:r><w:rPr><w:b/><w:bCs/><w:lang w:val="de-DE"/></w:rPr><w:t>virtuellen Maschinen des Control and Data Centers (CDC)</w:t></w:r><w:r><w:rPr><w:lang w:val="de-DE"/></w:rPr><w:t xml:space="preserve"> für die Dosto-Neu-Flotte sind im </w:t></w:r><w:r><w:rPr><w:b/><w:bCs/><w:lang w:val="de-DE"/></w:rPr><w:t>Nextlayer-Rechenzentrum in Wien</w:t></w:r><w:r><w:rPr><w:lang w:val="de-DE"/></w:rPr><w:t xml:space="preserve"> gehostet. Der </w:t></w:r><w:r><w:rPr><w:b/><w:bCs/><w:lang w:val="de-DE"/></w:rPr><w:t>Servicebereich</w:t></w:r><w:r><w:rPr><w:lang w:val="de-DE"/></w:rPr><w:t xml:space="preserve"> empfängt dabei kontinuierlich </w:t></w:r><w:r><w:rPr><w:b/><w:bCs/><w:lang w:val="de-DE"/></w:rPr><w:t>Status- und Diagnosedaten</w:t></w:r><w:r><w:rPr><w:lang w:val="de-DE"/></w:rPr><w:t xml:space="preserve"> vom Fahrzeug, die für die Überwachung und Verwaltung des Gesamtsystems genutzt werden.</w:t></w:r></w:p><w:p w14:paraId="579A16E8" w14:textId="6A719AC9" w:rsidR="00AB7F42" w:rsidRDefault="00AB7F42" w:rsidP="00AB7F42"><w:pPr><w:pStyle w:val="Heading3"/><w:rPr><w:lang w:val="en-GB" w:eastAsia="en-GB"/></w:rPr></w:pPr><w:bookmarkStart w:id="12" w:name="_Toc229775447"/><w:r><w:rPr><w:lang w:eastAsia="en-GB"/></w:rPr><w:t>OEBB NOC Details</w:t></w:r><w:bookmarkEnd w:id="12"/><w:r><w:rPr><w:lang w:val="en-GB" w:eastAsia="en-GB"/></w:rPr><w:t> </w:t></w:r></w:p><w:p w14:paraId="38C560AD" w14:textId="77777777" w:rsidR="00AB7F42" w:rsidRPr="00AB7F42" w:rsidRDefault="00AB7F42" w:rsidP="00AB7F42"><w:pPr><w:spacing w:before="0" w:after="0"/><w:textAlignment w:val="baseline"/><w:rPr><w:rFonts w:eastAsia="Times New Roman" w:cs="Calibri"/><w:szCs w:val="22"/><w:lang w:val="en-GB" w:eastAsia="en-GB"/></w:rPr></w:pPr></w:p><w:p w14:paraId="4D6DAD0E" w14:textId="77777777" w:rsidR="00AB7F42" w:rsidRPr="00AB7F42" w:rsidRDefault="00AB7F42" w:rsidP="00C243E0"><w:pPr><w:pStyle w:val="Heading4"/><w:rPr><w:lang w:val="en-GB" w:eastAsia="en-GB"/></w:rPr></w:pPr><w:r><w:rPr><w:lang w:eastAsia="en-GB"/></w:rPr><w:t>Datenzentrum</w:t></w:r><w:r><w:rPr><w:lang w:val="en-GB" w:eastAsia="en-GB"/></w:rPr><w:t> </w:t></w:r></w:p><w:p w14:paraId="0394C5B6" w14:textId="77777777" w:rsidR="00AB7F42" w:rsidRPr="00AB7F42" w:rsidRDefault="00AB7F42" w:rsidP="00AB7F42"><w:pPr><w:spacing w:before="0" w:after="0"/><w:textAlignment w:val="baseline"/><w:rPr><w:rFonts w:eastAsia="Times New Roman" w:cs="Calibri"/><w:szCs w:val="22"/><w:lang w:eastAsia="en-GB"/></w:rPr></w:pPr><w:r><w:rPr><w:rFonts w:eastAsia="Times New Roman" w:cs="Calibri"/><w:szCs w:val="22"/><w:lang w:eastAsia="en-GB"/></w:rPr><w:t>Die Netzwerk Infrastruktur für die Dosto Neu Flotte wird bei Next Layer Austria gehostet. </w:t></w:r></w:p><w:p w14:paraId="7D717F80" w14:textId="77777777" w:rsidR="00AB7F42" w:rsidRPr="00AB7F42" w:rsidRDefault="00AB7F42" w:rsidP="00C243E0"><w:pPr><w:pStyle w:val="Heading4"/><w:rPr><w:lang w:val="en-GB" w:eastAsia="en-GB"/></w:rPr></w:pPr><w:r><w:rPr><w:lang w:eastAsia="en-GB"/></w:rPr><w:t>Netzwerke</w:t></w:r><w:r><w:rPr><w:lang w:val="en-GB" w:eastAsia="en-GB"/></w:rPr><w:t> </w:t></w:r></w:p><w:p w14:paraId="06354E09" w14:textId="77777777" w:rsidR="00AB7F42" w:rsidRPr="00AB7F42" w:rsidRDefault="00AB7F42" w:rsidP="00AB7F42"><w:pPr><w:spacing w:before="0" w:after="0"/><w:textAlignment w:val="baseline"/><w:rPr><w:rFonts w:eastAsia="Times New Roman" w:cs="Calibri"/><w:szCs w:val="22"/><w:lang w:val="en-GB" w:eastAsia="en-GB"/></w:rPr></w:pPr><w:r><w:rPr><w:rFonts w:eastAsia="Times New Roman" w:cs="Calibri"/><w:szCs w:val="22"/><w:lang w:val="en-US" w:eastAsia="en-GB"/></w:rPr><w:t xml:space="preserve">Network ranges used for the OEBB </w:t></w:r><w:proofErr w:type="spellStart"/><w:r><w:rPr><w:rFonts w:eastAsia="Times New Roman" w:cs="Calibri"/><w:szCs w:val="22"/><w:lang w:val="en-US" w:eastAsia="en-GB"/></w:rPr><w:t>NextLayer</w:t></w:r><w:proofErr w:type="spellEnd"/><w:r><w:rPr><w:rFonts w:eastAsia="Times New Roman" w:cs="Calibri"/><w:szCs w:val="22"/><w:lang w:val="en-US" w:eastAsia="en-GB"/></w:rPr><w:t xml:space="preserve"> DC.</w:t></w:r><w:r><w:rPr><w:rFonts w:eastAsia="Times New Roman" w:cs="Calibri"/><w:szCs w:val="22"/><w:lang w:val="en-GB" w:eastAsia="en-GB"/></w:rPr><w:t> </w:t></w:r></w:p><w:p w14:paraId="00BB0015" w14:textId="77777777" w:rsidR="0036318C" w:rsidRDefault="00D45FC0"><w:pPr><w:spacing w:before="0" w:after="0"/><w:textAlignment w:val="baseline"/><w:rPr><w:rFonts w:eastAsia="Times New Roman" w:cs="Calibri"/><w:szCs w:val="22"/><w:lang w:val="de-DE" w:eastAsia="en-GB"/></w:rPr></w:pPr><w:r><w:rPr><w:rFonts w:eastAsia="Times New Roman" w:cs="Calibri"/><w:szCs w:val="22"/><w:lang w:val="de-DE" w:eastAsia="en-GB"/></w:rPr><w:t>Die folgende Tabelle zeigt die verwendeten IP-Adressbereiche für die Dosto Neu Flotte im OEBB NextLayer Rechenzentrum in Wien.</w:t></w:r></w:p><w:p w14:paraId="00BB0016" w14:textId="77777777" w:rsidR="0036318C" w:rsidRDefault="00D45FC0"><w:pPr><w:spacing w:before="0" w:after="0"/><w:textAlignment w:val="baseline"/><w:rPr><w:rFonts w:eastAsia="Times New Roman" w:cs="Calibri"/><w:szCs w:val="22"/><w:lang w:val="de-DE" w:eastAsia="en-GB"/></w:rPr></w:pPr><w:r><w:rPr><w:rFonts w:eastAsia="Times New Roman" w:cs="Calibri"/><w:szCs w:val="22"/><w:lang w:val="de-DE" w:eastAsia="en-GB"/></w:rPr><w:t>Eine detaillierte Zug-zu-Server-Zuweisung ist in Kapitel 1.1.2.1 dargestellt.</w:t></w:r></w:p><w:tbl><w:tblPr><w:tblStyle w:val="TableGrid"/><w:tblW w:w="8640" w:type="dxa"/><w:tblCellSpacing w:w="0" w:type="dxa"/><w:tblLook w:val="04A0" w:firstRow="1" w:lastRow="0" w:firstColumn="1" w:lastColumn="0" w:noHBand="0" w:noVBand="1"/></w:tblPr><w:tblGrid><w:gridCol w:w="2200"/><w:gridCol w:w="2500"/><w:gridCol w:w="3940"/></w:tblGrid><w:tr w:rsidR="0036318C" w14:paraId="00BB0001" w14:textId="77777777"><w:trPr><w:tblCellSpacing w:w="0" w:type="dxa"/></w:trPr><w:tc><w:tcPr><w:tcW w:w="2200" w:type="dxa"/><w:tcBorders><w:top w:val="single" w:sz="4" w:space="0" w:color="000000"/><w:left w:val="single" w:sz="4" w:space="0" w:color="000000"/><w:bottom w:val="single" w:sz="4" w:space="0" w:color="000000"/><w:right w:val="single" w:sz="4" w:space="0" w:color="000000"/></w:tcBorders></w:tcPr><w:p w14:paraId="00BB0002" w14:textId="77777777" w:rsidR="0036318C" w:rsidRDefault="00D45FC0"><w:pPr><w:spacing w:before="40" w:after="40"/></w:pPr><w:r><w:rPr><w:rFonts w:eastAsia="Times New Roman" w:cs="Calibri"/><w:b/><w:bCs/><w:szCs w:val="22"/><w:lang w:val="de-DE" w:eastAsia="en-GB"/></w:rPr><w:t>Netzwerk</w:t></w:r></w:p></w:tc><w:tc><w:tcPr><w:tcW w:w="2500" w:type="dxa"/><w:tcBorders><w:top w:val="single" w:sz="4" w:space="0" w:color="000000"/><w:left w:val="single" w:sz="4" w:space="0" w:color="000000"/><w:bottom w:val="single" w:sz="4" w:space="0" w:color="000000"/><w:right w:val="single" w:sz="4" w:space="0" w:color="000000"/></w:tcBorders></w:tcPr><w:p w14:paraId="00BB0003" w14:textId="77777777" w:rsidR="0036318C" w:rsidRDefault="00D45FC0"><w:pPr><w:spacing w:before="40" w:after="40"/></w:pPr><w:r><w:rPr><w:rFonts w:eastAsia="Times New Roman" w:cs="Calibri"/><w:b/><w:bCs/><w:szCs w:val="22"/><w:lang w:val="de-DE" w:eastAsia="en-GB"/></w:rPr><w:t>IP-Adressbereich</w:t></w:r></w:p></w:tc><w:tc><w:tcPr><w:tcW w:w="3940" w:type="dxa"/><w:tcBorders><w:top w:val="single" w:sz="4" w:space="0" w:color="000000"/><w:left w:val="single" w:sz="4" w:space="0" w:color="000000"/><w:bottom w:val="single" w:sz="4" w:space="0" w:color="000000"/><w:right w:val="single" w:sz="4" w:space="0" w:color="000000"/></w:tcBorders></w:tcPr><w:p w14:paraId="00BB0004" w14:textId="77777777" w:rsidR="0036318C" w:rsidRDefault="00D45FC0"><w:pPr><w:spacing w:before="40" w:after="40"/></w:pPr><w:r><w:rPr><w:rFonts w:eastAsia="Times New Roman" w:cs="Calibri"/><w:b/><w:bCs/><w:szCs w:val="22"/><w:lang w:val="de-DE" w:eastAsia="en-GB"/></w:rPr><w:t>Verwendung</w:t></w:r></w:p></w:tc></w:tr><w:tr w:rsidR="0036318C" w14:paraId="00BB0005" w14:textId="77777777"><w:trPr><w:tblCellSpacing w:w="0" w:type="dxa"/></w:trPr><w:tc><w:tcPr><w:tcW w:w="2200" w:type="dxa"/><w:tcBorders><w:top w:val="single" w:sz="4" w:space="0" w:color="000000"/><w:left w:val="single" w:sz="4" w:space="0" w:color="000000"/><w:bottom w:val="single" w:sz="4" w:space="0" w:color="000000"/><w:right w:val="single" w:sz="4" w:space="0" w:color="000000"/></w:tcBorders></w:tcPr><w:p w14:paraId="00BB0006" w14:textId="77777777" w:rsidR="0036318C" w:rsidRDefault="00D45FC0"><w:pPr><w:spacing w:before="40" w:after="40"/></w:pPr><w:r><w:rPr><w:rFonts w:eastAsia="Times New Roman" w:cs="Calibri"/><w:szCs w:val="22"/><w:lang w:val="de-DE" w:eastAsia="en-GB"/></w:rPr><w:t>CDC Verwaltungsnetz</w:t></w:r></w:p></w:tc><w:tc><w:tcPr><w:tcW w:w="2500" w:type="dxa"/><w:tcBorders><w:top w:val="single" w:sz="4" w:space="0" w:color="000000"/><w:left w:val="single" w:sz="4" w:space="0" w:color="000000"/><w:bottom w:val="single" w:sz="4" w:space="0" w:color="000000"/><w:right w:val="single" w:sz="4" w:space="0" w:color="000000"/></w:tcBorders></w:tcPr><w:p w14:paraId="00BB0007" w14:textId="77777777" w:rsidR="0036318C" w:rsidRDefault="00D45FC0"><w:pPr><w:spacing w:before="40" w:after="40"/></w:pPr><w:r><w:rPr><w:rFonts w:eastAsia="Times New Roman" w:cs="Calibri"/><w:szCs w:val="22"/><w:lang w:val="de-DE" w:eastAsia="en-GB"/></w:rPr><w:t>10.178.0.0/16</w:t></w:r></w:p></w:tc><w:tc><w:tcPr><w:tcW w:w="3940" w:type="dxa"/><w:tcBorders><w:top w:val="single" w:sz="4" w:space="0" w:color="000000"/><w:left w:val="single" w:sz="4" w:space="0" w:color="000000"/><w:bottom w:val="single" w:sz="4" w:space="0" w:color="000000"/><w:right w:val="single" w:sz="4" w:space="0" w:color="000000"/></w:tcBorders></w:tcPr><w:p w14:paraId="00BB0008" w14:textId="77777777" w:rsidR="0036318C" w:rsidRDefault="00D45FC0"><w:pPr><w:spacing w:before="40" w:after="40"/></w:pPr><w:r><w:rPr><w:rFonts w:eastAsia="Times New Roman" w:cs="Calibri"/><w:szCs w:val="22"/><w:lang w:val="de-DE" w:eastAsia="en-GB"/></w:rPr><w:t>Serverseitige CDC-Netzwerke im NextLayer DC, Wien</w:t></w:r></w:p></w:tc></w:tr><w:tr w:rsidR="0036318C" w14:paraId="00BB0009" w14:textId="77777777"><w:trPr><w:tblCellSpacing w:w="0" w:type="dxa"/></w:trPr><w:tc><w:tcPr><w:tcW w:w="2200" w:type="dxa"/><w:tcBorders><w:top w:val="single" w:sz="4" w:space="0" w:color="000000"/><w:left w:val="single" w:sz="4" w:space="0" w:color="000000"/><w:bottom w:val="single" w:sz="4" w:space="0" w:color="000000"/><w:right w:val="single" w:sz="4" w:space="0" w:color="000000"/></w:tcBorders></w:tcPr><w:p w14:paraId="00BB000A" w14:textId="77777777" w:rsidR="0036318C" w:rsidRDefault="00D45FC0"><w:pPr><w:spacing w:before="40" w:after="40"/></w:pPr><w:r><w:rPr><w:rFonts w:eastAsia="Times New Roman" w:cs="Calibri"/><w:szCs w:val="22"/><w:lang w:val="de-DE" w:eastAsia="en-GB"/></w:rPr><w:t>On-Board Verwaltung</w:t></w:r></w:p></w:tc><w:tc><w:tcPr><w:tcW w:w="2500" w:type="dxa"/><w:tcBorders><w:top w:val="single" w:sz="4" w:space="0" w:color="000000"/><w:left w:val="single" w:sz="4" w:space="0" w:color="000000"/><w:bottom w:val="single" w:sz="4" w:space="0" w:color="000000"/><w:right w:val="single" w:sz="4" w:space="0" w:color="000000"/></w:tcBorders></w:tcPr><w:p w14:paraId="00BB000B" w14:textId="77777777" w:rsidR="0036318C" w:rsidRDefault="00D45FC0"><w:pPr><w:spacing w:before="40" w:after="40"/></w:pPr><w:r><w:rPr><w:rFonts w:eastAsia="Times New Roman" w:cs="Calibri"/><w:szCs w:val="22"/><w:lang w:val="de-DE" w:eastAsia="en-GB"/></w:rPr><w:t>10.179.0.0/16</w:t></w:r></w:p></w:tc><w:tc><w:tcPr><w:tcW w:w="3940" w:type="dxa"/><w:tcBorders><w:top w:val="single" w:sz="4" w:space="0" w:color="000000"/><w:left w:val="single" w:sz="4" w:space="0" w:color="000000"/><w:bottom w:val="single" w:sz="4" w:space="0" w:color="000000"/><w:right w:val="single" w:sz="4" w:space="0" w:color="000000"/></w:tcBorders></w:tcPr><w:p w14:paraId="00BB000C" w14:textId="77777777" w:rsidR="0036318C" w:rsidRDefault="00D45FC0"><w:pPr><w:spacing w:before="40" w:after="40"/></w:pPr><w:r><w:rPr><w:rFonts w:eastAsia="Times New Roman" w:cs="Calibri"/><w:szCs w:val="22"/><w:lang w:val="de-DE" w:eastAsia="en-GB"/></w:rPr><w:t>Fahrzeugseitiges Managementnetzwerk (OBS/CCU, Switches)</w:t></w:r></w:p></w:tc></w:tr><w:tr w:rsidR="0036318C" w:rsidRPr="00DF7147" w14:paraId="00BB000D" w14:textId="77777777"><w:trPr><w:tblCellSpacing w:w="0" w:type="dxa"/></w:trPr><w:tc><w:tcPr><w:tcW w:w="2200" w:type="dxa"/><w:tcBorders><w:top w:val="single" w:sz="4" w:space="0" w:color="000000"/><w:left w:val="single" w:sz="4" w:space="0" w:color="000000"/><w:bottom w:val="single" w:sz="4" w:space="0" w:color="000000"/><w:right w:val="single" w:sz="4" w:space="0" w:color="000000"/></w:tcBorders></w:tcPr><w:p w14:paraId="00BB000E" w14:textId="77777777" w:rsidR="0036318C" w:rsidRDefault="00D45FC0"><w:pPr><w:spacing w:before="40" w:after="40"/></w:pPr><w:r><w:rPr><w:rFonts w:eastAsia="Times New Roman" w:cs="Calibri"/><w:szCs w:val="22"/><w:lang w:val="de-DE" w:eastAsia="en-GB"/></w:rPr><w:t>MAR Server</w:t></w:r></w:p></w:tc><w:tc><w:tcPr><w:tcW w:w="2500" w:type="dxa"/><w:tcBorders><w:top w:val="single" w:sz="4" w:space="0" w:color="000000"/><w:left w:val="single" w:sz="4" w:space="0" w:color="000000"/><w:bottom w:val="single" w:sz="4" w:space="0" w:color="000000"/><w:right w:val="single" w:sz="4" w:space="0" w:color="000000"/></w:tcBorders></w:tcPr><w:p w14:paraId="00BB000F" w14:textId="77777777" w:rsidR="0036318C" w:rsidRDefault="00D45FC0"><w:pPr><w:spacing w:before="40" w:after="40"/></w:pPr><w:r><w:rPr><w:rFonts w:eastAsia="Times New Roman" w:cs="Calibri"/><w:szCs w:val="22"/><w:lang w:val="de-DE" w:eastAsia="en-GB"/></w:rPr><w:t>172.16.195.136 – 172.16.195.139</w:t></w:r></w:p></w:tc><w:tc><w:tcPr><w:tcW w:w="3940" w:type="dxa"/><w:tcBorders><w:top w:val="single" w:sz="4" w:space="0" w:color="000000"/><w:left w:val="single" w:sz="4" w:space="0" w:color="000000"/><w:bottom w:val="single" w:sz="4" w:space="0" w:color="000000"/><w:right w:val="single" w:sz="4" w:space="0" w:color="000000"/></w:tcBorders></w:tcPr><w:p w14:paraId="00BB0010" w14:textId="77777777" w:rsidR="0036318C" w:rsidRPr="00DF7147" w:rsidRDefault="00D45FC0"><w:pPr><w:spacing w:before="40" w:after="40"/><w:rPr><w:lang w:val="pt-PT"/></w:rPr></w:pPr><w:r w:rsidRPr="00DF7147"><w:rPr><w:rFonts w:eastAsia="Times New Roman" w:cs="Calibri"/><w:szCs w:val="22"/><w:lang w:val="pt-PT" w:eastAsia="en-GB"/></w:rPr><w:t>Nomad MAR-Server (mar3be06 – mar3be09)</w:t></w:r></w:p></w:tc></w:tr><w:tr w:rsidR="0036318C" w14:paraId="00BB0011" w14:textId="77777777"><w:trPr><w:tblCellSpacing w:w="0" w:type="dxa"/></w:trPr><w:tc><w:tcPr><w:tcW w:w="2200" w:type="dxa"/><w:tcBorders><w:top w:val="single" w:sz="4" w:space="0" w:color="000000"/><w:left w:val="single" w:sz="4" w:space="0" w:color="000000"/><w:bottom w:val="single" w:sz="4" w:space="0" w:color="000000"/><w:right w:val="single" w:sz="4" w:space="0" w:color="000000"/></w:tcBorders></w:tcPr><w:p w14:paraId="00BB0012" w14:textId="77777777" w:rsidR="0036318C" w:rsidRDefault="00D45FC0"><w:pPr><w:spacing w:before="40" w:after="40"/></w:pPr><w:r><w:rPr><w:rFonts w:eastAsia="Times New Roman" w:cs="Calibri"/><w:szCs w:val="22"/><w:lang w:val="de-DE" w:eastAsia="en-GB"/></w:rPr><w:lastRenderedPageBreak/><w:t>NTP-Server</w:t></w:r></w:p></w:tc><w:tc><w:tcPr><w:tcW w:w="2500" w:type="dxa"/><w:tcBorders><w:top w:val="single" w:sz="4" w:space="0" w:color="000000"/><w:left w:val="single" w:sz="4" w:space="0" w:color="000000"/><w:bottom w:val="single" w:sz="4" w:space="0" w:color="000000"/><w:right w:val="single" w:sz="4" w:space="0" w:color="000000"/></w:tcBorders></w:tcPr><w:p w14:paraId="00BB0013" w14:textId="77777777" w:rsidR="0036318C" w:rsidRDefault="00D45FC0"><w:pPr><w:spacing w:before="40" w:after="40"/></w:pPr><w:r><w:rPr><w:rFonts w:eastAsia="Times New Roman" w:cs="Calibri"/><w:szCs w:val="22"/><w:lang w:val="de-DE" w:eastAsia="en-GB"/></w:rPr><w:t>10.178.13.1</w:t></w:r></w:p></w:tc><w:tc><w:tcPr><w:tcW w:w="3940" w:type="dxa"/><w:tcBorders><w:top w:val="single" w:sz="4" w:space="0" w:color="000000"/><w:left w:val="single" w:sz="4" w:space="0" w:color="000000"/><w:bottom w:val="single" w:sz="4" w:space="0" w:color="000000"/><w:right w:val="single" w:sz="4" w:space="0" w:color="000000"/></w:tcBorders></w:tcPr><w:p w14:paraId="00BB0014" w14:textId="77777777" w:rsidR="0036318C" w:rsidRDefault="00D45FC0"><w:pPr><w:spacing w:before="40" w:after="40"/></w:pPr><w:r><w:rPr><w:rFonts w:eastAsia="Times New Roman" w:cs="Calibri"/><w:szCs w:val="22"/><w:lang w:val="de-DE" w:eastAsia="en-GB"/></w:rPr><w:t>NTP-Quelle für alle IoB-Komponenten an Bord</w:t></w:r></w:p></w:tc></w:tr></w:tbl><w:p w14:paraId="00BB0017" w14:textId="77777777" w:rsidR="0036318C" w:rsidRDefault="0036318C"><w:pPr><w:spacing w:before="0" w:after="0"/><w:textAlignment w:val="baseline"/><w:rPr><w:rFonts w:eastAsia="Times New Roman" w:cs="Calibri"/><w:szCs w:val="22"/><w:lang w:val="de-DE" w:eastAsia="en-GB"/></w:rPr></w:pPr></w:p><w:p w14:paraId="45FF5E8D" w14:textId="77777777" w:rsidR="00AB7F42" w:rsidRPr="00AB7F42" w:rsidRDefault="00AB7F42" w:rsidP="00C243E0"><w:pPr><w:pStyle w:val="Heading4"/><w:rPr><w:lang w:val="en-GB" w:eastAsia="en-GB"/></w:rPr></w:pPr><w:r><w:rPr><w:lang w:eastAsia="en-GB"/></w:rPr><w:t>1.1.2.1   Zug zu Server zuweisung</w:t></w:r><w:r><w:rPr><w:lang w:val="en-GB" w:eastAsia="en-GB"/></w:rPr><w:t> </w:t></w:r></w:p><w:tbl><w:tblPr><w:tblW w:w="9105"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2325"/><w:gridCol w:w="1860"/><w:gridCol w:w="1860"/><w:gridCol w:w="1800"/><w:gridCol w:w="1260"/></w:tblGrid><w:tr w:rsidR="00C243E0" w:rsidRPr="00AB7F42" w14:paraId="6C086AF5" w14:textId="77777777" w:rsidTr="00C243E0"><w:trPr><w:trHeight w:val="514"/></w:trPr><w:tc><w:tcPr><w:tcW w:w="2325" w:type="dxa"/><w:tcBorders><w:top w:val="single" w:sz="6" w:space="0" w:color="auto"/><w:left w:val="single" w:sz="6" w:space="0" w:color="auto"/><w:bottom w:val="single" w:sz="6" w:space="0" w:color="auto"/><w:right w:val="single" w:sz="6" w:space="0" w:color="auto"/></w:tcBorders><w:vAlign w:val="center"/><w:hideMark/></w:tcPr><w:p w14:paraId="70DB124C"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Zug</w:t></w:r><w:r><w:rPr><w:rFonts w:eastAsia="Times New Roman" w:cs="Calibri"/><w:szCs w:val="22"/><w:lang w:val="en-GB" w:eastAsia="en-GB"/></w:rPr><w:t> </w:t></w:r></w:p></w:tc><w:tc><w:tcPr><w:tcW w:w="1860" w:type="dxa"/><w:tcBorders><w:top w:val="single" w:sz="6" w:space="0" w:color="auto"/><w:left w:val="single" w:sz="6" w:space="0" w:color="auto"/><w:bottom w:val="single" w:sz="6" w:space="0" w:color="auto"/><w:right w:val="single" w:sz="6" w:space="0" w:color="auto"/></w:tcBorders></w:tcPr><w:p w14:paraId="68FAAE6E" w14:textId="77777777" w:rsidR="00C243E0" w:rsidRPr="00AB7F42" w:rsidRDefault="00C243E0" w:rsidP="00AB7F42"><w:pPr><w:spacing w:before="0" w:after="0"/><w:textAlignment w:val="baseline"/><w:rPr><w:rFonts w:eastAsia="Times New Roman" w:cs="Calibri"/><w:b/><w:bCs/><w:szCs w:val="22"/><w:lang w:eastAsia="en-GB"/></w:rPr></w:pPr></w:p></w:tc><w:tc><w:tcPr><w:tcW w:w="1860" w:type="dxa"/><w:tcBorders><w:top w:val="single" w:sz="6" w:space="0" w:color="auto"/><w:left w:val="single" w:sz="6" w:space="0" w:color="auto"/><w:bottom w:val="single" w:sz="6" w:space="0" w:color="auto"/><w:right w:val="single" w:sz="6" w:space="0" w:color="auto"/></w:tcBorders><w:vAlign w:val="center"/><w:hideMark/></w:tcPr><w:p w14:paraId="1F59EDF7" w14:textId="2E54096F" w:rsidR="00C243E0" w:rsidRPr="00AB7F42" w:rsidRDefault="00C243E0" w:rsidP="00AB7F42"><w:pPr><w:spacing w:before="0" w:after="0"/><w:textAlignment w:val="baseline"/><w:rPr><w:rFonts w:eastAsia="Times New Roman" w:cs="Calibri"/><w:szCs w:val="22"/><w:lang w:val="en-GB" w:eastAsia="en-GB"/></w:rPr></w:pPr><w:r><w:rPr><w:rFonts w:eastAsia="Times New Roman" w:cs="Calibri"/><w:b/><w:bCs/><w:szCs w:val="22"/><w:lang w:eastAsia="en-GB"/></w:rPr><w:t>NC ID</w:t></w:r><w:r><w:rPr><w:rFonts w:eastAsia="Times New Roman" w:cs="Calibri"/><w:szCs w:val="22"/><w:lang w:val="en-GB" w:eastAsia="en-GB"/></w:rPr><w:t> </w:t></w:r></w:p></w:tc><w:tc><w:tcPr><w:tcW w:w="1800" w:type="dxa"/><w:tcBorders><w:top w:val="single" w:sz="6" w:space="0" w:color="auto"/><w:left w:val="single" w:sz="6" w:space="0" w:color="auto"/><w:bottom w:val="single" w:sz="6" w:space="0" w:color="auto"/><w:right w:val="single" w:sz="6" w:space="0" w:color="auto"/></w:tcBorders><w:vAlign w:val="center"/><w:hideMark/></w:tcPr><w:p w14:paraId="580AD60D"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b/><w:bCs/><w:szCs w:val="22"/><w:lang w:eastAsia="en-GB"/></w:rPr><w:t>Server IP</w:t></w:r><w:r><w:rPr><w:rFonts w:eastAsia="Times New Roman" w:cs="Calibri"/><w:szCs w:val="22"/><w:lang w:val="en-GB" w:eastAsia="en-GB"/></w:rPr><w:t> </w:t></w:r></w:p></w:tc><w:tc><w:tcPr><w:tcW w:w="1260" w:type="dxa"/><w:tcBorders><w:top w:val="single" w:sz="6" w:space="0" w:color="auto"/><w:left w:val="single" w:sz="6" w:space="0" w:color="auto"/><w:bottom w:val="single" w:sz="6" w:space="0" w:color="auto"/><w:right w:val="single" w:sz="6" w:space="0" w:color="auto"/></w:tcBorders><w:vAlign w:val="center"/><w:hideMark/></w:tcPr><w:p w14:paraId="32C288D7"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b/><w:bCs/><w:szCs w:val="22"/><w:lang w:eastAsia="en-GB"/></w:rPr><w:t>Server</w:t></w:r><w:r><w:rPr><w:rFonts w:eastAsia="Times New Roman" w:cs="Calibri"/><w:szCs w:val="22"/><w:lang w:val="en-GB" w:eastAsia="en-GB"/></w:rPr><w:t> </w:t></w:r></w:p></w:tc></w:tr><w:tr w:rsidR="00C243E0" w:rsidRPr="00AB7F42" w14:paraId="2EC3B06C" w14:textId="77777777" w:rsidTr="00C243E0"><w:trPr><w:trHeight w:val="300"/></w:trPr><w:tc><w:tcPr><w:tcW w:w="2325" w:type="dxa"/><w:tcBorders><w:top w:val="single" w:sz="6" w:space="0" w:color="auto"/><w:left w:val="single" w:sz="6" w:space="0" w:color="auto"/><w:bottom w:val="single" w:sz="6" w:space="0" w:color="auto"/><w:right w:val="single" w:sz="6" w:space="0" w:color="auto"/></w:tcBorders><w:vAlign w:val="center"/><w:hideMark/></w:tcPr><w:p w14:paraId="19FC2474"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Dosto Neu 1 - 10</w:t></w:r><w:r><w:rPr><w:rFonts w:eastAsia="Times New Roman" w:cs="Calibri"/><w:szCs w:val="22"/><w:lang w:val="en-GB" w:eastAsia="en-GB"/></w:rPr><w:t> </w:t></w:r></w:p></w:tc><w:tc><w:tcPr><w:tcW w:w="1860" w:type="dxa"/><w:tcBorders><w:top w:val="single" w:sz="6" w:space="0" w:color="auto"/><w:left w:val="single" w:sz="6" w:space="0" w:color="auto"/><w:bottom w:val="single" w:sz="6" w:space="0" w:color="auto"/><w:right w:val="single" w:sz="6" w:space="0" w:color="auto"/></w:tcBorders></w:tcPr><w:p w14:paraId="22E4D030" w14:textId="77777777" w:rsidR="00C243E0" w:rsidRPr="00AB7F42" w:rsidRDefault="00C243E0" w:rsidP="00AB7F42"><w:pPr><w:spacing w:before="0" w:after="0"/><w:textAlignment w:val="baseline"/><w:rPr><w:rFonts w:eastAsia="Times New Roman" w:cs="Calibri"/><w:szCs w:val="22"/><w:lang w:eastAsia="en-GB"/></w:rPr></w:pPr></w:p></w:tc><w:tc><w:tcPr><w:tcW w:w="1860" w:type="dxa"/><w:tcBorders><w:top w:val="single" w:sz="6" w:space="0" w:color="auto"/><w:left w:val="single" w:sz="6" w:space="0" w:color="auto"/><w:bottom w:val="single" w:sz="6" w:space="0" w:color="auto"/><w:right w:val="single" w:sz="6" w:space="0" w:color="auto"/></w:tcBorders><w:vAlign w:val="center"/><w:hideMark/></w:tcPr><w:p w14:paraId="790F3BE5" w14:textId="74029A42"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10.178.1.0/24</w:t></w:r><w:r><w:rPr><w:rFonts w:eastAsia="Times New Roman" w:cs="Calibri"/><w:szCs w:val="22"/><w:lang w:val="en-GB" w:eastAsia="en-GB"/></w:rPr><w:t> </w:t></w:r></w:p><w:p w14:paraId="5879C483"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10.178.2.0/23</w:t></w:r><w:r><w:rPr><w:rFonts w:eastAsia="Times New Roman" w:cs="Calibri"/><w:szCs w:val="22"/><w:lang w:val="en-GB" w:eastAsia="en-GB"/></w:rPr><w:t> </w:t></w:r></w:p><w:p w14:paraId="5274CD66"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10.178.4.0/22</w:t></w:r><w:r><w:rPr><w:rFonts w:eastAsia="Times New Roman" w:cs="Calibri"/><w:szCs w:val="22"/><w:lang w:val="en-GB" w:eastAsia="en-GB"/></w:rPr><w:t> </w:t></w:r></w:p><w:p w14:paraId="65F8ACE7"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10.178.8.0/23</w:t></w:r><w:r><w:rPr><w:rFonts w:eastAsia="Times New Roman" w:cs="Calibri"/><w:szCs w:val="22"/><w:lang w:val="en-GB" w:eastAsia="en-GB"/></w:rPr><w:t> </w:t></w:r></w:p><w:p w14:paraId="100DF482"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10.178.10.0/24</w:t></w:r><w:r><w:rPr><w:rFonts w:eastAsia="Times New Roman" w:cs="Calibri"/><w:szCs w:val="22"/><w:lang w:val="en-GB" w:eastAsia="en-GB"/></w:rPr><w:t> </w:t></w:r></w:p></w:tc><w:tc><w:tcPr><w:tcW w:w="1800" w:type="dxa"/><w:tcBorders><w:top w:val="single" w:sz="6" w:space="0" w:color="auto"/><w:left w:val="single" w:sz="6" w:space="0" w:color="auto"/><w:bottom w:val="single" w:sz="6" w:space="0" w:color="auto"/><w:right w:val="single" w:sz="6" w:space="0" w:color="auto"/></w:tcBorders><w:vAlign w:val="center"/><w:hideMark/></w:tcPr><w:p w14:paraId="0269E9DC"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172.16.195.136</w:t></w:r><w:r><w:rPr><w:rFonts w:eastAsia="Times New Roman" w:cs="Calibri"/><w:szCs w:val="22"/><w:lang w:val="en-GB" w:eastAsia="en-GB"/></w:rPr><w:t> </w:t></w:r></w:p></w:tc><w:tc><w:tcPr><w:tcW w:w="1260" w:type="dxa"/><w:tcBorders><w:top w:val="single" w:sz="6" w:space="0" w:color="auto"/><w:left w:val="single" w:sz="6" w:space="0" w:color="auto"/><w:bottom w:val="single" w:sz="6" w:space="0" w:color="auto"/><w:right w:val="single" w:sz="6" w:space="0" w:color="auto"/></w:tcBorders><w:vAlign w:val="center"/><w:hideMark/></w:tcPr><w:p w14:paraId="343D4D1A"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mar3be06</w:t></w:r><w:r><w:rPr><w:rFonts w:eastAsia="Times New Roman" w:cs="Calibri"/><w:szCs w:val="22"/><w:lang w:val="en-GB" w:eastAsia="en-GB"/></w:rPr><w:t> </w:t></w:r></w:p></w:tc></w:tr><w:tr w:rsidR="00C243E0" w:rsidRPr="00AB7F42" w14:paraId="68B540D3" w14:textId="77777777" w:rsidTr="00C243E0"><w:trPr><w:trHeight w:val="300"/></w:trPr><w:tc><w:tcPr><w:tcW w:w="2325" w:type="dxa"/><w:tcBorders><w:top w:val="single" w:sz="6" w:space="0" w:color="auto"/><w:left w:val="single" w:sz="6" w:space="0" w:color="auto"/><w:bottom w:val="single" w:sz="6" w:space="0" w:color="auto"/><w:right w:val="single" w:sz="6" w:space="0" w:color="auto"/></w:tcBorders><w:vAlign w:val="center"/><w:hideMark/></w:tcPr><w:p w14:paraId="2453DEC7"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Dosto Neu 11 - 21</w:t></w:r><w:r><w:rPr><w:rFonts w:eastAsia="Times New Roman" w:cs="Calibri"/><w:szCs w:val="22"/><w:lang w:val="en-GB" w:eastAsia="en-GB"/></w:rPr><w:t> </w:t></w:r></w:p></w:tc><w:tc><w:tcPr><w:tcW w:w="1860" w:type="dxa"/><w:tcBorders><w:top w:val="single" w:sz="6" w:space="0" w:color="auto"/><w:left w:val="single" w:sz="6" w:space="0" w:color="auto"/><w:bottom w:val="single" w:sz="6" w:space="0" w:color="auto"/><w:right w:val="single" w:sz="6" w:space="0" w:color="auto"/></w:tcBorders></w:tcPr><w:p w14:paraId="69F4759B" w14:textId="77777777" w:rsidR="00C243E0" w:rsidRPr="00AB7F42" w:rsidRDefault="00C243E0" w:rsidP="00AB7F42"><w:pPr><w:spacing w:before="0" w:after="0"/><w:textAlignment w:val="baseline"/><w:rPr><w:rFonts w:eastAsia="Times New Roman" w:cs="Calibri"/><w:szCs w:val="22"/><w:lang w:eastAsia="en-GB"/></w:rPr></w:pPr></w:p></w:tc><w:tc><w:tcPr><w:tcW w:w="1860" w:type="dxa"/><w:tcBorders><w:top w:val="single" w:sz="6" w:space="0" w:color="auto"/><w:left w:val="single" w:sz="6" w:space="0" w:color="auto"/><w:bottom w:val="single" w:sz="6" w:space="0" w:color="auto"/><w:right w:val="single" w:sz="6" w:space="0" w:color="auto"/></w:tcBorders><w:vAlign w:val="center"/><w:hideMark/></w:tcPr><w:p w14:paraId="40962CF8" w14:textId="3F137ECE"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10.178.11.0/24</w:t></w:r><w:r><w:rPr><w:rFonts w:eastAsia="Times New Roman" w:cs="Calibri"/><w:szCs w:val="22"/><w:lang w:val="en-GB" w:eastAsia="en-GB"/></w:rPr><w:t> </w:t></w:r></w:p><w:p w14:paraId="5C47F42B"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10.178.12.0/22</w:t></w:r><w:r><w:rPr><w:rFonts w:eastAsia="Times New Roman" w:cs="Calibri"/><w:szCs w:val="22"/><w:lang w:val="en-GB" w:eastAsia="en-GB"/></w:rPr><w:t> </w:t></w:r></w:p><w:p w14:paraId="4F6EF9CD"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10.178.16.0/22</w:t></w:r><w:r><w:rPr><w:rFonts w:eastAsia="Times New Roman" w:cs="Calibri"/><w:szCs w:val="22"/><w:lang w:val="en-GB" w:eastAsia="en-GB"/></w:rPr><w:t> </w:t></w:r></w:p><w:p w14:paraId="6F7201B1"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10.178.20.0/23</w:t></w:r><w:r><w:rPr><w:rFonts w:eastAsia="Times New Roman" w:cs="Calibri"/><w:szCs w:val="22"/><w:lang w:val="en-GB" w:eastAsia="en-GB"/></w:rPr><w:t> </w:t></w:r></w:p></w:tc><w:tc><w:tcPr><w:tcW w:w="1800" w:type="dxa"/><w:tcBorders><w:top w:val="single" w:sz="6" w:space="0" w:color="auto"/><w:left w:val="single" w:sz="6" w:space="0" w:color="auto"/><w:bottom w:val="single" w:sz="6" w:space="0" w:color="auto"/><w:right w:val="single" w:sz="6" w:space="0" w:color="auto"/></w:tcBorders><w:vAlign w:val="center"/><w:hideMark/></w:tcPr><w:p w14:paraId="03B7C370"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172.16.195.137</w:t></w:r><w:r><w:rPr><w:rFonts w:eastAsia="Times New Roman" w:cs="Calibri"/><w:szCs w:val="22"/><w:lang w:val="en-GB" w:eastAsia="en-GB"/></w:rPr><w:t> </w:t></w:r></w:p></w:tc><w:tc><w:tcPr><w:tcW w:w="1260" w:type="dxa"/><w:tcBorders><w:top w:val="single" w:sz="6" w:space="0" w:color="auto"/><w:left w:val="single" w:sz="6" w:space="0" w:color="auto"/><w:bottom w:val="single" w:sz="6" w:space="0" w:color="auto"/><w:right w:val="single" w:sz="6" w:space="0" w:color="auto"/></w:tcBorders><w:vAlign w:val="center"/><w:hideMark/></w:tcPr><w:p w14:paraId="3BD154F6"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mar3be07</w:t></w:r><w:r><w:rPr><w:rFonts w:eastAsia="Times New Roman" w:cs="Calibri"/><w:szCs w:val="22"/><w:lang w:val="en-GB" w:eastAsia="en-GB"/></w:rPr><w:t> </w:t></w:r></w:p></w:tc></w:tr><w:tr w:rsidR="00C243E0" w:rsidRPr="00AB7F42" w14:paraId="732DECDB" w14:textId="77777777" w:rsidTr="00C243E0"><w:trPr><w:trHeight w:val="300"/></w:trPr><w:tc><w:tcPr><w:tcW w:w="2325" w:type="dxa"/><w:tcBorders><w:top w:val="single" w:sz="6" w:space="0" w:color="auto"/><w:left w:val="single" w:sz="6" w:space="0" w:color="auto"/><w:bottom w:val="single" w:sz="6" w:space="0" w:color="auto"/><w:right w:val="single" w:sz="6" w:space="0" w:color="auto"/></w:tcBorders><w:vAlign w:val="center"/><w:hideMark/></w:tcPr><w:p w14:paraId="0C84C83B"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Dosto Neu 22 - 32</w:t></w:r><w:r><w:rPr><w:rFonts w:eastAsia="Times New Roman" w:cs="Calibri"/><w:szCs w:val="22"/><w:lang w:val="en-GB" w:eastAsia="en-GB"/></w:rPr><w:t> </w:t></w:r></w:p></w:tc><w:tc><w:tcPr><w:tcW w:w="1860" w:type="dxa"/><w:tcBorders><w:top w:val="single" w:sz="6" w:space="0" w:color="auto"/><w:left w:val="single" w:sz="6" w:space="0" w:color="auto"/><w:bottom w:val="single" w:sz="6" w:space="0" w:color="auto"/><w:right w:val="single" w:sz="6" w:space="0" w:color="auto"/></w:tcBorders></w:tcPr><w:p w14:paraId="4D1CAEEF" w14:textId="77777777" w:rsidR="00C243E0" w:rsidRPr="00AB7F42" w:rsidRDefault="00C243E0" w:rsidP="00AB7F42"><w:pPr><w:spacing w:before="0" w:after="0"/><w:textAlignment w:val="baseline"/><w:rPr><w:rFonts w:eastAsia="Times New Roman" w:cs="Calibri"/><w:szCs w:val="22"/><w:lang w:eastAsia="en-GB"/></w:rPr></w:pPr></w:p></w:tc><w:tc><w:tcPr><w:tcW w:w="1860" w:type="dxa"/><w:tcBorders><w:top w:val="single" w:sz="6" w:space="0" w:color="auto"/><w:left w:val="single" w:sz="6" w:space="0" w:color="auto"/><w:bottom w:val="single" w:sz="6" w:space="0" w:color="auto"/><w:right w:val="single" w:sz="6" w:space="0" w:color="auto"/></w:tcBorders><w:vAlign w:val="center"/><w:hideMark/></w:tcPr><w:p w14:paraId="5D023049" w14:textId="6250B42B"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10.178.22.0/23</w:t></w:r><w:r><w:rPr><w:rFonts w:eastAsia="Times New Roman" w:cs="Calibri"/><w:szCs w:val="22"/><w:lang w:val="en-GB" w:eastAsia="en-GB"/></w:rPr><w:t> </w:t></w:r></w:p><w:p w14:paraId="38034AD8"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10.178.24.0/21</w:t></w:r><w:r><w:rPr><w:rFonts w:eastAsia="Times New Roman" w:cs="Calibri"/><w:szCs w:val="22"/><w:lang w:val="en-GB" w:eastAsia="en-GB"/></w:rPr><w:t> </w:t></w:r></w:p><w:p w14:paraId="715B10A4"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10.178.32.0/24</w:t></w:r><w:r><w:rPr><w:rFonts w:eastAsia="Times New Roman" w:cs="Calibri"/><w:szCs w:val="22"/><w:lang w:val="en-GB" w:eastAsia="en-GB"/></w:rPr><w:t> </w:t></w:r></w:p></w:tc><w:tc><w:tcPr><w:tcW w:w="1800" w:type="dxa"/><w:tcBorders><w:top w:val="single" w:sz="6" w:space="0" w:color="auto"/><w:left w:val="single" w:sz="6" w:space="0" w:color="auto"/><w:bottom w:val="single" w:sz="6" w:space="0" w:color="auto"/><w:right w:val="single" w:sz="6" w:space="0" w:color="auto"/></w:tcBorders><w:vAlign w:val="center"/><w:hideMark/></w:tcPr><w:p w14:paraId="4D9A4B0E"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172.16.195.138</w:t></w:r><w:r><w:rPr><w:rFonts w:eastAsia="Times New Roman" w:cs="Calibri"/><w:szCs w:val="22"/><w:lang w:val="en-GB" w:eastAsia="en-GB"/></w:rPr><w:t> </w:t></w:r></w:p></w:tc><w:tc><w:tcPr><w:tcW w:w="1260" w:type="dxa"/><w:tcBorders><w:top w:val="single" w:sz="6" w:space="0" w:color="auto"/><w:left w:val="single" w:sz="6" w:space="0" w:color="auto"/><w:bottom w:val="single" w:sz="6" w:space="0" w:color="auto"/><w:right w:val="single" w:sz="6" w:space="0" w:color="auto"/></w:tcBorders><w:vAlign w:val="center"/><w:hideMark/></w:tcPr><w:p w14:paraId="333E2C15"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mar3be08</w:t></w:r><w:r><w:rPr><w:rFonts w:eastAsia="Times New Roman" w:cs="Calibri"/><w:szCs w:val="22"/><w:lang w:val="en-GB" w:eastAsia="en-GB"/></w:rPr><w:t> </w:t></w:r></w:p></w:tc></w:tr><w:tr w:rsidR="00C243E0" w:rsidRPr="00AB7F42" w14:paraId="5F8A07BE" w14:textId="77777777" w:rsidTr="00C243E0"><w:trPr><w:trHeight w:val="300"/></w:trPr><w:tc><w:tcPr><w:tcW w:w="2325" w:type="dxa"/><w:tcBorders><w:top w:val="single" w:sz="6" w:space="0" w:color="auto"/><w:left w:val="single" w:sz="6" w:space="0" w:color="auto"/><w:bottom w:val="single" w:sz="6" w:space="0" w:color="auto"/><w:right w:val="single" w:sz="6" w:space="0" w:color="auto"/></w:tcBorders><w:vAlign w:val="center"/><w:hideMark/></w:tcPr><w:p w14:paraId="43E4757C"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Dosto Neu 33 - 42</w:t></w:r><w:r><w:rPr><w:rFonts w:eastAsia="Times New Roman" w:cs="Calibri"/><w:szCs w:val="22"/><w:lang w:val="en-GB" w:eastAsia="en-GB"/></w:rPr><w:t> </w:t></w:r></w:p><w:p w14:paraId="2E7BED7D"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Benches (above 100)</w:t></w:r><w:r><w:rPr><w:rFonts w:eastAsia="Times New Roman" w:cs="Calibri"/><w:szCs w:val="22"/><w:lang w:val="en-GB" w:eastAsia="en-GB"/></w:rPr><w:t> </w:t></w:r></w:p></w:tc><w:tc><w:tcPr><w:tcW w:w="1860" w:type="dxa"/><w:tcBorders><w:top w:val="single" w:sz="6" w:space="0" w:color="auto"/><w:left w:val="single" w:sz="6" w:space="0" w:color="auto"/><w:bottom w:val="single" w:sz="6" w:space="0" w:color="auto"/><w:right w:val="single" w:sz="6" w:space="0" w:color="auto"/></w:tcBorders></w:tcPr><w:p w14:paraId="4201894A" w14:textId="77777777" w:rsidR="00C243E0" w:rsidRPr="00AB7F42" w:rsidRDefault="00C243E0" w:rsidP="00AB7F42"><w:pPr><w:spacing w:before="0" w:after="0"/><w:textAlignment w:val="baseline"/><w:rPr><w:rFonts w:eastAsia="Times New Roman" w:cs="Calibri"/><w:szCs w:val="22"/><w:lang w:eastAsia="en-GB"/></w:rPr></w:pPr></w:p></w:tc><w:tc><w:tcPr><w:tcW w:w="1860" w:type="dxa"/><w:tcBorders><w:top w:val="single" w:sz="6" w:space="0" w:color="auto"/><w:left w:val="single" w:sz="6" w:space="0" w:color="auto"/><w:bottom w:val="single" w:sz="6" w:space="0" w:color="auto"/><w:right w:val="single" w:sz="6" w:space="0" w:color="auto"/></w:tcBorders><w:vAlign w:val="center"/><w:hideMark/></w:tcPr><w:p w14:paraId="6352AD46" w14:textId="606FF471"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10.178.33.0/24</w:t></w:r><w:r><w:rPr><w:rFonts w:eastAsia="Times New Roman" w:cs="Calibri"/><w:szCs w:val="22"/><w:lang w:val="en-GB" w:eastAsia="en-GB"/></w:rPr><w:t> </w:t></w:r></w:p><w:p w14:paraId="75CE409A"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10.178.34.0/23</w:t></w:r><w:r><w:rPr><w:rFonts w:eastAsia="Times New Roman" w:cs="Calibri"/><w:szCs w:val="22"/><w:lang w:val="en-GB" w:eastAsia="en-GB"/></w:rPr><w:t> </w:t></w:r></w:p><w:p w14:paraId="04913C8D"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10.178.36.0/22</w:t></w:r><w:r><w:rPr><w:rFonts w:eastAsia="Times New Roman" w:cs="Calibri"/><w:szCs w:val="22"/><w:lang w:val="en-GB" w:eastAsia="en-GB"/></w:rPr><w:t> </w:t></w:r></w:p><w:p w14:paraId="52CC9037"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10.178.40.0/21</w:t></w:r><w:r><w:rPr><w:rFonts w:eastAsia="Times New Roman" w:cs="Calibri"/><w:szCs w:val="22"/><w:lang w:val="en-GB" w:eastAsia="en-GB"/></w:rPr><w:t> </w:t></w:r></w:p><w:p w14:paraId="0CC56128"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10.178.96.0/20</w:t></w:r><w:r><w:rPr><w:rFonts w:eastAsia="Times New Roman" w:cs="Calibri"/><w:szCs w:val="22"/><w:lang w:val="en-GB" w:eastAsia="en-GB"/></w:rPr><w:t> </w:t></w:r></w:p><w:p w14:paraId="0B2CE079"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10.178.112.0/21</w:t></w:r><w:r><w:rPr><w:rFonts w:eastAsia="Times New Roman" w:cs="Calibri"/><w:szCs w:val="22"/><w:lang w:val="en-GB" w:eastAsia="en-GB"/></w:rPr><w:t> </w:t></w:r></w:p><w:p w14:paraId="53AC4A7D"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10.178.120.0/24</w:t></w:r><w:r><w:rPr><w:rFonts w:eastAsia="Times New Roman" w:cs="Calibri"/><w:szCs w:val="22"/><w:lang w:val="en-GB" w:eastAsia="en-GB"/></w:rPr><w:t> </w:t></w:r></w:p></w:tc><w:tc><w:tcPr><w:tcW w:w="1800" w:type="dxa"/><w:tcBorders><w:top w:val="single" w:sz="6" w:space="0" w:color="auto"/><w:left w:val="single" w:sz="6" w:space="0" w:color="auto"/><w:bottom w:val="single" w:sz="6" w:space="0" w:color="auto"/><w:right w:val="single" w:sz="6" w:space="0" w:color="auto"/></w:tcBorders><w:vAlign w:val="center"/><w:hideMark/></w:tcPr><w:p w14:paraId="13B270A9"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172.16.195.139</w:t></w:r><w:r><w:rPr><w:rFonts w:eastAsia="Times New Roman" w:cs="Calibri"/><w:szCs w:val="22"/><w:lang w:val="en-GB" w:eastAsia="en-GB"/></w:rPr><w:t> </w:t></w:r></w:p></w:tc><w:tc><w:tcPr><w:tcW w:w="1260" w:type="dxa"/><w:tcBorders><w:top w:val="single" w:sz="6" w:space="0" w:color="auto"/><w:left w:val="single" w:sz="6" w:space="0" w:color="auto"/><w:bottom w:val="single" w:sz="6" w:space="0" w:color="auto"/><w:right w:val="single" w:sz="6" w:space="0" w:color="auto"/></w:tcBorders><w:vAlign w:val="center"/><w:hideMark/></w:tcPr><w:p w14:paraId="3F98AF4E" w14:textId="77777777" w:rsidR="00C243E0" w:rsidRPr="00AB7F42" w:rsidRDefault="00C243E0" w:rsidP="00AB7F42"><w:pPr><w:spacing w:before="0" w:after="0"/><w:textAlignment w:val="baseline"/><w:rPr><w:rFonts w:eastAsia="Times New Roman" w:cs="Calibri"/><w:szCs w:val="22"/><w:lang w:val="en-GB" w:eastAsia="en-GB"/></w:rPr></w:pPr><w:r><w:rPr><w:rFonts w:eastAsia="Times New Roman" w:cs="Calibri"/><w:szCs w:val="22"/><w:lang w:eastAsia="en-GB"/></w:rPr><w:t>mar3be09</w:t></w:r><w:r><w:rPr><w:rFonts w:eastAsia="Times New Roman" w:cs="Calibri"/><w:szCs w:val="22"/><w:lang w:val="en-GB" w:eastAsia="en-GB"/></w:rPr><w:t> </w:t></w:r></w:p></w:tc></w:tr></w:tbl><w:p w14:paraId="02576C51" w14:textId="60337A46" w:rsidR="005C0AAD" w:rsidRPr="00C243E0" w:rsidRDefault="005C0AAD" w:rsidP="005C0AAD"><w:pPr><w:spacing w:before="0" w:after="0"/><w:textAlignment w:val="baseline"/><w:rPr><w:rFonts w:eastAsia="Times New Roman" w:cs="Calibri"/><w:szCs w:val="22"/><w:lang w:eastAsia="en-GB"/></w:rPr></w:pPr></w:p><w:p w14:paraId="052BFC01" w14:textId="77777777" w:rsidR="005C0AAD" w:rsidRDefault="005C0AAD" w:rsidP="005C0AAD"><w:pPr><w:spacing w:before="0" w:after="0"/><w:textAlignment w:val="baseline"/><w:rPr><w:rFonts w:eastAsia="Times New Roman" w:cs="Calibri"/><w:szCs w:val="22"/><w:lang w:eastAsia="en-GB"/></w:rPr></w:pPr></w:p><w:p w14:paraId="638E9BAE" w14:textId="77777777" w:rsidR="005C0AAD" w:rsidRDefault="005C0AAD" w:rsidP="005C0AAD"><w:pPr><w:spacing w:before="0" w:after="0"/><w:textAlignment w:val="baseline"/><w:rPr><w:rFonts w:eastAsia="Times New Roman" w:cs="Calibri"/><w:szCs w:val="22"/><w:lang w:eastAsia="en-GB"/></w:rPr></w:pPr></w:p><w:p w14:paraId="5A90FAE1" w14:textId="1F0FD098" w:rsidR="00C243E0" w:rsidRPr="00C243E0" w:rsidRDefault="00AD3609" w:rsidP="00C243E0"><w:pPr><w:pStyle w:val="Heading2"/><w:rPr><w:lang w:val="de-AT"/></w:rPr></w:pPr><w:bookmarkStart w:id="13" w:name="_Toc229775448"/><w:r><w:t>Portal</w:t></w:r><w:bookmarkEnd w:id="13"/></w:p><w:p w14:paraId="4914715C" w14:textId="77777777" w:rsidR="00C243E0" w:rsidRPr="00B37555" w:rsidRDefault="00C243E0" w:rsidP="00C243E0"><w:pPr><w:rPr><w:rFonts w:asciiTheme="minorHAnsi" w:hAnsiTheme="minorHAnsi" w:cstheme="minorBidi"/><w:lang w:val="de-DE"/></w:rPr></w:pPr><w:r><w:rPr><w:rFonts w:asciiTheme="minorHAnsi" w:hAnsiTheme="minorHAnsi" w:cstheme="minorBidi"/><w:lang w:val="de-DE"/></w:rPr><w:t xml:space="preserve">Das Fahrgastportal wird direkt auf der </w:t></w:r><w:r><w:rPr><w:rFonts w:asciiTheme="minorHAnsi" w:hAnsiTheme="minorHAnsi" w:cstheme="minorBidi"/><w:b/><w:bCs/><w:lang w:val="de-DE"/></w:rPr><w:t>Central Communication Unit (CCU)</w:t></w:r><w:r><w:rPr><w:rFonts w:asciiTheme="minorHAnsi" w:hAnsiTheme="minorHAnsi" w:cstheme="minorBidi"/><w:lang w:val="de-DE"/></w:rPr><w:t xml:space="preserve"> des Fahrzeugs in einem </w:t></w:r><w:r><w:rPr><w:rFonts w:asciiTheme="minorHAnsi" w:hAnsiTheme="minorHAnsi" w:cstheme="minorBidi"/><w:b/><w:bCs/><w:lang w:val="de-DE"/></w:rPr><w:t>Docker-Container</w:t></w:r><w:r><w:rPr><w:rFonts w:asciiTheme="minorHAnsi" w:hAnsiTheme="minorHAnsi" w:cstheme="minorBidi"/><w:lang w:val="de-DE"/></w:rPr><w:t xml:space="preserve"> betrieben. Diese Containerlösung ermöglicht eine isolierte, standardisierte und leicht wartbare Ausführung der Portal-Anwendung.</w:t></w:r></w:p><w:p w14:paraId="304DC0BF" w14:textId="77777777" w:rsidR="00C243E0" w:rsidRPr="00B37555" w:rsidRDefault="00C243E0" w:rsidP="00C243E0"><w:pPr><w:rPr><w:rFonts w:asciiTheme="minorHAnsi" w:hAnsiTheme="minorHAnsi" w:cstheme="minorBidi"/><w:lang w:val="de-DE"/></w:rPr></w:pPr><w:r><w:rPr><w:rFonts w:asciiTheme="minorHAnsi" w:hAnsiTheme="minorHAnsi" w:cstheme="minorBidi"/><w:b/><w:bCs/><w:lang w:val="de-DE"/></w:rPr><w:t>Softwareaktualisierungen</w:t></w:r><w:r><w:rPr><w:rFonts w:asciiTheme="minorHAnsi" w:hAnsiTheme="minorHAnsi" w:cstheme="minorBidi"/><w:lang w:val="de-DE"/></w:rPr><w:t xml:space="preserve"> des Portals können automatisiert erfolgen. Hierfür wird die Update-Funktion von </w:t></w:r><w:r><w:rPr><w:rFonts w:asciiTheme="minorHAnsi" w:hAnsiTheme="minorHAnsi" w:cstheme="minorBidi"/><w:b/><w:bCs/><w:lang w:val="de-DE"/></w:rPr><w:t>Nomad Connect</w:t></w:r><w:r><w:rPr><w:rFonts w:asciiTheme="minorHAnsi" w:hAnsiTheme="minorHAnsi" w:cstheme="minorBidi"/><w:lang w:val="de-DE"/></w:rPr><w:t xml:space="preserve"> genutzt, die es erlaubt, neue Portal-Versionen ohne manuelles Eingreifen auf die Flotte auszurollen. Zum Zeitpunkt der Planung war jedoch noch kein fixes </w:t></w:r><w:r><w:rPr><w:rFonts w:asciiTheme="minorHAnsi" w:hAnsiTheme="minorHAnsi" w:cstheme="minorBidi"/><w:b/><w:bCs/><w:lang w:val="de-DE"/></w:rPr><w:t>Wartungszeitfenster</w:t></w:r><w:r><w:rPr><w:rFonts w:asciiTheme="minorHAnsi" w:hAnsiTheme="minorHAnsi" w:cstheme="minorBidi"/><w:lang w:val="de-DE"/></w:rPr><w:t xml:space="preserve"> mit der </w:t></w:r><w:r><w:rPr><w:rFonts w:asciiTheme="minorHAnsi" w:hAnsiTheme="minorHAnsi" w:cstheme="minorBidi"/><w:b/><w:bCs/><w:lang w:val="de-DE"/></w:rPr><w:t>ÖBB</w:t></w:r><w:r><w:rPr><w:rFonts w:asciiTheme="minorHAnsi" w:hAnsiTheme="minorHAnsi" w:cstheme="minorBidi"/><w:lang w:val="de-DE"/></w:rPr><w:t xml:space="preserve"> definiert. Eine solche zeitliche Einschränkung für Updates kann bei Bedarf in Abstimmung mit Nomad individuell konfiguriert werden.</w:t></w:r></w:p><w:p w14:paraId="31E82F90" w14:textId="77777777" w:rsidR="00C243E0" w:rsidRDefault="00C243E0" w:rsidP="00C243E0"><w:pPr><w:rPr><w:rFonts w:asciiTheme="minorHAnsi" w:hAnsiTheme="minorHAnsi" w:cstheme="minorBidi"/><w:lang w:val="de-DE"/></w:rPr></w:pPr><w:r><w:rPr><w:rFonts w:asciiTheme="minorHAnsi" w:hAnsiTheme="minorHAnsi" w:cstheme="minorBidi"/><w:lang w:val="de-DE"/></w:rPr><w:t xml:space="preserve">Sobald ein neues </w:t></w:r><w:r><w:rPr><w:rFonts w:asciiTheme="minorHAnsi" w:hAnsiTheme="minorHAnsi" w:cstheme="minorBidi"/><w:b/><w:bCs/><w:lang w:val="de-DE"/></w:rPr><w:t>Image</w:t></w:r><w:r><w:rPr><w:rFonts w:asciiTheme="minorHAnsi" w:hAnsiTheme="minorHAnsi" w:cstheme="minorBidi"/><w:lang w:val="de-DE"/></w:rPr><w:t xml:space="preserve"> für das Portal bereitgestellt wird, wird daraus automatisch ein neuer Container erzeugt und gestartet. Damit ist sichergestellt, dass stets die aktuelle Version aktiv ist – ohne zusätzliche Installationsschritte vor Ort.</w:t></w:r></w:p><w:p w14:paraId="3375686D" w14:textId="77777777" w:rsidR="00C243E0" w:rsidRPr="00B37555" w:rsidRDefault="00C243E0" w:rsidP="00C243E0"><w:pPr><w:rPr><w:rFonts w:asciiTheme="minorHAnsi" w:hAnsiTheme="minorHAnsi" w:cstheme="minorBidi"/><w:lang w:val="de-DE"/></w:rPr></w:pPr><w:r><w:rPr><w:rFonts w:asciiTheme="minorHAnsi" w:hAnsiTheme="minorHAnsi" w:cstheme="minorBidi"/><w:lang w:val="de-DE"/></w:rPr><w:lastRenderedPageBreak/><w:t xml:space="preserve">Zur Kontrolle des Betriebs verwendet </w:t></w:r><w:r><w:rPr><w:rFonts w:asciiTheme="minorHAnsi" w:hAnsiTheme="minorHAnsi" w:cstheme="minorBidi"/><w:b/><w:bCs/><w:lang w:val="de-DE"/></w:rPr><w:t>Nomad</w:t></w:r><w:r><w:rPr><w:rFonts w:asciiTheme="minorHAnsi" w:hAnsiTheme="minorHAnsi" w:cstheme="minorBidi"/><w:lang w:val="de-DE"/></w:rPr><w:t xml:space="preserve"> die integrierte </w:t></w:r><w:r><w:rPr><w:rFonts w:asciiTheme="minorHAnsi" w:hAnsiTheme="minorHAnsi" w:cstheme="minorBidi"/><w:b/><w:bCs/><w:lang w:val="de-DE"/></w:rPr><w:t>Healthcheck-Funktionalität von Docker</w:t></w:r><w:r><w:rPr><w:rFonts w:asciiTheme="minorHAnsi" w:hAnsiTheme="minorHAnsi" w:cstheme="minorBidi"/><w:lang w:val="de-DE"/></w:rPr><w:t xml:space="preserve">, um regelmäßig zu prüfen, ob das Portal im Fahrzeug ordnungsgemäß erreichbar ist. Die Ergebnisse dieser Überprüfungen werden im </w:t></w:r><w:r><w:rPr><w:rFonts w:asciiTheme="minorHAnsi" w:hAnsiTheme="minorHAnsi" w:cstheme="minorBidi"/><w:b/><w:bCs/><w:lang w:val="de-DE"/></w:rPr><w:t>Network Management System (NMS)</w:t></w:r><w:r><w:rPr><w:rFonts w:asciiTheme="minorHAnsi" w:hAnsiTheme="minorHAnsi" w:cstheme="minorBidi"/><w:lang w:val="de-DE"/></w:rPr><w:t xml:space="preserve"> angezeigt und ermöglichen eine zeitnahe Diagnose bei Ausfällen oder Störungen.</w:t></w:r></w:p><w:p w14:paraId="3A33F185" w14:textId="77777777" w:rsidR="00C243E0" w:rsidRPr="00B37555" w:rsidRDefault="00C243E0" w:rsidP="00C243E0"><w:pPr><w:rPr><w:rFonts w:asciiTheme="minorHAnsi" w:hAnsiTheme="minorHAnsi" w:cstheme="minorBidi"/><w:lang w:val="de-DE"/></w:rPr></w:pPr><w:r><w:rPr><w:rFonts w:asciiTheme="minorHAnsi" w:hAnsiTheme="minorHAnsi" w:cstheme="minorBidi"/><w:lang w:val="de-DE"/></w:rPr><w:t xml:space="preserve">Darüber hinaus wird das Portal durch den </w:t></w:r><w:r><w:rPr><w:rFonts w:asciiTheme="minorHAnsi" w:hAnsiTheme="minorHAnsi" w:cstheme="minorBidi"/><w:b/><w:bCs/><w:lang w:val="de-DE"/></w:rPr><w:t>Rollout Manager</w:t></w:r><w:r><w:rPr><w:rFonts w:asciiTheme="minorHAnsi" w:hAnsiTheme="minorHAnsi" w:cstheme="minorBidi"/><w:lang w:val="de-DE"/></w:rPr><w:t xml:space="preserve"> überwacht. Dieser liefert eine zentrale Übersicht über wichtige Zustandsinformationen, wie zum Beispiel:</w:t></w:r></w:p><w:p w14:paraId="75C53F93" w14:textId="77777777" w:rsidR="00C243E0" w:rsidRPr="00B37555" w:rsidRDefault="00C243E0"><w:pPr><w:numPr><w:ilvl w:val="0"/><w:numId w:val="8"/></w:numPr><w:rPr><w:rFonts w:asciiTheme="minorHAnsi" w:hAnsiTheme="minorHAnsi" w:cstheme="minorBidi"/><w:lang w:val="de-DE"/></w:rPr></w:pPr><w:r><w:rPr><w:rFonts w:asciiTheme="minorHAnsi" w:hAnsiTheme="minorHAnsi" w:cstheme="minorBidi"/><w:lang w:val="de-DE"/></w:rPr><w:t>Die aktuell eingesetzte Softwareversion,</w:t></w:r></w:p><w:p w14:paraId="2B24D673" w14:textId="77777777" w:rsidR="00C243E0" w:rsidRPr="00B37555" w:rsidRDefault="00C243E0"><w:pPr><w:numPr><w:ilvl w:val="0"/><w:numId w:val="8"/></w:numPr><w:rPr><w:rFonts w:asciiTheme="minorHAnsi" w:hAnsiTheme="minorHAnsi" w:cstheme="minorBidi"/><w:lang w:val="de-DE"/></w:rPr></w:pPr><w:r><w:rPr><w:rFonts w:asciiTheme="minorHAnsi" w:hAnsiTheme="minorHAnsi" w:cstheme="minorBidi"/><w:lang w:val="de-DE"/></w:rPr><w:t>Den Synchronisationsstatus mit dem Backend,</w:t></w:r></w:p><w:p w14:paraId="3F43D0EB" w14:textId="77777777" w:rsidR="00C243E0" w:rsidRPr="00B37555" w:rsidRDefault="00C243E0"><w:pPr><w:numPr><w:ilvl w:val="0"/><w:numId w:val="8"/></w:numPr><w:rPr><w:rFonts w:asciiTheme="minorHAnsi" w:hAnsiTheme="minorHAnsi" w:cstheme="minorBidi"/><w:lang w:val="de-DE"/></w:rPr></w:pPr><w:r><w:rPr><w:rFonts w:asciiTheme="minorHAnsi" w:hAnsiTheme="minorHAnsi" w:cstheme="minorBidi"/><w:lang w:val="de-DE"/></w:rPr><w:t>sowie weitere Betriebsdaten.</w:t></w:r></w:p><w:p w14:paraId="0F199505" w14:textId="27B2AABA" w:rsidR="00C243E0" w:rsidRDefault="00C243E0" w:rsidP="00C243E0"><w:pPr><w:spacing w:before="0" w:after="0"/><w:textAlignment w:val="baseline"/><w:rPr><w:rFonts w:eastAsia="Times New Roman" w:cs="Calibri"/><w:szCs w:val="22"/><w:lang w:eastAsia="en-GB"/></w:rPr></w:pPr><w:r><w:rPr><w:rFonts w:asciiTheme="minorHAnsi" w:hAnsiTheme="minorHAnsi" w:cstheme="minorBidi"/><w:lang w:val="de-DE"/></w:rPr><w:t>Diese Informationen entsprechen dem etablierten Monitoring-Standard, der bereits bei anderen Nah- und Fernverkehrsflotten im Einsatz ist</w:t></w:r><w:r><w:rPr><w:rFonts w:eastAsia="Times New Roman" w:cs="Calibri"/><w:szCs w:val="22"/><w:lang w:eastAsia="en-GB"/></w:rPr><w:t>. </w:t></w:r></w:p><w:p w14:paraId="0D106679" w14:textId="77777777" w:rsidR="00C243E0" w:rsidRPr="00C243E0" w:rsidRDefault="00C243E0" w:rsidP="00C243E0"><w:pPr><w:spacing w:before="0" w:after="0"/><w:textAlignment w:val="baseline"/><w:rPr><w:rFonts w:eastAsia="Times New Roman" w:cs="Calibri"/><w:szCs w:val="22"/><w:lang w:eastAsia="en-GB"/></w:rPr></w:pPr></w:p><w:p w14:paraId="62A6B4FD" w14:textId="77777777" w:rsidR="00C243E0" w:rsidRPr="00C243E0" w:rsidRDefault="00C243E0" w:rsidP="00C243E0"><w:pPr><w:spacing w:before="0" w:after="0"/><w:textAlignment w:val="baseline"/><w:rPr><w:rFonts w:eastAsia="Times New Roman" w:cs="Calibri"/><w:szCs w:val="22"/><w:lang w:eastAsia="en-GB"/></w:rPr></w:pPr><w:r><w:rPr><w:rFonts w:eastAsia="Times New Roman" w:cs="Calibri"/><w:szCs w:val="22"/><w:lang w:eastAsia="en-GB"/></w:rPr><w:t>Das Portal wird mittels Rolloutmanager und NMS überwacht. </w:t></w:r></w:p><w:p w14:paraId="78E93A8B" w14:textId="77777777" w:rsidR="00C243E0" w:rsidRDefault="00C243E0" w:rsidP="00C243E0"><w:pPr><w:spacing w:before="0" w:after="0"/><w:textAlignment w:val="baseline"/><w:rPr><w:rFonts w:eastAsia="Times New Roman" w:cs="Calibri"/><w:szCs w:val="22"/><w:lang w:eastAsia="en-GB"/></w:rPr></w:pPr></w:p><w:p w14:paraId="307A4379" w14:textId="42D4CDD5" w:rsidR="00C243E0" w:rsidRPr="00C243E0" w:rsidRDefault="00C243E0" w:rsidP="00C243E0"><w:pPr><w:spacing w:before="0" w:after="0"/><w:textAlignment w:val="baseline"/><w:rPr><w:rFonts w:eastAsia="Times New Roman" w:cs="Calibri"/><w:szCs w:val="22"/><w:lang w:eastAsia="en-GB"/></w:rPr></w:pPr><w:r><w:rPr><w:rFonts w:eastAsia="Times New Roman" w:cs="Calibri"/><w:szCs w:val="22"/><w:lang w:eastAsia="en-GB"/></w:rPr><w:t>Die Informationen bezüglich des Synchronisationsstatus, der zurzeit eingesetzten Version werden im Rolloutmanager angezeigt. </w:t></w:r></w:p><w:p w14:paraId="5D7B5292" w14:textId="31E13BAB" w:rsidR="00C243E0" w:rsidRPr="00C243E0" w:rsidRDefault="00C243E0" w:rsidP="00C243E0"><w:pPr><w:spacing w:before="0" w:after="0"/><w:textAlignment w:val="baseline"/><w:rPr><w:rFonts w:eastAsia="Times New Roman" w:cs="Calibri"/><w:szCs w:val="22"/><w:lang w:val="en-GB" w:eastAsia="en-GB"/></w:rPr></w:pPr><w:r><w:rPr><w:rFonts w:eastAsia="Times New Roman" w:cs="Calibri"/><w:noProof/><w:szCs w:val="22"/><w:lang w:val="en-GB" w:eastAsia="en-GB"/></w:rPr><w:drawing><wp:inline distT="0" distB="0" distL="0" distR="0" wp14:anchorId="2128861E" wp14:editId="460E690F"><wp:extent cx="5940425" cy="716915"/><wp:effectExtent l="0" t="0" r="3175" b="6985"/><wp:docPr id="1689108845" name="Picture 1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5"/><pic:cNvPicPr><a:picLocks noChangeAspect="1" noChangeArrowheads="1"/></pic:cNvPicPr></pic:nvPicPr><pic:blipFill><a:blip r:embed="rId13"><a:extLst><a:ext uri="{28A0092B-C50C-407E-A947-70E740481C1C}"><a14:useLocalDpi xmlns:a14="http://schemas.microsoft.com/office/drawing/2010/main" val="0"/></a:ext></a:extLst></a:blip><a:srcRect/><a:stretch><a:fillRect/></a:stretch></pic:blipFill><pic:spPr bwMode="auto"><a:xfrm><a:off x="0" y="0"/><a:ext cx="5940425" cy="716915"/></a:xfrm><a:prstGeom prst="rect"><a:avLst/></a:prstGeom><a:noFill/><a:ln><a:noFill/></a:ln></pic:spPr></pic:pic></a:graphicData></a:graphic></wp:inline></w:drawing></w:r><w:r><w:rPr><w:rFonts w:eastAsia="Times New Roman" w:cs="Calibri"/><w:szCs w:val="22"/><w:lang w:val="en-GB" w:eastAsia="en-GB"/></w:rPr><w:t> </w:t></w:r></w:p><w:p w14:paraId="5F1B8E2B" w14:textId="77777777" w:rsidR="00C243E0" w:rsidRPr="00C243E0" w:rsidRDefault="00C243E0" w:rsidP="00C243E0"><w:pPr><w:spacing w:before="0" w:after="0"/><w:textAlignment w:val="baseline"/><w:rPr><w:rFonts w:eastAsia="Times New Roman" w:cs="Calibri"/><w:szCs w:val="22"/><w:lang w:val="en-GB" w:eastAsia="en-GB"/></w:rPr></w:pPr><w:r><w:rPr><w:rFonts w:eastAsia="Times New Roman" w:cs="Calibri"/><w:szCs w:val="22"/><w:lang w:eastAsia="en-GB"/></w:rPr><w:t> </w:t></w:r><w:r><w:rPr><w:rFonts w:eastAsia="Times New Roman" w:cs="Calibri"/><w:szCs w:val="22"/><w:lang w:val="en-GB" w:eastAsia="en-GB"/></w:rPr><w:t> </w:t></w:r></w:p><w:p w14:paraId="3F29ED60" w14:textId="1C628EC5" w:rsidR="00C243E0" w:rsidRPr="00C243E0" w:rsidRDefault="00C243E0" w:rsidP="00C243E0"><w:pPr><w:pStyle w:val="Heading3"/><w:rPr><w:lang w:eastAsia="en-GB"/></w:rPr></w:pPr><w:r><w:rPr><w:lang w:eastAsia="en-GB"/></w:rPr><w:t> </w:t></w:r><w:bookmarkStart w:id="14" w:name="_Toc229775449"/><w:r><w:rPr><w:lang w:eastAsia="en-GB"/></w:rPr><w:t>Portal Lite (solange das RDC nicht verfügbar ist)</w:t></w:r><w:bookmarkEnd w:id="14"/></w:p><w:p w14:paraId="468448FA" w14:textId="77777777" w:rsidR="00C243E0" w:rsidRDefault="00C243E0" w:rsidP="00C243E0"><w:pPr><w:spacing w:before="0" w:after="0"/><w:textAlignment w:val="baseline"/><w:rPr><w:rFonts w:eastAsia="Times New Roman" w:cs="Calibri"/><w:szCs w:val="22"/><w:lang w:eastAsia="en-GB"/></w:rPr></w:pPr><w:r><w:rPr><w:rFonts w:eastAsia="Times New Roman" w:cs="Calibri"/><w:szCs w:val="22"/><w:lang w:eastAsia="en-GB"/></w:rPr><w:t>Die Portal Lite-Lösung ist für Betreiber gedacht, die eine einfache Lösung an Bord benötigen, die Borddienste einführt und es den Passagieren ermöglicht, die Allgemeinen Geschäftsbedingungen für die WLAN-Nutzung zu akzeptieren, bevor sie eine Verbindung herstellen. </w:t></w:r></w:p><w:p w14:paraId="365AC7E1" w14:textId="77777777" w:rsidR="00C243E0" w:rsidRPr="00C243E0" w:rsidRDefault="00C243E0" w:rsidP="00C243E0"><w:pPr><w:spacing w:before="0" w:after="0"/><w:textAlignment w:val="baseline"/><w:rPr><w:rFonts w:eastAsia="Times New Roman" w:cs="Calibri"/><w:szCs w:val="22"/><w:lang w:eastAsia="en-GB"/></w:rPr></w:pPr></w:p><w:p w14:paraId="5BF07523" w14:textId="77777777" w:rsidR="00C243E0" w:rsidRPr="00C243E0" w:rsidRDefault="00C243E0"><w:pPr><w:numPr><w:ilvl w:val="0"/><w:numId w:val="14"/></w:numPr><w:spacing w:before="0" w:after="0"/><w:textAlignment w:val="baseline"/><w:rPr><w:rFonts w:eastAsia="Times New Roman" w:cs="Calibri"/><w:szCs w:val="22"/><w:lang w:val="en-GB" w:eastAsia="en-GB"/></w:rPr></w:pPr><w:r><w:rPr><w:rFonts w:eastAsia="Times New Roman" w:cs="Calibri"/><w:szCs w:val="22"/><w:lang w:eastAsia="en-GB"/></w:rPr><w:t>Captive Portal-Funktionalität  </w:t></w:r><w:r><w:rPr><w:rFonts w:eastAsia="Times New Roman" w:cs="Calibri"/><w:szCs w:val="22"/><w:lang w:val="en-GB" w:eastAsia="en-GB"/></w:rPr><w:t> </w:t></w:r></w:p><w:p w14:paraId="32CAA325" w14:textId="77777777" w:rsidR="00C243E0" w:rsidRPr="00C243E0" w:rsidRDefault="00C243E0"><w:pPr><w:numPr><w:ilvl w:val="0"/><w:numId w:val="15"/></w:numPr><w:spacing w:before="0" w:after="0"/><w:textAlignment w:val="baseline"/><w:rPr><w:rFonts w:eastAsia="Times New Roman" w:cs="Calibri"/><w:szCs w:val="22"/><w:lang w:val="en-GB" w:eastAsia="en-GB"/></w:rPr></w:pPr><w:r><w:rPr><w:rFonts w:eastAsia="Times New Roman" w:cs="Calibri"/><w:szCs w:val="22"/><w:lang w:eastAsia="en-GB"/></w:rPr><w:t>Nomad Digital verwaltetes CMS mit vorgefertigter Auswahl an "Inhaltsblöcken" (eng. "content blocks") zum flexiblen Erstellen von Seiten </w:t></w:r><w:r><w:rPr><w:rFonts w:eastAsia="Times New Roman" w:cs="Calibri"/><w:szCs w:val="22"/><w:lang w:val="en-GB" w:eastAsia="en-GB"/></w:rPr><w:t> </w:t></w:r></w:p><w:p w14:paraId="22E19DB5" w14:textId="77777777" w:rsidR="00C243E0" w:rsidRPr="00C243E0" w:rsidRDefault="00C243E0"><w:pPr><w:numPr><w:ilvl w:val="0"/><w:numId w:val="16"/></w:numPr><w:spacing w:before="0" w:after="0"/><w:textAlignment w:val="baseline"/><w:rPr><w:rFonts w:eastAsia="Times New Roman" w:cs="Calibri"/><w:szCs w:val="22"/><w:lang w:eastAsia="en-GB"/></w:rPr></w:pPr><w:r><w:rPr><w:rFonts w:eastAsia="Times New Roman" w:cs="Calibri"/><w:szCs w:val="22"/><w:lang w:eastAsia="en-GB"/></w:rPr><w:t>Grundlegende Benutzerauthentifizierung (eng. Basic User Authentication)  </w:t></w:r></w:p><w:p w14:paraId="446BE55F" w14:textId="77777777" w:rsidR="00C243E0" w:rsidRPr="00C243E0" w:rsidRDefault="00C243E0"><w:pPr><w:numPr><w:ilvl w:val="0"/><w:numId w:val="17"/></w:numPr><w:spacing w:before="0" w:after="0"/><w:textAlignment w:val="baseline"/><w:rPr><w:rFonts w:eastAsia="Times New Roman" w:cs="Calibri"/><w:szCs w:val="22"/><w:lang w:eastAsia="en-GB"/></w:rPr></w:pPr><w:r><w:rPr><w:rFonts w:eastAsia="Times New Roman" w:cs="Calibri"/><w:szCs w:val="22"/><w:lang w:eastAsia="en-GB"/></w:rPr><w:t>Bis zu 5 statische Seiten, die Borddienste vorstellen  </w:t></w:r></w:p><w:p w14:paraId="7A4B4553" w14:textId="77777777" w:rsidR="00C243E0" w:rsidRPr="00C243E0" w:rsidRDefault="00C243E0"><w:pPr><w:numPr><w:ilvl w:val="0"/><w:numId w:val="18"/></w:numPr><w:spacing w:before="0" w:after="0"/><w:textAlignment w:val="baseline"/><w:rPr><w:rFonts w:eastAsia="Times New Roman" w:cs="Calibri"/><w:szCs w:val="22"/><w:lang w:eastAsia="en-GB"/></w:rPr></w:pPr><w:r><w:rPr><w:rFonts w:eastAsia="Times New Roman" w:cs="Calibri"/><w:szCs w:val="22"/><w:lang w:eastAsia="en-GB"/></w:rPr><w:t>Wählen Sie aus 3 vollständig reaktionsschnellen Nomad-Designvorlagen aus, um schnell einsatzbereit zu sein. Flexible Designvorlagen mit Platz für Ihre eigene Marke – Logo, Schriftart und bis zu drei Markenfarben </w:t></w:r></w:p><w:p w14:paraId="34AF7CDC" w14:textId="77777777" w:rsidR="00C243E0" w:rsidRPr="00C243E0" w:rsidRDefault="00C243E0" w:rsidP="00C243E0"><w:pPr><w:spacing w:before="0" w:after="0"/><w:textAlignment w:val="baseline"/><w:rPr><w:rFonts w:eastAsia="Times New Roman" w:cs="Calibri"/><w:szCs w:val="22"/><w:lang w:eastAsia="en-GB"/></w:rPr></w:pPr><w:r><w:rPr><w:rFonts w:eastAsia="Times New Roman" w:cs="Calibri"/><w:szCs w:val="22"/><w:lang w:eastAsia="en-GB"/></w:rPr><w:t> </w:t></w:r></w:p><w:p w14:paraId="4B55D991" w14:textId="77777777" w:rsidR="00C243E0" w:rsidRPr="00C243E0" w:rsidRDefault="00C243E0" w:rsidP="00C243E0"><w:pPr><w:spacing w:before="0" w:after="0"/><w:textAlignment w:val="baseline"/><w:rPr><w:rFonts w:eastAsia="Times New Roman" w:cs="Calibri"/><w:szCs w:val="22"/><w:lang w:eastAsia="en-GB"/></w:rPr></w:pPr><w:r><w:rPr><w:rFonts w:eastAsia="Times New Roman" w:cs="Calibri"/><w:szCs w:val="22"/><w:lang w:eastAsia="en-GB"/></w:rPr><w:t>Die Migration auf das „Engage“ Portal mit vollem Funktionsumfang (sofern die Hardware dies zulässt) ist einfach und kann auf Wunsch, bzw. wenn zusätzliche Funktionen benötigt werden, erfolgen. </w:t></w:r></w:p><w:p w14:paraId="37885AC1" w14:textId="77777777" w:rsidR="00C243E0" w:rsidRPr="00C243E0" w:rsidRDefault="00C243E0" w:rsidP="00C243E0"><w:pPr><w:spacing w:before="0" w:after="0"/><w:textAlignment w:val="baseline"/><w:rPr><w:rFonts w:eastAsia="Times New Roman" w:cs="Calibri"/><w:szCs w:val="22"/><w:lang w:eastAsia="en-GB"/></w:rPr></w:pPr><w:r><w:rPr><w:rFonts w:eastAsia="Times New Roman" w:cs="Calibri"/><w:szCs w:val="22"/><w:lang w:eastAsia="en-GB"/></w:rPr><w:t> </w:t></w:r></w:p><w:p w14:paraId="050E781B" w14:textId="77777777" w:rsidR="00C243E0" w:rsidRPr="00C243E0" w:rsidRDefault="00C243E0" w:rsidP="00C243E0"><w:pPr><w:spacing w:before="0" w:after="0"/><w:textAlignment w:val="baseline"/><w:rPr><w:rFonts w:eastAsia="Times New Roman" w:cs="Calibri"/><w:szCs w:val="22"/><w:lang w:eastAsia="en-GB"/></w:rPr></w:pPr><w:r><w:rPr><w:rFonts w:eastAsia="Times New Roman" w:cs="Calibri"/><w:szCs w:val="22"/><w:lang w:eastAsia="en-GB"/></w:rPr><w:t> </w:t></w:r></w:p><w:p w14:paraId="17225D0E" w14:textId="59562065" w:rsidR="00C243E0" w:rsidRPr="00C243E0" w:rsidRDefault="00C243E0" w:rsidP="00C243E0"><w:pPr><w:spacing w:before="0" w:after="0"/><w:textAlignment w:val="baseline"/><w:rPr><w:rFonts w:eastAsia="Times New Roman" w:cs="Calibri"/><w:szCs w:val="22"/><w:lang w:eastAsia="en-GB"/></w:rPr></w:pPr><w:r><w:rPr><w:rFonts w:eastAsia="Times New Roman" w:cs="Calibri"/><w:noProof/><w:szCs w:val="22"/><w:lang w:val="en-GB" w:eastAsia="en-GB"/></w:rPr><w:lastRenderedPageBreak/><w:drawing><wp:inline distT="0" distB="0" distL="0" distR="0" wp14:anchorId="2AADFCEC" wp14:editId="7D58AF50"><wp:extent cx="1225550" cy="2552700"/><wp:effectExtent l="0" t="0" r="0" b="0"/><wp:docPr id="1120352785" name="Picture 12" descr="A screen shot of a cell phon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20352785" name="Picture 12" descr="A screen shot of a cell phone  AI-generated content may be incorrect."/><pic:cNvPicPr><a:picLocks noChangeAspect="1" noChangeArrowheads="1"/></pic:cNvPicPr></pic:nvPicPr><pic:blipFill><a:blip r:embed="rId14"><a:extLst><a:ext uri="{28A0092B-C50C-407E-A947-70E740481C1C}"><a14:useLocalDpi xmlns:a14="http://schemas.microsoft.com/office/drawing/2010/main" val="0"/></a:ext></a:extLst></a:blip><a:srcRect/><a:stretch><a:fillRect/></a:stretch></pic:blipFill><pic:spPr bwMode="auto"><a:xfrm><a:off x="0" y="0"/><a:ext cx="1225550" cy="2552700"/></a:xfrm><a:prstGeom prst="rect"><a:avLst/></a:prstGeom><a:noFill/><a:ln><a:noFill/></a:ln></pic:spPr></pic:pic></a:graphicData></a:graphic></wp:inline></w:drawing></w:r><w:r><w:rPr><w:rFonts w:eastAsia="Times New Roman" w:cs="Calibri"/><w:noProof/><w:szCs w:val="22"/><w:lang w:val="en-GB" w:eastAsia="en-GB"/></w:rPr><w:drawing><wp:inline distT="0" distB="0" distL="0" distR="0" wp14:anchorId="6FCCC345" wp14:editId="4E4A8088"><wp:extent cx="1225550" cy="2571750"/><wp:effectExtent l="0" t="0" r="0" b="0"/><wp:docPr id="1360021523" name="Picture 11" descr="A black cell phone with red and white text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60021523" name="Picture 11" descr="A black cell phone with red and white text  AI-generated content may be incorrect."/><pic:cNvPicPr><a:picLocks noChangeAspect="1" noChangeArrowheads="1"/></pic:cNvPicPr></pic:nvPicPr><pic:blipFill><a:blip r:embed="rId15"><a:extLst><a:ext uri="{28A0092B-C50C-407E-A947-70E740481C1C}"><a14:useLocalDpi xmlns:a14="http://schemas.microsoft.com/office/drawing/2010/main" val="0"/></a:ext></a:extLst></a:blip><a:srcRect/><a:stretch><a:fillRect/></a:stretch></pic:blipFill><pic:spPr bwMode="auto"><a:xfrm><a:off x="0" y="0"/><a:ext cx="1225550" cy="2571750"/></a:xfrm><a:prstGeom prst="rect"><a:avLst/></a:prstGeom><a:noFill/><a:ln><a:noFill/></a:ln></pic:spPr></pic:pic></a:graphicData></a:graphic></wp:inline></w:drawing></w:r><w:r><w:rPr><w:rFonts w:eastAsia="Times New Roman" w:cs="Calibri"/><w:noProof/><w:szCs w:val="22"/><w:lang w:val="en-GB" w:eastAsia="en-GB"/></w:rPr><w:drawing><wp:inline distT="0" distB="0" distL="0" distR="0" wp14:anchorId="1D6C3098" wp14:editId="1B31AD9C"><wp:extent cx="1225550" cy="2533650"/><wp:effectExtent l="0" t="0" r="0" b="0"/><wp:docPr id="365226920" name="Picture 10" descr="A screenshot of a cell phon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65226920" name="Picture 10" descr="A screenshot of a cell phone  AI-generated content may be incorrect."/><pic:cNvPicPr><a:picLocks noChangeAspect="1" noChangeArrowheads="1"/></pic:cNvPicPr></pic:nvPicPr><pic:blipFill><a:blip r:embed="rId16"><a:extLst><a:ext uri="{28A0092B-C50C-407E-A947-70E740481C1C}"><a14:useLocalDpi xmlns:a14="http://schemas.microsoft.com/office/drawing/2010/main" val="0"/></a:ext></a:extLst></a:blip><a:srcRect/><a:stretch><a:fillRect/></a:stretch></pic:blipFill><pic:spPr bwMode="auto"><a:xfrm><a:off x="0" y="0"/><a:ext cx="1225550" cy="2533650"/></a:xfrm><a:prstGeom prst="rect"><a:avLst/></a:prstGeom><a:noFill/><a:ln><a:noFill/></a:ln></pic:spPr></pic:pic></a:graphicData></a:graphic></wp:inline></w:drawing></w:r><w:r><w:rPr><w:rFonts w:eastAsia="Times New Roman" w:cs="Calibri"/><w:szCs w:val="22"/><w:lang w:eastAsia="en-GB"/></w:rPr><w:t> </w:t></w:r></w:p><w:p w14:paraId="1C58B33C" w14:textId="77777777" w:rsidR="00C243E0" w:rsidRPr="00C243E0" w:rsidRDefault="00C243E0" w:rsidP="00C243E0"><w:pPr><w:spacing w:before="0" w:after="0"/><w:textAlignment w:val="baseline"/><w:rPr><w:rFonts w:eastAsia="Times New Roman" w:cs="Calibri"/><w:szCs w:val="22"/><w:lang w:eastAsia="en-GB"/></w:rPr></w:pPr><w:r><w:rPr><w:rFonts w:eastAsia="Times New Roman" w:cs="Calibri"/><w:b/><w:bCs/><w:szCs w:val="22"/><w:lang w:eastAsia="en-GB"/></w:rPr><w:t>Abbildung: Nomad-Designvorlagen (Beispiel)</w:t></w:r><w:r><w:rPr><w:rFonts w:eastAsia="Times New Roman" w:cs="Calibri"/><w:szCs w:val="22"/><w:lang w:eastAsia="en-GB"/></w:rPr><w:t> </w:t></w:r></w:p><w:p w14:paraId="13131419" w14:textId="77777777" w:rsidR="0036318C" w:rsidRDefault="00D45FC0"><w:pPr><w:pStyle w:val="Heading2"/></w:pPr><w:bookmarkStart w:id="15" w:name="_Toc229775450"/><w:r><w:t>Auto-Login (Captive Portal)</w:t></w:r><w:bookmarkEnd w:id="15"/></w:p><w:p w14:paraId="5DF6D13B" w14:textId="77777777" w:rsidR="0036318C" w:rsidRDefault="00D45FC0"><w:r><w:t>Das Captive Portal erlaubt eine automatische Wiederanmeldung von Endgeräten innerhalb eines konfigurierbaren Zeitfensters nach der ersten erfolgreichen Anmeldung – flottenweit über alle Dosto-Neu-Züge hinweg. Dies steigert den Komfort für Pendler und Stammfahrgäste, ohne dass die Datenschutzanforderungen verletzt werden.</w:t></w:r></w:p><w:p w14:paraId="60C5AF94" w14:textId="77777777" w:rsidR="0036318C" w:rsidRDefault="00D45FC0"><w:pPr><w:pStyle w:val="Heading3"/></w:pPr><w:bookmarkStart w:id="16" w:name="_Toc229775451"/><w:r><w:t>Funktionsweise</w:t></w:r><w:bookmarkEnd w:id="16"/></w:p><w:p w14:paraId="1AEDB73B" w14:textId="77777777" w:rsidR="0036318C" w:rsidRDefault="00D45FC0"><w:r><w:t>Nach einer ersten erfolgreichen Anmeldung am Captive Portal wird eine Einweg-Hash-Repräsentation (SHA-256) der MAC-Adresse des Endgerätes über eine kleine API im Customer Data Centre (CDC) abgelegt. Verbindet sich dasselbe Endgerät später erneut – sei es im gleichen Zug oder in einem anderen Zug der Flotte – fragt die CCU die API ab und prüft, ob der entsprechende MAC-Hash innerhalb des konfigurierten Zeitfensters bereits eine erfolgreiche Sitzung hatte. Wenn ja, wird automatisch eine Internet-Sitzung mit d</w:t></w:r><w:r><w:t>erselben Service-Klasse wie bei der Erstanmeldung eröffnet.</w:t></w:r></w:p><w:p w14:paraId="2C9B0C94" w14:textId="77777777" w:rsidR="0036318C" w:rsidRDefault="00D45FC0"><w:pPr><w:pStyle w:val="Heading3"/></w:pPr><w:bookmarkStart w:id="17" w:name="_Toc229775452"/><w:r><w:t>Datenschutz (DSGVO)</w:t></w:r><w:bookmarkEnd w:id="17"/></w:p><w:p w14:paraId="533E61CE" w14:textId="77777777" w:rsidR="0036318C" w:rsidRDefault="00D45FC0"><w:r><w:t>Da die MAC-Adresse mittels eines kryptographisch sicheren, nicht umkehrbaren SHA-256-Hashs gespeichert wird, lassen sich einzelne Nutzer nicht aus den hinterlegten Daten identifizieren. Diese Daten gelten unter der EU-Datenschutz-Grundverordnung (DSGVO) als anonymisierte Daten und sind damit nicht personenbezogen im Sinne der Verordnung.</w:t></w:r></w:p><w:p w14:paraId="1B3B0616" w14:textId="77777777" w:rsidR="0036318C" w:rsidRDefault="00D45FC0"><w:pPr><w:pStyle w:val="Heading3"/></w:pPr><w:bookmarkStart w:id="18" w:name="_Toc229775453"/><w:r><w:t>Konfigurierbare Parameter</w:t></w:r><w:bookmarkEnd w:id="18"/></w:p><w:p w14:paraId="42654333" w14:textId="77777777" w:rsidR="0036318C" w:rsidRDefault="00D45FC0"><w:r><w:t>Folgende Parameter können je Flotte angepasst werden:</w:t></w:r></w:p><w:p w14:paraId="41CFC0C3" w14:textId="77777777" w:rsidR="0036318C" w:rsidRDefault="00D45FC0"><w:pPr><w:pStyle w:val="ListParagraph"/><w:numPr><w:ilvl w:val="0"/><w:numId w:val="1"/></w:numPr></w:pPr><w:r><w:t>Auto-Login-Zeitfenster (Standardwert: 24 Stunden; einstellbar zwischen 1 Stunde und 30 Tagen).</w:t></w:r></w:p><w:p w14:paraId="5A22CC62" w14:textId="77777777" w:rsidR="0036318C" w:rsidRDefault="00D45FC0"><w:pPr><w:pStyle w:val="ListParagraph"/><w:numPr><w:ilvl w:val="0"/><w:numId w:val="1"/></w:numPr></w:pPr><w:r><w:t>Aktivierung/Deaktivierung der Funktion je VLAN (z. B. nur 1.-Klasse-Netzwerk, oder flottenweit für alle Passagiernetze).</w:t></w:r></w:p><w:p w14:paraId="0407B9C0" w14:textId="77777777" w:rsidR="0036318C" w:rsidRDefault="00D45FC0"><w:pPr><w:pStyle w:val="ListParagraph"/><w:numPr><w:ilvl w:val="0"/><w:numId w:val="1"/></w:numPr></w:pPr><w:r><w:t>Service-Klasse, die bei Auto-Login eröffnet wird (gespiegelt zur Erstsitzung).</w:t></w:r></w:p><w:p w14:paraId="376DAEAD" w14:textId="77777777" w:rsidR="0036318C" w:rsidRDefault="00D45FC0"><w:pPr><w:pStyle w:val="Heading3"/></w:pPr><w:bookmarkStart w:id="19" w:name="_Toc229775454"/><w:r><w:lastRenderedPageBreak/><w:t>Abgrenzung: Auto-Login bei Failover</w:t></w:r><w:bookmarkEnd w:id="19"/></w:p><w:p w14:paraId="05D2F7F8" w14:textId="77777777" w:rsidR="0036318C" w:rsidRDefault="00D45FC0"><w:r><w:t>Da Dosto Neu mit einer einzigen CCU pro Garnitur ausgeliefert wird, ist der bei Mehr-CCU-Architekturen dokumentierte Failover-Fall (Übergabe der Auto-Login-Funktion zwischen mehreren CCUs in einer Garnitur) nicht relevant. Die Auto-Login-Logik bleibt jedoch über mehrere Züge der Flotte hinweg konsistent, da die zugrunde liegende API im zentralen CDC betrieben wird.</w:t></w:r></w:p><w:p w14:paraId="200001C7" w14:textId="5E52440F" w:rsidR="004936C5" w:rsidRPr="004936C5" w:rsidRDefault="00C243E0" w:rsidP="0071380A"><w:pPr><w:pStyle w:val="Heading2"/></w:pPr><w:r><w:t> </w:t></w:r><w:bookmarkStart w:id="20" w:name="_Toc229775455"/><w:r><w:t>monitoring - NMS</w:t></w:r><w:bookmarkEnd w:id="20"/><w:r><w:t>  </w:t></w:r></w:p><w:p w14:paraId="3B50FEDE" w14:textId="77777777" w:rsidR="004936C5" w:rsidRPr="004936C5" w:rsidRDefault="004936C5" w:rsidP="004936C5"><w:pPr><w:spacing w:before="0" w:after="0"/><w:textAlignment w:val="baseline"/><w:rPr><w:rFonts w:eastAsia="Times New Roman" w:cs="Calibri"/><w:szCs w:val="22"/><w:lang w:val="en-GB" w:eastAsia="en-GB"/></w:rPr></w:pPr><w:r><w:rPr><w:rFonts w:eastAsia="Times New Roman" w:cs="Calibri"/><w:szCs w:val="22"/><w:lang w:val="en-GB" w:eastAsia="en-GB"/></w:rPr><w:t> </w:t></w:r></w:p><w:p w14:paraId="2D4E60BE" w14:textId="77777777" w:rsidR="004936C5" w:rsidRPr="004936C5" w:rsidRDefault="004936C5" w:rsidP="004936C5"><w:pPr><w:spacing w:before="0" w:after="0"/><w:textAlignment w:val="baseline"/><w:rPr><w:rFonts w:eastAsia="Times New Roman" w:cs="Calibri"/><w:szCs w:val="22"/><w:lang w:eastAsia="en-GB"/></w:rPr></w:pPr><w:r><w:rPr><w:rFonts w:eastAsia="Times New Roman" w:cs="Calibri"/><w:szCs w:val="22"/><w:lang w:eastAsia="en-GB"/></w:rPr><w:t>Das Network Management System (NMS) ist ein Network Monitoring. </w:t></w:r></w:p><w:p w14:paraId="32E2278D" w14:textId="08FF990A" w:rsidR="004936C5" w:rsidRDefault="004936C5" w:rsidP="004936C5"><w:pPr><w:spacing w:before="0" w:after="0"/><w:textAlignment w:val="baseline"/><w:rPr><w:rFonts w:eastAsia="Times New Roman" w:cs="Calibri"/><w:szCs w:val="22"/><w:lang w:val="en-GB" w:eastAsia="en-GB"/></w:rPr></w:pPr><w:r><w:rPr><w:rFonts w:eastAsia="Times New Roman" w:cs="Calibri"/><w:szCs w:val="22"/><w:lang w:eastAsia="en-GB"/></w:rPr><w:t> Es besteht aus 4 Grundbausteinen: </w:t></w:r></w:p><w:p w14:paraId="7907ADF7" w14:textId="77777777" w:rsidR="0071380A" w:rsidRPr="004936C5" w:rsidRDefault="0071380A" w:rsidP="004936C5"><w:pPr><w:spacing w:before="0" w:after="0"/><w:textAlignment w:val="baseline"/><w:rPr><w:rFonts w:eastAsia="Times New Roman" w:cs="Calibri"/><w:szCs w:val="22"/><w:lang w:val="en-GB" w:eastAsia="en-GB"/></w:rPr></w:pPr></w:p><w:p w14:paraId="29140D7D" w14:textId="77777777" w:rsidR="004936C5" w:rsidRPr="004936C5" w:rsidRDefault="004936C5"><w:pPr><w:numPr><w:ilvl w:val="0"/><w:numId w:val="19"/></w:numPr><w:spacing w:before="0" w:after="0"/><w:textAlignment w:val="baseline"/><w:rPr><w:rFonts w:eastAsia="Times New Roman" w:cs="Calibri"/><w:szCs w:val="22"/><w:lang w:val="en-GB" w:eastAsia="en-GB"/></w:rPr></w:pPr><w:r><w:rPr><w:rFonts w:eastAsia="Times New Roman" w:cs="Calibri"/><w:szCs w:val="22"/><w:lang w:eastAsia="en-GB"/></w:rPr><w:t>Echtzeit-Flottenstatus</w:t></w:r><w:r><w:rPr><w:rFonts w:eastAsia="Times New Roman" w:cs="Calibri"/><w:szCs w:val="22"/><w:lang w:val="en-GB" w:eastAsia="en-GB"/></w:rPr><w:t> </w:t></w:r></w:p><w:p w14:paraId="01562FE8" w14:textId="77777777" w:rsidR="004936C5" w:rsidRPr="004936C5" w:rsidRDefault="004936C5"><w:pPr><w:numPr><w:ilvl w:val="0"/><w:numId w:val="20"/></w:numPr><w:spacing w:before="0" w:after="0"/><w:textAlignment w:val="baseline"/><w:rPr><w:rFonts w:eastAsia="Times New Roman" w:cs="Calibri"/><w:szCs w:val="22"/><w:lang w:val="en-GB" w:eastAsia="en-GB"/></w:rPr></w:pPr><w:r><w:rPr><w:rFonts w:eastAsia="Times New Roman" w:cs="Calibri"/><w:szCs w:val="22"/><w:lang w:eastAsia="en-GB"/></w:rPr><w:t>Zug-Standort</w:t></w:r><w:r><w:rPr><w:rFonts w:eastAsia="Times New Roman" w:cs="Calibri"/><w:szCs w:val="22"/><w:lang w:val="en-GB" w:eastAsia="en-GB"/></w:rPr><w:t> </w:t></w:r></w:p><w:p w14:paraId="6278934C" w14:textId="77777777" w:rsidR="004936C5" w:rsidRPr="004936C5" w:rsidRDefault="004936C5"><w:pPr><w:numPr><w:ilvl w:val="0"/><w:numId w:val="21"/></w:numPr><w:spacing w:before="0" w:after="0"/><w:textAlignment w:val="baseline"/><w:rPr><w:rFonts w:eastAsia="Times New Roman" w:cs="Calibri"/><w:szCs w:val="22"/><w:lang w:val="en-GB" w:eastAsia="en-GB"/></w:rPr></w:pPr><w:r><w:rPr><w:rFonts w:eastAsia="Times New Roman" w:cs="Calibri"/><w:szCs w:val="22"/><w:lang w:eastAsia="en-GB"/></w:rPr><w:t>Störungsmanagement</w:t></w:r><w:r><w:rPr><w:rFonts w:eastAsia="Times New Roman" w:cs="Calibri"/><w:szCs w:val="22"/><w:lang w:val="en-GB" w:eastAsia="en-GB"/></w:rPr><w:t> </w:t></w:r></w:p><w:p w14:paraId="46B7B768" w14:textId="77777777" w:rsidR="004936C5" w:rsidRDefault="004936C5"><w:pPr><w:numPr><w:ilvl w:val="0"/><w:numId w:val="22"/></w:numPr><w:spacing w:before="0" w:after="0"/><w:textAlignment w:val="baseline"/><w:rPr><w:rFonts w:eastAsia="Times New Roman" w:cs="Calibri"/><w:szCs w:val="22"/><w:lang w:val="en-GB" w:eastAsia="en-GB"/></w:rPr></w:pPr><w:r><w:rPr><w:rFonts w:eastAsia="Times New Roman" w:cs="Calibri"/><w:szCs w:val="22"/><w:lang w:eastAsia="en-GB"/></w:rPr><w:t>Reporting von Anwenderaktivitäten</w:t></w:r><w:r><w:rPr><w:rFonts w:eastAsia="Times New Roman" w:cs="Calibri"/><w:szCs w:val="22"/><w:lang w:val="en-GB" w:eastAsia="en-GB"/></w:rPr><w:t> </w:t></w:r></w:p><w:p w14:paraId="2E8D62FD" w14:textId="77777777" w:rsidR="0071380A" w:rsidRPr="004936C5" w:rsidRDefault="0071380A" w:rsidP="0071380A"><w:pPr><w:spacing w:before="0" w:after="0"/><w:ind w:left="720"/><w:textAlignment w:val="baseline"/><w:rPr><w:rFonts w:eastAsia="Times New Roman" w:cs="Calibri"/><w:szCs w:val="22"/><w:lang w:val="en-GB" w:eastAsia="en-GB"/></w:rPr></w:pPr></w:p><w:p w14:paraId="1103EC32" w14:textId="77777777" w:rsidR="004936C5" w:rsidRPr="004936C5" w:rsidRDefault="004936C5" w:rsidP="004936C5"><w:pPr><w:spacing w:before="0" w:after="0"/><w:textAlignment w:val="baseline"/><w:rPr><w:rFonts w:eastAsia="Times New Roman" w:cs="Calibri"/><w:szCs w:val="22"/><w:lang w:eastAsia="en-GB"/></w:rPr></w:pPr><w:r><w:rPr><w:rFonts w:eastAsia="Times New Roman" w:cs="Calibri"/><w:szCs w:val="22"/><w:lang w:eastAsia="en-GB"/></w:rPr><w:t>Das NMS steht über eine benutzerfreundliche Webschnittstelle zur Verfügung, bei der ein responsives Design zum Einsatz kommt, das für die Anzeige auf mobilen Endgeräten optimiert wurde. Rollenbasierte Sicherheit ermöglicht es, mehrere Anwenderebenen zu definieren. So kann verschiedenen Anwendergruppen der Zugang zu genau den Daten bereitgestellt werden, die sie benötigen.  </w:t></w:r></w:p><w:p w14:paraId="5E8904B7" w14:textId="77777777" w:rsidR="004936C5" w:rsidRPr="004936C5" w:rsidRDefault="004936C5" w:rsidP="004936C5"><w:pPr><w:spacing w:before="0" w:after="0"/><w:textAlignment w:val="baseline"/><w:rPr><w:rFonts w:eastAsia="Times New Roman" w:cs="Calibri"/><w:szCs w:val="22"/><w:lang w:eastAsia="en-GB"/></w:rPr></w:pPr><w:r><w:rPr><w:rFonts w:eastAsia="Times New Roman" w:cs="Calibri"/><w:szCs w:val="22"/><w:lang w:eastAsia="en-GB"/></w:rPr><w:t>  </w:t></w:r></w:p><w:p w14:paraId="4986D66B" w14:textId="77777777" w:rsidR="004936C5" w:rsidRDefault="004936C5" w:rsidP="004936C5"><w:pPr><w:spacing w:before="0" w:after="0"/><w:textAlignment w:val="baseline"/><w:rPr><w:rFonts w:eastAsia="Times New Roman" w:cs="Calibri"/><w:szCs w:val="22"/><w:lang w:eastAsia="en-GB"/></w:rPr></w:pPr><w:r><w:rPr><w:rFonts w:eastAsia="Times New Roman" w:cs="Calibri"/><w:szCs w:val="22"/><w:lang w:eastAsia="en-GB"/></w:rPr><w:t>Das NMS ist in Remedyforce, das Support-Ticket-System von Nomad, integriert. Wenn also ein Alarm erscheint, wird das vom Service Desk erstellte Ticket automatisch mit allen relevanten Informationen zu diesem Alarm ausgefüllt. </w:t></w:r></w:p><w:p w14:paraId="0E9E2651" w14:textId="77777777" w:rsidR="0071380A" w:rsidRPr="004936C5" w:rsidRDefault="0071380A" w:rsidP="004936C5"><w:pPr><w:spacing w:before="0" w:after="0"/><w:textAlignment w:val="baseline"/><w:rPr><w:rFonts w:eastAsia="Times New Roman" w:cs="Calibri"/><w:szCs w:val="22"/><w:lang w:eastAsia="en-GB"/></w:rPr></w:pPr></w:p><w:p w14:paraId="54DC9CF6" w14:textId="77777777" w:rsidR="004936C5" w:rsidRPr="004936C5" w:rsidRDefault="004936C5" w:rsidP="0071380A"><w:pPr><w:pStyle w:val="Heading3"/><w:rPr><w:lang w:val="en-GB" w:eastAsia="en-GB"/></w:rPr></w:pPr><w:bookmarkStart w:id="21" w:name="_Toc229775456"/><w:r><w:rPr><w:lang w:eastAsia="en-GB"/></w:rPr><w:t>Geolokalisierung</w:t></w:r><w:bookmarkEnd w:id="21"/><w:r><w:rPr><w:lang w:val="en-GB" w:eastAsia="en-GB"/></w:rPr><w:t> </w:t></w:r></w:p><w:p w14:paraId="2E7E7E42" w14:textId="77777777" w:rsidR="004936C5" w:rsidRDefault="004936C5" w:rsidP="004936C5"><w:pPr><w:spacing w:before="0" w:after="0"/><w:textAlignment w:val="baseline"/><w:rPr><w:rFonts w:eastAsia="Times New Roman" w:cs="Calibri"/><w:lang w:eastAsia="en-GB"/></w:rPr></w:pPr><w:r><w:rPr><w:rFonts w:eastAsia="Times New Roman" w:cs="Calibri"/><w:lang w:eastAsia="en-GB"/></w:rPr><w:t>Das NMS zeigt den aktuellen Standort und Status aller Züge innerhalb der Flotte an. Beispielsweise werden Fahrzeuge, die online sind, grün dargestellt, Fahrzeuge, die offline werden grau und kritische Probleme werden rot hervorgehoben. Wenn Sie auf das Fahrzeugsymbol klicken, zeigt das NMS Informationen wie Geschwindigkeit, Anwenderzahl und gesamte Bandbreite des Fahrzeugs an. </w:t></w:r></w:p><w:p w14:paraId="219A2D69" w14:textId="77777777" w:rsidR="00BE5BA9" w:rsidRPr="004936C5" w:rsidRDefault="00BE5BA9" w:rsidP="004936C5"><w:pPr><w:spacing w:before="0" w:after="0"/><w:textAlignment w:val="baseline"/><w:rPr><w:rFonts w:eastAsia="Times New Roman" w:cs="Calibri"/><w:szCs w:val="22"/><w:lang w:eastAsia="en-GB"/></w:rPr></w:pPr></w:p><w:p w14:paraId="45BE6B3D" w14:textId="10983326" w:rsidR="004936C5" w:rsidRPr="004936C5" w:rsidRDefault="00BE5BA9" w:rsidP="7727391E"><w:pPr><w:spacing w:before="0" w:after="0"/><w:textAlignment w:val="baseline"/><w:rPr><w:rFonts w:eastAsia="Times New Roman" w:cs="Calibri"/><w:lang w:eastAsia="en-GB"/></w:rPr></w:pPr><w:r><w:rPr><w:noProof/></w:rPr><w:lastRenderedPageBreak/><w:drawing><wp:inline distT="0" distB="0" distL="0" distR="0" wp14:anchorId="03FDA1F9" wp14:editId="757124A8"><wp:extent cx="5940425" cy="2974340"/><wp:effectExtent l="0" t="0" r="3175" b="0"/><wp:docPr id="33668799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36687991" name=""/><pic:cNvPicPr/></pic:nvPicPr><pic:blipFill><a:blip r:embed="rId17"/><a:stretch><a:fillRect/></a:stretch></pic:blipFill><pic:spPr><a:xfrm><a:off x="0" y="0"/><a:ext cx="5940425" cy="2974340"/></a:xfrm><a:prstGeom prst="rect"><a:avLst/></a:prstGeom></pic:spPr></pic:pic></a:graphicData></a:graphic></wp:inline></w:drawing></w:r><w:r><w:rPr><w:rFonts w:eastAsia="Times New Roman" w:cs="Calibri"/><w:lang w:eastAsia="en-GB"/></w:rPr><w:t> </w:t></w:r></w:p><w:p w14:paraId="3524E504" w14:textId="77777777" w:rsidR="004936C5" w:rsidRPr="004936C5" w:rsidRDefault="004936C5" w:rsidP="004936C5"><w:pPr><w:spacing w:before="0" w:after="0"/><w:textAlignment w:val="baseline"/><w:rPr><w:rFonts w:eastAsia="Times New Roman" w:cs="Calibri"/><w:szCs w:val="22"/><w:lang w:eastAsia="en-GB"/></w:rPr></w:pPr><w:r><w:rPr><w:rFonts w:eastAsia="Times New Roman" w:cs="Calibri"/><w:b/><w:bCs/><w:szCs w:val="22"/><w:lang w:eastAsia="en-GB"/></w:rPr><w:t>Abbildung: NMS zeigt Fahrzeugstandort- und Status</w:t></w:r><w:r><w:rPr><w:rFonts w:eastAsia="Times New Roman" w:cs="Calibri"/><w:szCs w:val="22"/><w:lang w:eastAsia="en-GB"/></w:rPr><w:t> </w:t></w:r></w:p><w:p w14:paraId="11E0D3C6" w14:textId="6372ACD5" w:rsidR="00C243E0" w:rsidRPr="00C243E0" w:rsidRDefault="00C243E0" w:rsidP="00C243E0"><w:pPr><w:spacing w:before="0" w:after="0"/><w:textAlignment w:val="baseline"/><w:rPr><w:rFonts w:eastAsia="Times New Roman" w:cs="Calibri"/><w:szCs w:val="22"/><w:lang w:eastAsia="en-GB"/></w:rPr></w:pPr></w:p><w:p w14:paraId="1C9768B3" w14:textId="41F804D4" w:rsidR="00C243E0" w:rsidRDefault="00C243E0" w:rsidP="005C0AAD"><w:pPr><w:spacing w:before="0" w:after="0"/><w:textAlignment w:val="baseline"/><w:rPr><w:rFonts w:eastAsia="Times New Roman" w:cs="Calibri"/><w:szCs w:val="22"/><w:lang w:eastAsia="en-GB"/></w:rPr></w:pPr><w:r><w:rPr><w:rFonts w:eastAsia="Times New Roman" w:cs="Calibri"/><w:szCs w:val="22"/><w:lang w:eastAsia="en-GB"/></w:rPr><w:t> </w:t></w:r></w:p><w:p w14:paraId="7AAFB4B2" w14:textId="0A818D27" w:rsidR="0071380A" w:rsidRPr="0071380A" w:rsidRDefault="0071380A" w:rsidP="0071380A"><w:pPr><w:pStyle w:val="Heading2"/></w:pPr><w:r><w:t> </w:t></w:r><w:bookmarkStart w:id="22" w:name="_Toc229775457"/><w:r><w:t>Engineering pages</w:t></w:r><w:bookmarkEnd w:id="22"/></w:p><w:p w14:paraId="41B4003C" w14:textId="77777777" w:rsidR="0071380A" w:rsidRPr="0071380A" w:rsidRDefault="0071380A" w:rsidP="0071380A"><w:pPr><w:spacing w:before="0" w:after="0"/><w:textAlignment w:val="baseline"/><w:rPr><w:rFonts w:eastAsia="Times New Roman" w:cs="Calibri"/><w:szCs w:val="22"/><w:lang w:val="en-GB" w:eastAsia="en-GB"/></w:rPr></w:pPr><w:r><w:rPr><w:rFonts w:eastAsia="Times New Roman" w:cs="Calibri"/><w:szCs w:val="22"/><w:lang w:val="en-GB" w:eastAsia="en-GB"/></w:rPr><w:t> </w:t></w:r></w:p><w:p w14:paraId="3179C31B" w14:textId="2D6DE532" w:rsidR="0071380A" w:rsidRPr="0071380A" w:rsidRDefault="0071380A" w:rsidP="0071380A"><w:pPr><w:spacing w:before="0" w:after="0"/><w:textAlignment w:val="baseline"/><w:rPr><w:rFonts w:eastAsia="Times New Roman" w:cs="Calibri"/><w:szCs w:val="22"/><w:lang w:eastAsia="en-GB"/></w:rPr></w:pPr><w:r><w:rPr><w:rFonts w:eastAsia="Times New Roman" w:cs="Calibri"/><w:szCs w:val="22"/><w:lang w:eastAsia="en-GB"/></w:rPr><w:t>Die Engineering Pages (EP) sind eine webbasierte Benutzeroberfläche, die bestimmte interne Daten für Feldingenieure zur Fehlerbehebung freigibt. Sie läuft auf der CCU und ist durch HTTP-Basisauthentifizierung geschützt. Sie ist über die iobstaff SSID erreichbar, indem Sie die folgende URL aufrufen: </w:t></w:r><w:r><w:rPr><w:rFonts w:eastAsia="Times New Roman" w:cs="Calibri"/><w:szCs w:val="22"/><w:lang w:eastAsia="en-GB"/></w:rPr><w:br/></w:r></w:p><w:p w14:paraId="273EBD53" w14:textId="6BFE761E" w:rsidR="0071380A" w:rsidRPr="0071380A" w:rsidRDefault="0071380A" w:rsidP="0071380A"><w:pPr><w:spacing w:before="0" w:after="0"/><w:textAlignment w:val="baseline"/><w:rPr><w:rFonts w:eastAsia="Times New Roman" w:cs="Calibri"/><w:szCs w:val="22"/><w:lang w:val="en-GB" w:eastAsia="en-GB"/></w:rPr></w:pPr><w:hyperlink r:id="rId18" w:tgtFrame="_blank" w:history="1"><w:r><w:rPr><w:rStyle w:val="Hyperlink"/><w:rFonts w:eastAsia="Times New Roman" w:cs="Calibri"/><w:szCs w:val="22"/><w:lang w:val="en-GB" w:eastAsia="en-GB"/></w:rPr><w:t>https://engineering.page:8005</w:t></w:r></w:hyperlink><w:r><w:rPr><w:rFonts w:eastAsia="Times New Roman" w:cs="Calibri"/><w:szCs w:val="22"/><w:lang w:val="en-US" w:eastAsia="en-GB"/></w:rPr><w:t xml:space="preserve"> (for example)</w:t></w:r><w:r><w:rPr><w:rFonts w:eastAsia="Times New Roman" w:cs="Calibri"/><w:szCs w:val="22"/><w:lang w:val="en-GB" w:eastAsia="en-GB"/></w:rPr><w:t> </w:t></w:r><w:r><w:rPr><w:rFonts w:eastAsia="Times New Roman" w:cs="Calibri"/><w:szCs w:val="22"/><w:lang w:val="en-GB" w:eastAsia="en-GB"/></w:rPr><w:br/></w:r></w:p><w:p w14:paraId="2CF1DCD0" w14:textId="77777777" w:rsidR="0071380A" w:rsidRDefault="0071380A" w:rsidP="0071380A"><w:pPr><w:spacing w:before="0" w:after="0"/><w:textAlignment w:val="baseline"/><w:rPr><w:rFonts w:eastAsia="Times New Roman" w:cs="Calibri"/><w:szCs w:val="22"/><w:lang w:eastAsia="en-GB"/></w:rPr></w:pPr><w:r><w:rPr><w:rFonts w:eastAsia="Times New Roman" w:cs="Calibri"/><w:szCs w:val="22"/><w:lang w:eastAsia="en-GB"/></w:rPr><w:t>Da einige der Seiten statische Informationen enthalten und andere Informationen, die sich schnell ändern, hat jede Seite ihre eigene Aktualisierungsstrategie. Die folgenden Informationen und Seiten stehen zur Verfügung, wenn Sie sich in den Engineering Pages anmelden: </w:t></w:r></w:p><w:p w14:paraId="3B429F5D" w14:textId="77777777" w:rsidR="0071380A" w:rsidRPr="0071380A" w:rsidRDefault="0071380A" w:rsidP="0071380A"><w:pPr><w:spacing w:before="0" w:after="0"/><w:textAlignment w:val="baseline"/><w:rPr><w:rFonts w:eastAsia="Times New Roman" w:cs="Calibri"/><w:szCs w:val="22"/><w:lang w:eastAsia="en-GB"/></w:rPr></w:pPr></w:p><w:p w14:paraId="55B0F23A" w14:textId="77777777" w:rsidR="0071380A" w:rsidRPr="0071380A" w:rsidRDefault="0071380A" w:rsidP="0071380A"><w:pPr><w:pStyle w:val="Heading3"/><w:rPr><w:lang w:val="en-GB" w:eastAsia="en-GB"/></w:rPr></w:pPr><w:bookmarkStart w:id="23" w:name="_Toc229775458"/><w:r><w:rPr><w:lang w:eastAsia="en-GB"/></w:rPr><w:t>Landing page</w:t></w:r><w:bookmarkEnd w:id="23"/><w:r><w:rPr><w:lang w:val="en-GB" w:eastAsia="en-GB"/></w:rPr><w:t> </w:t></w:r></w:p><w:p w14:paraId="00496CAC" w14:textId="77777777" w:rsidR="0071380A" w:rsidRDefault="0071380A" w:rsidP="0071380A"><w:pPr><w:spacing w:before="0" w:after="0"/><w:textAlignment w:val="baseline"/><w:rPr><w:rFonts w:eastAsia="Times New Roman" w:cs="Calibri"/><w:szCs w:val="22"/><w:lang w:eastAsia="en-GB"/></w:rPr></w:pPr><w:r><w:rPr><w:rFonts w:eastAsia="Times New Roman" w:cs="Calibri"/><w:szCs w:val="22"/><w:lang w:eastAsia="en-GB"/></w:rPr><w:t>Die Startseite kann etwas Text enthalten, um dem Feldingenieur bei der Verwendung der Anwendung zu helfen. Eine wichtige Benachrichtigung, die nicht ignoriert werden sollte, betrifft die Datendatei. Wenn die Benachrichtigung eine Warnung enthält, dass die Datendatei nicht gelesen werden konnte, wird die Anwendung nicht in der Lage sein, nützliche Informationen anzuzeigen, und es wird empfohlen, Fehlerbehebungen vorzunehmen. </w:t></w:r></w:p><w:p w14:paraId="479AA2E5" w14:textId="77777777" w:rsidR="0071380A" w:rsidRPr="0071380A" w:rsidRDefault="0071380A" w:rsidP="0071380A"><w:pPr><w:spacing w:before="0" w:after="0"/><w:textAlignment w:val="baseline"/><w:rPr><w:rFonts w:eastAsia="Times New Roman" w:cs="Calibri"/><w:szCs w:val="22"/><w:lang w:eastAsia="en-GB"/></w:rPr></w:pPr></w:p><w:p w14:paraId="1BDAAE8B" w14:textId="77777777" w:rsidR="0071380A" w:rsidRPr="0071380A" w:rsidRDefault="0071380A" w:rsidP="0071380A"><w:pPr><w:pStyle w:val="Heading3"/><w:rPr><w:lang w:val="en-GB" w:eastAsia="en-GB"/></w:rPr></w:pPr><w:bookmarkStart w:id="24" w:name="_Toc229775459"/><w:r><w:rPr><w:lang w:eastAsia="en-GB"/></w:rPr><w:lastRenderedPageBreak/><w:t>Zugidentifikation</w:t></w:r><w:bookmarkEnd w:id="24"/><w:r><w:rPr><w:lang w:val="en-GB" w:eastAsia="en-GB"/></w:rPr><w:t> </w:t></w:r></w:p><w:p w14:paraId="2F66DCD8" w14:textId="77777777" w:rsidR="0071380A" w:rsidRDefault="0071380A" w:rsidP="0071380A"><w:pPr><w:spacing w:before="0" w:after="0"/><w:textAlignment w:val="baseline"/><w:rPr><w:rFonts w:eastAsia="Times New Roman" w:cs="Calibri"/><w:szCs w:val="22"/><w:lang w:val="en-GB" w:eastAsia="en-GB"/></w:rPr></w:pPr><w:r><w:rPr><w:rFonts w:eastAsia="Times New Roman" w:cs="Calibri"/><w:szCs w:val="22"/><w:lang w:eastAsia="en-GB"/></w:rPr><w:t>Die Zugidentifikationsseite ist relativ einfach und unkompliziert. Alle Daten auf dieser Seite stammen aus fest codierten Werten: Da Werte wie Projekt-ID und CCU-Hostname nicht änderbar sind, stammen ihre Werte nicht aus einem MQTT-Feed, sondern werden in der Konfigurations-YAML durch Verwendung einer Puppet-EPP-Vorlage festgehalten. Natürlich muss auch diese Seite nicht automatisch aktualisiert werden.</w:t></w:r><w:r><w:rPr><w:rFonts w:eastAsia="Times New Roman" w:cs="Calibri"/><w:szCs w:val="22"/><w:lang w:val="en-GB" w:eastAsia="en-GB"/></w:rPr><w:t> </w:t></w:r></w:p><w:p w14:paraId="42EE07F7" w14:textId="77777777" w:rsidR="0071380A" w:rsidRPr="0071380A" w:rsidRDefault="0071380A" w:rsidP="0071380A"><w:pPr><w:spacing w:before="0" w:after="0"/><w:textAlignment w:val="baseline"/><w:rPr><w:rFonts w:eastAsia="Times New Roman" w:cs="Calibri"/><w:szCs w:val="22"/><w:lang w:val="en-GB" w:eastAsia="en-GB"/></w:rPr></w:pPr></w:p><w:p w14:paraId="1833243C" w14:textId="77777777" w:rsidR="0071380A" w:rsidRPr="0071380A" w:rsidRDefault="0071380A" w:rsidP="0071380A"><w:pPr><w:pStyle w:val="Heading3"/><w:rPr><w:lang w:val="en-GB" w:eastAsia="en-GB"/></w:rPr></w:pPr><w:bookmarkStart w:id="25" w:name="_Toc229775460"/><w:r><w:rPr><w:lang w:eastAsia="en-GB"/></w:rPr><w:t>CCU</w:t></w:r><w:bookmarkEnd w:id="25"/><w:r><w:rPr><w:lang w:val="en-GB" w:eastAsia="en-GB"/></w:rPr><w:t> </w:t></w:r></w:p><w:p w14:paraId="7D01DC7F" w14:textId="4AD18AA2" w:rsidR="0071380A" w:rsidRPr="0071380A" w:rsidRDefault="0071380A" w:rsidP="0071380A"><w:pPr><w:spacing w:before="0" w:after="0"/><w:textAlignment w:val="baseline"/><w:rPr><w:rFonts w:eastAsia="Times New Roman" w:cs="Calibri"/><w:szCs w:val="22"/><w:lang w:eastAsia="en-GB"/></w:rPr></w:pPr><w:r><w:rPr><w:rFonts w:eastAsia="Times New Roman" w:cs="Calibri"/><w:szCs w:val="22"/><w:lang w:eastAsia="en-GB"/></w:rPr><w:t>Enthält den Typ und die Seriennummer der CCU-Hardware, die Firmware- und Konfigurationsversionen des Betriebssystems sowie einige Metriken zu den Hardware-Ressourcen. Alle diese Datenpunkte sind Eins-zu-Eins-Zuordnungen von Informationen, die von Telemetrie zur Verfügung gestellt werden. Das Hinzufügen neuer Informationen wird sehr einfach sein, sofern die neue Information ebenfalls eine Eins-zu-Eins-Zuordnung ist. </w:t></w:r><w:r><w:rPr><w:rFonts w:eastAsia="Times New Roman" w:cs="Calibri"/><w:szCs w:val="22"/><w:lang w:eastAsia="en-GB"/></w:rPr><w:br/></w:r></w:p><w:p w14:paraId="4B74F803" w14:textId="63C05772" w:rsidR="0071380A" w:rsidRPr="0071380A" w:rsidRDefault="0071380A" w:rsidP="0071380A"><w:pPr><w:spacing w:before="0" w:after="0"/><w:textAlignment w:val="baseline"/><w:rPr><w:rFonts w:eastAsia="Times New Roman" w:cs="Calibri"/><w:szCs w:val="22"/><w:lang w:eastAsia="en-GB"/></w:rPr></w:pPr><w:r><w:rPr><w:rFonts w:eastAsia="Times New Roman" w:cs="Calibri"/><w:szCs w:val="22"/><w:lang w:eastAsia="en-GB"/></w:rPr><w:t>Metriken zu den Hardware-Ressourcen: </w:t></w:r><w:r><w:rPr><w:rFonts w:eastAsia="Times New Roman" w:cs="Calibri"/><w:szCs w:val="22"/><w:lang w:eastAsia="en-GB"/></w:rPr><w:br/></w:r></w:p><w:p w14:paraId="615B58F0" w14:textId="77777777" w:rsidR="0071380A" w:rsidRPr="0071380A" w:rsidRDefault="0071380A"><w:pPr><w:numPr><w:ilvl w:val="0"/><w:numId w:val="23"/></w:numPr><w:spacing w:before="0" w:after="0"/><w:textAlignment w:val="baseline"/><w:rPr><w:rFonts w:eastAsia="Times New Roman" w:cs="Calibri"/><w:szCs w:val="22"/><w:lang w:val="en-GB" w:eastAsia="en-GB"/></w:rPr></w:pPr><w:r><w:rPr><w:rFonts w:eastAsia="Times New Roman" w:cs="Calibri"/><w:szCs w:val="22"/><w:lang w:eastAsia="en-GB"/></w:rPr><w:t>Serial #: Seriennumer der Hardware</w:t></w:r><w:r><w:rPr><w:rFonts w:eastAsia="Times New Roman" w:cs="Calibri"/><w:szCs w:val="22"/><w:lang w:val="en-GB" w:eastAsia="en-GB"/></w:rPr><w:t> </w:t></w:r></w:p><w:p w14:paraId="086FE4D4" w14:textId="77777777" w:rsidR="0071380A" w:rsidRPr="00DF7147" w:rsidRDefault="0071380A"><w:pPr><w:numPr><w:ilvl w:val="0"/><w:numId w:val="24"/></w:numPr><w:spacing w:before="0" w:after="0"/><w:textAlignment w:val="baseline"/><w:rPr><w:rFonts w:eastAsia="Times New Roman" w:cs="Calibri"/><w:szCs w:val="22"/><w:lang w:val="pt-PT" w:eastAsia="en-GB"/></w:rPr></w:pPr><w:r w:rsidRPr="00DF7147"><w:rPr><w:rFonts w:eastAsia="Times New Roman" w:cs="Calibri"/><w:szCs w:val="22"/><w:lang w:val="pt-PT" w:eastAsia="en-GB"/></w:rPr><w:t>CCU Type: R5001, R4600, etc. </w:t></w:r></w:p><w:p w14:paraId="47AA533C" w14:textId="77777777" w:rsidR="0071380A" w:rsidRPr="0071380A" w:rsidRDefault="0071380A"><w:pPr><w:numPr><w:ilvl w:val="0"/><w:numId w:val="25"/></w:numPr><w:spacing w:before="0" w:after="0"/><w:textAlignment w:val="baseline"/><w:rPr><w:rFonts w:eastAsia="Times New Roman" w:cs="Calibri"/><w:szCs w:val="22"/><w:lang w:val="en-GB" w:eastAsia="en-GB"/></w:rPr></w:pPr><w:r><w:rPr><w:rFonts w:eastAsia="Times New Roman" w:cs="Calibri"/><w:szCs w:val="22"/><w:lang w:eastAsia="en-GB"/></w:rPr><w:t>Software Version</w:t></w:r><w:r><w:rPr><w:rFonts w:eastAsia="Times New Roman" w:cs="Calibri"/><w:szCs w:val="22"/><w:lang w:val="en-GB" w:eastAsia="en-GB"/></w:rPr><w:t> </w:t></w:r></w:p><w:p w14:paraId="6C4803CE" w14:textId="77777777" w:rsidR="0071380A" w:rsidRPr="0071380A" w:rsidRDefault="0071380A"><w:pPr><w:numPr><w:ilvl w:val="0"/><w:numId w:val="26"/></w:numPr><w:spacing w:before="0" w:after="0"/><w:textAlignment w:val="baseline"/><w:rPr><w:rFonts w:eastAsia="Times New Roman" w:cs="Calibri"/><w:szCs w:val="22"/><w:lang w:val="en-GB" w:eastAsia="en-GB"/></w:rPr></w:pPr><w:r><w:rPr><w:rFonts w:eastAsia="Times New Roman" w:cs="Calibri"/><w:szCs w:val="22"/><w:lang w:eastAsia="en-GB"/></w:rPr><w:t>Configuration Version</w:t></w:r><w:r><w:rPr><w:rFonts w:eastAsia="Times New Roman" w:cs="Calibri"/><w:szCs w:val="22"/><w:lang w:val="en-GB" w:eastAsia="en-GB"/></w:rPr><w:t> </w:t></w:r></w:p><w:p w14:paraId="21C6DBF7" w14:textId="77777777" w:rsidR="0071380A" w:rsidRPr="0071380A" w:rsidRDefault="0071380A"><w:pPr><w:numPr><w:ilvl w:val="0"/><w:numId w:val="27"/></w:numPr><w:spacing w:before="0" w:after="0"/><w:textAlignment w:val="baseline"/><w:rPr><w:rFonts w:eastAsia="Times New Roman" w:cs="Calibri"/><w:szCs w:val="22"/><w:lang w:val="en-GB" w:eastAsia="en-GB"/></w:rPr></w:pPr><w:r><w:rPr><w:rFonts w:eastAsia="Times New Roman" w:cs="Calibri"/><w:szCs w:val="22"/><w:lang w:eastAsia="en-GB"/></w:rPr><w:t>CPU Temperatur</w:t></w:r><w:r><w:rPr><w:rFonts w:eastAsia="Times New Roman" w:cs="Calibri"/><w:szCs w:val="22"/><w:lang w:val="en-GB" w:eastAsia="en-GB"/></w:rPr><w:t> </w:t></w:r></w:p><w:p w14:paraId="64F15C62" w14:textId="77777777" w:rsidR="0071380A" w:rsidRDefault="0071380A"><w:pPr><w:numPr><w:ilvl w:val="0"/><w:numId w:val="28"/></w:numPr><w:spacing w:before="0" w:after="0"/><w:textAlignment w:val="baseline"/><w:rPr><w:rFonts w:eastAsia="Times New Roman" w:cs="Calibri"/><w:szCs w:val="22"/><w:lang w:val="en-GB" w:eastAsia="en-GB"/></w:rPr></w:pPr><w:r><w:rPr><w:rFonts w:eastAsia="Times New Roman" w:cs="Calibri"/><w:szCs w:val="22"/><w:lang w:eastAsia="en-GB"/></w:rPr><w:t>Processor Auslastung</w:t></w:r><w:r><w:rPr><w:rFonts w:eastAsia="Times New Roman" w:cs="Calibri"/><w:szCs w:val="22"/><w:lang w:val="en-GB" w:eastAsia="en-GB"/></w:rPr><w:t> </w:t></w:r></w:p><w:p w14:paraId="22452A90" w14:textId="77777777" w:rsidR="0071380A" w:rsidRPr="0071380A" w:rsidRDefault="0071380A" w:rsidP="0071380A"><w:pPr><w:spacing w:before="0" w:after="0"/><w:ind w:left="720"/><w:textAlignment w:val="baseline"/><w:rPr><w:rFonts w:eastAsia="Times New Roman" w:cs="Calibri"/><w:szCs w:val="22"/><w:lang w:val="en-GB" w:eastAsia="en-GB"/></w:rPr></w:pPr></w:p><w:p w14:paraId="1A720AA6" w14:textId="77777777" w:rsidR="0071380A" w:rsidRPr="0071380A" w:rsidRDefault="0071380A" w:rsidP="0071380A"><w:pPr><w:pStyle w:val="Heading3"/><w:rPr><w:lang w:val="en-GB" w:eastAsia="en-GB"/></w:rPr></w:pPr><w:bookmarkStart w:id="26" w:name="_Toc229775461"/><w:r><w:rPr><w:lang w:eastAsia="en-GB"/></w:rPr><w:lastRenderedPageBreak/><w:t>Modems</w:t></w:r><w:bookmarkEnd w:id="26"/><w:r><w:rPr><w:lang w:val="en-GB" w:eastAsia="en-GB"/></w:rPr><w:t> </w:t></w:r></w:p><w:p w14:paraId="240F3D20" w14:textId="7DFE5B6A" w:rsidR="0071380A" w:rsidRPr="0071380A" w:rsidRDefault="0071380A" w:rsidP="0071380A"><w:pPr><w:spacing w:before="0" w:after="0"/><w:textAlignment w:val="baseline"/><w:rPr><w:rFonts w:eastAsia="Times New Roman" w:cs="Calibri"/><w:szCs w:val="22"/><w:lang w:val="en-GB" w:eastAsia="en-GB"/></w:rPr></w:pPr><w:r><w:rPr><w:rFonts w:eastAsia="Times New Roman" w:cs="Calibri"/><w:noProof/><w:szCs w:val="22"/><w:lang w:val="en-GB" w:eastAsia="en-GB"/></w:rPr><w:drawing><wp:inline distT="0" distB="0" distL="0" distR="0" wp14:anchorId="22AC50C9" wp14:editId="6E55D73E"><wp:extent cx="5772150" cy="3562350"/><wp:effectExtent l="0" t="0" r="0" b="0"/><wp:docPr id="1532126913" name="Picture 19" descr="A screenshot of a computer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32126913" name="Picture 19" descr="A screenshot of a computer  AI-generated content may be incorrect."/><pic:cNvPicPr><a:picLocks noChangeAspect="1" noChangeArrowheads="1"/></pic:cNvPicPr></pic:nvPicPr><pic:blipFill><a:blip r:embed="rId19"><a:extLst><a:ext uri="{28A0092B-C50C-407E-A947-70E740481C1C}"><a14:useLocalDpi xmlns:a14="http://schemas.microsoft.com/office/drawing/2010/main" val="0"/></a:ext></a:extLst></a:blip><a:srcRect/><a:stretch><a:fillRect/></a:stretch></pic:blipFill><pic:spPr bwMode="auto"><a:xfrm><a:off x="0" y="0"/><a:ext cx="5772150" cy="3562350"/></a:xfrm><a:prstGeom prst="rect"><a:avLst/></a:prstGeom><a:noFill/><a:ln><a:noFill/></a:ln></pic:spPr></pic:pic></a:graphicData></a:graphic></wp:inline></w:drawing></w:r><w:r><w:rPr><w:rFonts w:eastAsia="Times New Roman" w:cs="Calibri"/><w:szCs w:val="22"/><w:lang w:val="en-GB" w:eastAsia="en-GB"/></w:rPr><w:t> </w:t></w:r></w:p><w:p w14:paraId="77A8BEA7" w14:textId="77777777" w:rsidR="0071380A" w:rsidRDefault="0071380A" w:rsidP="0071380A"><w:pPr><w:spacing w:before="0" w:after="0"/><w:textAlignment w:val="baseline"/><w:rPr><w:rFonts w:eastAsia="Times New Roman" w:cs="Calibri"/><w:szCs w:val="22"/><w:lang w:eastAsia="en-GB"/></w:rPr></w:pPr><w:r><w:rPr><w:rFonts w:eastAsia="Times New Roman" w:cs="Calibri"/><w:szCs w:val="22"/><w:lang w:eastAsia="en-GB"/></w:rPr><w:t>Die Bildschirmanzeige für Modeminformationen ist etwas komplexer. Die Werte für diesen Bildschirm stammen nicht aus einer einzigen, unbearbeiteten Quelle, sondern werden stattdessen unter Verwendung von Nachrichten aus mindestens drei verschiedenen MQTT-Themen aufgebaut und unter Verwendung von Datenanalyse und -verarbeitung im Python-Code des Nachrichtenhandlers verarbeitet. Die Anzahl der Modems und ihre Namen sind nicht fest codiert, sondern werden aus den Modemnachrichten auf MQTT extrahiert, ebenso wie deren Status, Anbieter und so weiter. Die Durchsatz-Tabelle funktioniert auf die gleiche Weise, fügt jedoch einige temporäre interne Datenstrukturen im Sammler hinzu, um Daten für die Spitzen- und Durchschnittsdurchsatzberechnungen zu aggregieren. </w:t></w:r></w:p><w:p w14:paraId="13A4D896" w14:textId="77777777" w:rsidR="0071380A" w:rsidRPr="0071380A" w:rsidRDefault="0071380A" w:rsidP="0071380A"><w:pPr><w:spacing w:before="0" w:after="0"/><w:textAlignment w:val="baseline"/><w:rPr><w:rFonts w:eastAsia="Times New Roman" w:cs="Calibri"/><w:szCs w:val="22"/><w:lang w:eastAsia="en-GB"/></w:rPr></w:pPr></w:p><w:p w14:paraId="1FA6F831" w14:textId="77777777" w:rsidR="0071380A" w:rsidRPr="0071380A" w:rsidRDefault="0071380A" w:rsidP="0071380A"><w:pPr><w:pStyle w:val="Heading2"/><w:rPr><w:lang w:val="en-GB"/></w:rPr></w:pPr><w:bookmarkStart w:id="27" w:name="_Toc229775462"/><w:r><w:t>GPS</w:t></w:r><w:bookmarkEnd w:id="27"/><w:r><w:rPr><w:lang w:val="en-GB"/></w:rPr><w:t> </w:t></w:r></w:p><w:p w14:paraId="638C3C73" w14:textId="77777777" w:rsidR="0071380A" w:rsidRPr="0071380A" w:rsidRDefault="0071380A" w:rsidP="0071380A"><w:pPr><w:spacing w:before="0" w:after="0"/><w:textAlignment w:val="baseline"/><w:rPr><w:rFonts w:eastAsia="Times New Roman" w:cs="Calibri"/><w:szCs w:val="22"/><w:lang w:eastAsia="en-GB"/></w:rPr></w:pPr><w:r><w:rPr><w:rFonts w:eastAsia="Times New Roman" w:cs="Calibri"/><w:szCs w:val="22"/><w:lang w:eastAsia="en-GB"/></w:rPr><w:t>Die GPS-Informationen stammen von einer MQTT-Quelle und sind, wie die CCU-Seite, ein Beispiel für eine grundlegende dynamische Engineering-Seite. Sie lässt sich leicht erweitern, wenn Telemetrie die neuen Informationen direkt bereitstellt und zur Verwendung bereit ist. </w:t></w:r></w:p><w:p w14:paraId="15F80104" w14:textId="77777777" w:rsidR="0071380A" w:rsidRPr="0071380A" w:rsidRDefault="0071380A" w:rsidP="0071380A"><w:pPr><w:spacing w:before="0" w:after="0"/><w:textAlignment w:val="baseline"/><w:rPr><w:rFonts w:eastAsia="Times New Roman" w:cs="Calibri"/><w:szCs w:val="22"/><w:lang w:eastAsia="en-GB"/></w:rPr></w:pPr><w:r><w:rPr><w:rFonts w:eastAsia="Times New Roman" w:cs="Calibri"/><w:szCs w:val="22"/><w:lang w:eastAsia="en-GB"/></w:rPr><w:t>  </w:t></w:r></w:p><w:p w14:paraId="664BA5E1" w14:textId="77777777" w:rsidR="0071380A" w:rsidRPr="0071380A" w:rsidRDefault="0071380A" w:rsidP="0071380A"><w:pPr><w:spacing w:before="0" w:after="0"/><w:textAlignment w:val="baseline"/><w:rPr><w:rFonts w:eastAsia="Times New Roman" w:cs="Calibri"/><w:szCs w:val="22"/><w:lang w:eastAsia="en-GB"/></w:rPr></w:pPr><w:r><w:rPr><w:rFonts w:eastAsia="Times New Roman" w:cs="Calibri"/><w:szCs w:val="22"/><w:lang w:eastAsia="en-GB"/></w:rPr><w:t>  </w:t></w:r></w:p><w:p w14:paraId="7F27A81D" w14:textId="77777777" w:rsidR="0071380A" w:rsidRPr="0071380A" w:rsidRDefault="0071380A" w:rsidP="0071380A"><w:pPr><w:spacing w:before="0" w:after="0"/><w:textAlignment w:val="baseline"/><w:rPr><w:rFonts w:eastAsia="Times New Roman" w:cs="Calibri"/><w:szCs w:val="22"/><w:lang w:eastAsia="en-GB"/></w:rPr></w:pPr><w:r><w:rPr><w:rFonts w:eastAsia="Times New Roman" w:cs="Calibri"/><w:szCs w:val="22"/><w:lang w:eastAsia="en-GB"/></w:rPr><w:t>  </w:t></w:r></w:p><w:p w14:paraId="2F6958A6" w14:textId="77777777" w:rsidR="0071380A" w:rsidRPr="0071380A" w:rsidRDefault="0071380A" w:rsidP="0071380A"><w:pPr><w:spacing w:before="0" w:after="0"/><w:textAlignment w:val="baseline"/><w:rPr><w:rFonts w:eastAsia="Times New Roman" w:cs="Calibri"/><w:szCs w:val="22"/><w:lang w:eastAsia="en-GB"/></w:rPr></w:pPr><w:r><w:rPr><w:rFonts w:eastAsia="Times New Roman" w:cs="Calibri"/><w:szCs w:val="22"/><w:lang w:eastAsia="en-GB"/></w:rPr><w:t>  </w:t></w:r></w:p><w:p w14:paraId="777A925F" w14:textId="77777777" w:rsidR="0071380A" w:rsidRDefault="0071380A" w:rsidP="0071380A"><w:pPr><w:pStyle w:val="Heading3"/><w:rPr><w:lang w:val="en-GB" w:eastAsia="en-GB"/></w:rPr></w:pPr><w:bookmarkStart w:id="28" w:name="_Toc229775463"/><w:r><w:rPr><w:lang w:eastAsia="en-GB"/></w:rPr><w:t>On-board netzwerk</w:t></w:r><w:bookmarkEnd w:id="28"/><w:r><w:rPr><w:lang w:val="en-GB" w:eastAsia="en-GB"/></w:rPr><w:t> </w:t></w:r></w:p><w:p w14:paraId="3B204A09" w14:textId="77777777" w:rsidR="0071380A" w:rsidRPr="0071380A" w:rsidRDefault="0071380A" w:rsidP="0071380A"><w:pPr><w:rPr><w:lang w:val="en-GB" w:eastAsia="en-GB" w:bidi="th-TH"/></w:rPr></w:pPr></w:p><w:p w14:paraId="344E3DF3" w14:textId="061BABB7" w:rsidR="0071380A" w:rsidRPr="0071380A" w:rsidRDefault="0071380A" w:rsidP="0071380A"><w:pPr><w:spacing w:before="0" w:after="0"/><w:textAlignment w:val="baseline"/><w:rPr><w:rFonts w:eastAsia="Times New Roman" w:cs="Calibri"/><w:szCs w:val="22"/><w:lang w:val="en-GB" w:eastAsia="en-GB"/></w:rPr></w:pPr><w:r><w:rPr><w:rFonts w:eastAsia="Times New Roman" w:cs="Calibri"/><w:noProof/><w:szCs w:val="22"/><w:lang w:val="en-GB" w:eastAsia="en-GB"/></w:rPr><w:lastRenderedPageBreak/><w:drawing><wp:inline distT="0" distB="0" distL="0" distR="0" wp14:anchorId="47A4070F" wp14:editId="6E2F698B"><wp:extent cx="4445000" cy="2705100"/><wp:effectExtent l="0" t="0" r="0" b="0"/><wp:docPr id="1449161161" name="Picture 18" descr="A screenshot of a computer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49161161" name="Picture 18" descr="A screenshot of a computer  AI-generated content may be incorrect."/><pic:cNvPicPr><a:picLocks noChangeAspect="1" noChangeArrowheads="1"/></pic:cNvPicPr></pic:nvPicPr><pic:blipFill><a:blip r:embed="rId20"><a:extLst><a:ext uri="{28A0092B-C50C-407E-A947-70E740481C1C}"><a14:useLocalDpi xmlns:a14="http://schemas.microsoft.com/office/drawing/2010/main" val="0"/></a:ext></a:extLst></a:blip><a:srcRect/><a:stretch><a:fillRect/></a:stretch></pic:blipFill><pic:spPr bwMode="auto"><a:xfrm><a:off x="0" y="0"/><a:ext cx="4445000" cy="2705100"/></a:xfrm><a:prstGeom prst="rect"><a:avLst/></a:prstGeom><a:noFill/><a:ln><a:noFill/></a:ln></pic:spPr></pic:pic></a:graphicData></a:graphic></wp:inline></w:drawing></w:r><w:r><w:rPr><w:rFonts w:eastAsia="Times New Roman" w:cs="Calibri"/><w:szCs w:val="22"/><w:lang w:val="en-GB" w:eastAsia="en-GB"/></w:rPr><w:t> </w:t></w:r></w:p><w:p w14:paraId="38AB5B6F" w14:textId="77777777" w:rsidR="0071380A" w:rsidRDefault="0071380A" w:rsidP="0071380A"><w:pPr><w:spacing w:before="0" w:after="0"/><w:textAlignment w:val="baseline"/><w:rPr><w:rFonts w:eastAsia="Times New Roman" w:cs="Calibri"/><w:szCs w:val="22"/><w:lang w:eastAsia="en-GB"/></w:rPr></w:pPr><w:r><w:rPr><w:rFonts w:eastAsia="Times New Roman" w:cs="Calibri"/><w:szCs w:val="22"/><w:lang w:eastAsia="en-GB"/></w:rPr><w:t>Die Daten für die Engineering-Seiten des Wi-Fi-Backbones stammen indirekt von der OBN-Software. OBN wird das Backbone analysieren und Informationen darüber in JSON-Berichten speichern, die von Telemetrie gelesen werden. Telemetrie veröffentlicht MQTT-Nachrichten auf +/+/device/identifier, +/+/device/stats und +/+/device/ports, und es obliegt dem EP-Collector, die relevanten Informationen daraus zu destillieren, um die Seiten des On-Board-Netzwerks zu füllen. </w:t></w:r></w:p><w:p w14:paraId="0171BFBF" w14:textId="77777777" w:rsidR="0071380A" w:rsidRPr="0071380A" w:rsidRDefault="0071380A" w:rsidP="0071380A"><w:pPr><w:spacing w:before="0" w:after="0"/><w:textAlignment w:val="baseline"/><w:rPr><w:rFonts w:eastAsia="Times New Roman" w:cs="Calibri"/><w:szCs w:val="22"/><w:lang w:eastAsia="en-GB"/></w:rPr></w:pPr></w:p><w:p w14:paraId="20DF8818" w14:textId="77777777" w:rsidR="0071380A" w:rsidRPr="0071380A" w:rsidRDefault="0071380A" w:rsidP="0071380A"><w:pPr><w:pStyle w:val="Heading3"/><w:rPr><w:lang w:val="en-GB" w:eastAsia="en-GB"/></w:rPr></w:pPr><w:bookmarkStart w:id="29" w:name="_Toc229775464"/><w:r><w:rPr><w:lang w:eastAsia="en-GB"/></w:rPr><w:t>VLAN</w:t></w:r><w:bookmarkEnd w:id="29"/><w:r><w:rPr><w:lang w:val="en-GB" w:eastAsia="en-GB"/></w:rPr><w:t> </w:t></w:r></w:p><w:p w14:paraId="3A74C13C" w14:textId="77777777" w:rsidR="0071380A" w:rsidRDefault="0071380A" w:rsidP="0071380A"><w:pPr><w:spacing w:before="0" w:after="0"/><w:textAlignment w:val="baseline"/><w:rPr><w:rFonts w:eastAsia="Times New Roman" w:cs="Calibri"/><w:szCs w:val="22"/><w:lang w:eastAsia="en-GB"/></w:rPr></w:pPr><w:r><w:rPr><w:rFonts w:eastAsia="Times New Roman" w:cs="Calibri"/><w:szCs w:val="22"/><w:lang w:eastAsia="en-GB"/></w:rPr><w:t>Die VLAN-Informationen stammen aus der Telemetriedatensammlung zum Thema +/+/device/vlans. Wie bei den GPS- und OBN-Seiten müssen diese Informationen zunächst aggregiert werden, bevor sie von den Engineering-Seiten abgerufen werden können. </w:t></w:r></w:p><w:p w14:paraId="4BF5EEA6" w14:textId="77777777" w:rsidR="0071380A" w:rsidRPr="0071380A" w:rsidRDefault="0071380A" w:rsidP="0071380A"><w:pPr><w:spacing w:before="0" w:after="0"/><w:textAlignment w:val="baseline"/><w:rPr><w:rFonts w:eastAsia="Times New Roman" w:cs="Calibri"/><w:szCs w:val="22"/><w:lang w:eastAsia="en-GB"/></w:rPr></w:pPr></w:p><w:p w14:paraId="2C25DD56" w14:textId="445A57D0" w:rsidR="0071380A" w:rsidRPr="0071380A" w:rsidRDefault="0071380A" w:rsidP="00A959CE"><w:pPr><w:pStyle w:val="Heading3"/><w:rPr><w:lang w:val="en-GB" w:eastAsia="en-GB"/></w:rPr></w:pPr><w:bookmarkStart w:id="30" w:name="_Toc229775465"/><w:r><w:rPr><w:lang w:eastAsia="en-GB"/></w:rPr><w:t>Back-end informationEN</w:t></w:r><w:bookmarkEnd w:id="30"/><w:r><w:rPr><w:lang w:val="en-GB" w:eastAsia="en-GB"/></w:rPr><w:t> </w:t></w:r></w:p><w:p w14:paraId="43A8EB1B" w14:textId="737AEE73" w:rsidR="0071380A" w:rsidRDefault="0071380A" w:rsidP="0071380A"><w:pPr><w:spacing w:before="0" w:after="0"/><w:textAlignment w:val="baseline"/><w:rPr><w:rFonts w:eastAsia="Times New Roman" w:cs="Calibri"/><w:szCs w:val="22"/><w:lang w:eastAsia="en-GB"/></w:rPr></w:pPr><w:r><w:rPr><w:rFonts w:eastAsia="Times New Roman" w:cs="Calibri"/><w:szCs w:val="22"/><w:lang w:eastAsia="en-GB"/></w:rPr><w:t>Diese Seite soll Informationen zur Verbindung zum Backend anzeigen. Im Moment enthält sie nur einen Datenpunkt, die IP-Adresse des MAR5-Servers, mit dem die CCU verbunden ist. Dies ist ein statischer Wert, wie im Fall der Zuginformationsseite, aber er wird zu einem dynamischen Wert, wenn der dynamische Verbindungsmanager (oder "DCM") implementiert wird: Ab diesem Zeitpunkt wird die CCU in der Lage sein, sich mit jedem Host eines MAR5-Back-End-Servers zu verbinden. Diese Seite muss regelmäßig aktualisiert werden, um den korrekten Wert anzuzeigen - die Aktualisierung ist einmal pro Minute geplant. </w:t></w:r></w:p><w:p w14:paraId="63AA2039" w14:textId="77777777" w:rsidR="00A959CE" w:rsidRPr="0071380A" w:rsidRDefault="00A959CE" w:rsidP="0071380A"><w:pPr><w:spacing w:before="0" w:after="0"/><w:textAlignment w:val="baseline"/><w:rPr><w:rFonts w:eastAsia="Times New Roman" w:cs="Calibri"/><w:szCs w:val="22"/><w:lang w:eastAsia="en-GB"/></w:rPr></w:pPr></w:p><w:p w14:paraId="425053DC" w14:textId="77777777" w:rsidR="0071380A" w:rsidRPr="0071380A" w:rsidRDefault="0071380A" w:rsidP="00A959CE"><w:pPr><w:pStyle w:val="Heading3"/><w:rPr><w:lang w:val="en-GB" w:eastAsia="en-GB"/></w:rPr></w:pPr><w:bookmarkStart w:id="31" w:name="_Toc229775466"/><w:r><w:rPr><w:lang w:eastAsia="en-GB"/></w:rPr><w:t>Actions</w:t></w:r><w:bookmarkEnd w:id="31"/><w:r><w:rPr><w:lang w:val="en-GB" w:eastAsia="en-GB"/></w:rPr><w:t> </w:t></w:r></w:p><w:p w14:paraId="1EADEBBA" w14:textId="77777777" w:rsidR="0071380A" w:rsidRPr="0071380A" w:rsidRDefault="0071380A" w:rsidP="0071380A"><w:pPr><w:spacing w:before="0" w:after="0"/><w:textAlignment w:val="baseline"/><w:rPr><w:rFonts w:eastAsia="Times New Roman" w:cs="Calibri"/><w:szCs w:val="22"/><w:lang w:eastAsia="en-GB"/></w:rPr></w:pPr><w:r><w:rPr><w:rFonts w:eastAsia="Times New Roman" w:cs="Calibri"/><w:szCs w:val="22"/><w:lang w:eastAsia="en-GB"/></w:rPr><w:t>Diese Seite zeigt Aktionen an, die von MAR3 durchgeführt wurden. MAR3 führt eine Aktion aus und sendet eine MQTT-Nachricht zum Thema mar3/action. Telemetrie verarbeitet diese Nachricht und sendet sie dann als MQTT-Nachricht zum Thema event_action weiter. Die Seite zeigt den Aktionstitel, Längen- und Breitengrad sowie die Zeit der Aktion an. </w:t></w:r></w:p><w:p w14:paraId="2CEB0FCA" w14:textId="2512EB3D" w:rsidR="00C243E0" w:rsidRDefault="0071380A" w:rsidP="005C0AAD"><w:pPr><w:spacing w:before="0" w:after="0"/><w:textAlignment w:val="baseline"/><w:rPr><w:rFonts w:eastAsia="Times New Roman" w:cs="Calibri"/><w:szCs w:val="22"/><w:lang w:eastAsia="en-GB"/></w:rPr></w:pPr><w:r><w:rPr><w:rFonts w:eastAsia="Times New Roman" w:cs="Calibri"/><w:szCs w:val="22"/><w:lang w:eastAsia="en-GB"/></w:rPr><w:t> </w:t></w:r></w:p><w:p w14:paraId="5EF2F246" w14:textId="77777777" w:rsidR="00C243E0" w:rsidRDefault="00C243E0" w:rsidP="005C0AAD"><w:pPr><w:spacing w:before="0" w:after="0"/><w:textAlignment w:val="baseline"/><w:rPr><w:rFonts w:eastAsia="Times New Roman" w:cs="Calibri"/><w:szCs w:val="22"/><w:lang w:eastAsia="en-GB"/></w:rPr></w:pPr></w:p><w:p w14:paraId="48E96258" w14:textId="77777777" w:rsidR="0083697B" w:rsidRDefault="0083697B" w:rsidP="0083697B"><w:pPr><w:pStyle w:val="Heading2"/><w:rPr><w:lang w:val="en-GB"/></w:rPr></w:pPr><w:bookmarkStart w:id="32" w:name="_Toc229775467"/><w:r><w:lastRenderedPageBreak/><w:t>Security</w:t></w:r><w:bookmarkEnd w:id="32"/><w:r><w:rPr><w:lang w:val="en-GB"/></w:rPr><w:t> </w:t></w:r></w:p><w:p w14:paraId="4F08F103" w14:textId="77777777" w:rsidR="0083697B" w:rsidRPr="0083697B" w:rsidRDefault="0083697B" w:rsidP="0083697B"><w:pPr><w:spacing w:before="0" w:after="0"/><w:ind w:left="720"/><w:textAlignment w:val="baseline"/><w:rPr><w:rFonts w:eastAsia="Times New Roman" w:cs="Calibri"/><w:szCs w:val="22"/><w:lang w:val="en-GB" w:eastAsia="en-GB"/></w:rPr></w:pPr></w:p><w:p w14:paraId="3C6E963F" w14:textId="77777777" w:rsidR="0083697B" w:rsidRPr="0083697B" w:rsidRDefault="0083697B" w:rsidP="0083697B"><w:pPr><w:pStyle w:val="Heading3"/><w:rPr><w:lang w:val="en-GB" w:eastAsia="en-GB"/></w:rPr></w:pPr><w:bookmarkStart w:id="33" w:name="_Toc229775468"/><w:r><w:rPr><w:lang w:eastAsia="en-GB"/></w:rPr><w:t>Verschlüsselung</w:t></w:r><w:bookmarkEnd w:id="33"/><w:r><w:rPr><w:lang w:val="en-GB" w:eastAsia="en-GB"/></w:rPr><w:t> </w:t></w:r></w:p><w:p w14:paraId="7986C547" w14:textId="77777777" w:rsidR="0083697B" w:rsidRDefault="0083697B" w:rsidP="0083697B"><w:pPr><w:spacing w:before="0" w:after="0"/><w:textAlignment w:val="baseline"/><w:rPr><w:rFonts w:eastAsia="Times New Roman" w:cs="Calibri"/><w:szCs w:val="22"/><w:lang w:eastAsia="en-GB"/></w:rPr></w:pPr><w:r><w:rPr><w:rFonts w:eastAsia="Times New Roman" w:cs="Calibri"/><w:szCs w:val="22"/><w:lang w:eastAsia="en-GB"/></w:rPr><w:t>Der Nomad Connect-Tunnel verwendet die AES 256-Verschlüsselung für den Datenverkehr.  </w:t></w:r></w:p><w:p w14:paraId="58308094" w14:textId="77777777" w:rsidR="0083697B" w:rsidRPr="0083697B" w:rsidRDefault="0083697B" w:rsidP="0083697B"><w:pPr><w:spacing w:before="0" w:after="0"/><w:textAlignment w:val="baseline"/><w:rPr><w:rFonts w:eastAsia="Times New Roman" w:cs="Calibri"/><w:szCs w:val="22"/><w:lang w:eastAsia="en-GB"/></w:rPr></w:pPr></w:p><w:p w14:paraId="424B1F31" w14:textId="77777777" w:rsidR="0083697B" w:rsidRPr="0083697B" w:rsidRDefault="0083697B" w:rsidP="0083697B"><w:pPr><w:pStyle w:val="Heading3"/><w:rPr><w:lang w:val="en-GB" w:eastAsia="en-GB"/></w:rPr></w:pPr><w:bookmarkStart w:id="34" w:name="_Toc229775469"/><w:r><w:rPr><w:lang w:eastAsia="en-GB"/></w:rPr><w:t>Firewalling</w:t></w:r><w:bookmarkEnd w:id="34"/><w:r><w:rPr><w:lang w:val="en-GB" w:eastAsia="en-GB"/></w:rPr><w:t> </w:t></w:r></w:p><w:p w14:paraId="56F871F1" w14:textId="77777777" w:rsidR="0083697B" w:rsidRDefault="0083697B" w:rsidP="0083697B"><w:pPr><w:spacing w:before="0" w:after="0"/><w:textAlignment w:val="baseline"/><w:rPr><w:rFonts w:eastAsia="Times New Roman" w:cs="Calibri"/><w:szCs w:val="22"/><w:lang w:eastAsia="en-GB"/></w:rPr></w:pPr><w:r><w:rPr><w:rFonts w:eastAsia="Times New Roman" w:cs="Calibri"/><w:szCs w:val="22"/><w:lang w:eastAsia="en-GB"/></w:rPr><w:t>Die Nomad Connect-Lösung enthält eine default DROP-Policy sowohl für die INPUT-, als auch für die FORWARD-Chain. </w:t></w:r></w:p><w:p w14:paraId="39843410" w14:textId="77777777" w:rsidR="0083697B" w:rsidRPr="0083697B" w:rsidRDefault="0083697B" w:rsidP="0083697B"><w:pPr><w:spacing w:before="0" w:after="0"/><w:textAlignment w:val="baseline"/><w:rPr><w:rFonts w:eastAsia="Times New Roman" w:cs="Calibri"/><w:szCs w:val="22"/><w:lang w:eastAsia="en-GB"/></w:rPr></w:pPr></w:p><w:p w14:paraId="14380DE9" w14:textId="77777777" w:rsidR="0083697B" w:rsidRPr="0083697B" w:rsidRDefault="0083697B" w:rsidP="0083697B"><w:pPr><w:pStyle w:val="Heading3"/><w:rPr><w:lang w:val="en-GB" w:eastAsia="en-GB"/></w:rPr></w:pPr><w:bookmarkStart w:id="35" w:name="_Toc229775470"/><w:r><w:rPr><w:lang w:eastAsia="en-GB"/></w:rPr><w:t>CCU</w:t></w:r><w:bookmarkEnd w:id="35"/><w:r><w:rPr><w:lang w:val="en-GB" w:eastAsia="en-GB"/></w:rPr><w:t> </w:t></w:r></w:p><w:p w14:paraId="457A5193" w14:textId="77777777" w:rsidR="0083697B" w:rsidRPr="0083697B" w:rsidRDefault="0083697B" w:rsidP="0083697B"><w:pPr><w:spacing w:before="0" w:after="0"/><w:textAlignment w:val="baseline"/><w:rPr><w:rFonts w:eastAsia="Times New Roman" w:cs="Calibri"/><w:szCs w:val="22"/><w:lang w:val="en-GB" w:eastAsia="en-GB"/></w:rPr></w:pPr><w:r><w:rPr><w:rFonts w:eastAsia="Times New Roman" w:cs="Calibri"/><w:b/><w:bCs/><w:szCs w:val="22"/><w:lang w:eastAsia="en-GB"/></w:rPr><w:t>Passagier Netzwerke</w:t></w:r><w:r><w:rPr><w:rFonts w:eastAsia="Times New Roman" w:cs="Calibri"/><w:szCs w:val="22"/><w:lang w:val="en-GB" w:eastAsia="en-GB"/></w:rPr><w:t> </w:t></w:r></w:p><w:p w14:paraId="00985B82"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Passagiere können auf folgende Dienste zugreifen: </w:t></w:r></w:p><w:p w14:paraId="6FFB3B4D" w14:textId="77777777" w:rsidR="0083697B" w:rsidRPr="0083697B" w:rsidRDefault="0083697B"><w:pPr><w:numPr><w:ilvl w:val="0"/><w:numId w:val="29"/></w:numPr><w:spacing w:before="0" w:after="0"/><w:textAlignment w:val="baseline"/><w:rPr><w:rFonts w:eastAsia="Times New Roman" w:cs="Calibri"/><w:szCs w:val="22"/><w:lang w:eastAsia="en-GB"/></w:rPr></w:pPr><w:r><w:rPr><w:rFonts w:eastAsia="Times New Roman" w:cs="Calibri"/><w:szCs w:val="22"/><w:lang w:eastAsia="en-GB"/></w:rPr><w:t>Dienste, die sie auf der CCU benötigen </w:t></w:r></w:p><w:p w14:paraId="141EF834" w14:textId="77777777" w:rsidR="0083697B" w:rsidRPr="0083697B" w:rsidRDefault="0083697B"><w:pPr><w:numPr><w:ilvl w:val="0"/><w:numId w:val="30"/></w:numPr><w:spacing w:before="0" w:after="0"/><w:textAlignment w:val="baseline"/><w:rPr><w:rFonts w:eastAsia="Times New Roman" w:cs="Calibri"/><w:szCs w:val="22"/><w:lang w:val="en-GB" w:eastAsia="en-GB"/></w:rPr></w:pPr><w:r><w:rPr><w:rFonts w:eastAsia="Times New Roman" w:cs="Calibri"/><w:szCs w:val="22"/><w:lang w:eastAsia="en-GB"/></w:rPr><w:t>HTTP / HTTPS (Portal)</w:t></w:r><w:r><w:rPr><w:rFonts w:eastAsia="Times New Roman" w:cs="Calibri"/><w:szCs w:val="22"/><w:lang w:val="en-GB" w:eastAsia="en-GB"/></w:rPr><w:t> </w:t></w:r></w:p><w:p w14:paraId="0324B23E" w14:textId="77777777" w:rsidR="0083697B" w:rsidRPr="0083697B" w:rsidRDefault="0083697B"><w:pPr><w:numPr><w:ilvl w:val="0"/><w:numId w:val="31"/></w:numPr><w:spacing w:before="0" w:after="0"/><w:textAlignment w:val="baseline"/><w:rPr><w:rFonts w:eastAsia="Times New Roman" w:cs="Calibri"/><w:szCs w:val="22"/><w:lang w:val="en-GB" w:eastAsia="en-GB"/></w:rPr></w:pPr><w:r><w:rPr><w:rFonts w:eastAsia="Times New Roman" w:cs="Calibri"/><w:szCs w:val="22"/><w:lang w:eastAsia="en-GB"/></w:rPr><w:t>DNS</w:t></w:r><w:r><w:rPr><w:rFonts w:eastAsia="Times New Roman" w:cs="Calibri"/><w:szCs w:val="22"/><w:lang w:val="en-GB" w:eastAsia="en-GB"/></w:rPr><w:t> </w:t></w:r></w:p><w:p w14:paraId="31D6B5B6" w14:textId="77777777" w:rsidR="0083697B" w:rsidRPr="0083697B" w:rsidRDefault="0083697B"><w:pPr><w:numPr><w:ilvl w:val="0"/><w:numId w:val="32"/></w:numPr><w:spacing w:before="0" w:after="0"/><w:textAlignment w:val="baseline"/><w:rPr><w:rFonts w:eastAsia="Times New Roman" w:cs="Calibri"/><w:szCs w:val="22"/><w:lang w:val="en-GB" w:eastAsia="en-GB"/></w:rPr></w:pPr><w:r><w:rPr><w:rFonts w:eastAsia="Times New Roman" w:cs="Calibri"/><w:szCs w:val="22"/><w:lang w:eastAsia="en-GB"/></w:rPr><w:t>Internet</w:t></w:r><w:r><w:rPr><w:rFonts w:eastAsia="Times New Roman" w:cs="Calibri"/><w:szCs w:val="22"/><w:lang w:val="en-GB" w:eastAsia="en-GB"/></w:rPr><w:t> </w:t></w:r></w:p><w:p w14:paraId="1505E203"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Der gesamte Verkehr von Passagieren zu privaten IP-Adressen (RFC1918) ist ausnahmslos verboten und blockiert. </w:t></w:r></w:p><w:p w14:paraId="1DBC3DDF" w14:textId="77777777" w:rsidR="0083697B" w:rsidRDefault="0083697B" w:rsidP="0083697B"><w:pPr><w:spacing w:before="0" w:after="0"/><w:textAlignment w:val="baseline"/><w:rPr><w:rFonts w:eastAsia="Times New Roman" w:cs="Calibri"/><w:szCs w:val="22"/><w:lang w:eastAsia="en-GB"/></w:rPr></w:pPr><w:r><w:rPr><w:rFonts w:eastAsia="Times New Roman" w:cs="Calibri"/><w:szCs w:val="22"/><w:lang w:eastAsia="en-GB"/></w:rPr><w:t>Alle Endgeräte der Passagiere werden Netzwerktechnisch separiert (Client Isolation). </w:t></w:r></w:p><w:p w14:paraId="73CD8A16" w14:textId="77777777" w:rsidR="0083697B" w:rsidRPr="0083697B" w:rsidRDefault="0083697B" w:rsidP="0083697B"><w:pPr><w:spacing w:before="0" w:after="0"/><w:textAlignment w:val="baseline"/><w:rPr><w:rFonts w:eastAsia="Times New Roman" w:cs="Calibri"/><w:szCs w:val="22"/><w:lang w:eastAsia="en-GB"/></w:rPr></w:pPr></w:p><w:p w14:paraId="599E5101" w14:textId="77777777" w:rsidR="0083697B" w:rsidRPr="0083697B" w:rsidRDefault="0083697B" w:rsidP="0083697B"><w:pPr><w:spacing w:before="0" w:after="0"/><w:textAlignment w:val="baseline"/><w:rPr><w:rFonts w:eastAsia="Times New Roman" w:cs="Calibri"/><w:szCs w:val="22"/><w:lang w:eastAsia="en-GB"/></w:rPr></w:pPr><w:r><w:rPr><w:rFonts w:eastAsia="Times New Roman" w:cs="Calibri"/><w:b/><w:bCs/><w:szCs w:val="22"/><w:lang w:eastAsia="en-GB"/></w:rPr><w:t>Service Netzwerke</w:t></w:r><w:r><w:rPr><w:rFonts w:eastAsia="Times New Roman" w:cs="Calibri"/><w:szCs w:val="22"/><w:lang w:eastAsia="en-GB"/></w:rPr><w:t> </w:t></w:r></w:p><w:p w14:paraId="299667A9"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Die VLANs werden durch die Firewall separiert, um voreinander geschützt zu sein.  </w:t></w:r></w:p><w:p w14:paraId="0A137F23" w14:textId="77777777" w:rsidR="0083697B" w:rsidRPr="0083697B" w:rsidRDefault="0083697B" w:rsidP="0083697B"><w:pPr><w:spacing w:before="0" w:after="0"/><w:textAlignment w:val="baseline"/><w:rPr><w:rFonts w:eastAsia="Times New Roman" w:cs="Calibri"/><w:szCs w:val="22"/><w:lang w:val="en-GB" w:eastAsia="en-GB"/></w:rPr></w:pPr><w:r><w:rPr><w:rFonts w:eastAsia="Times New Roman" w:cs="Calibri"/><w:szCs w:val="22"/><w:lang w:eastAsia="en-GB"/></w:rPr><w:t>Der Datenverkehr der Servicenetzwerke ins Internet (offen oder eingeschränkt) oder zu definierten Zielen in einem ÖBB oder Custom Datacenter wird definiert. Ebenso eventuell notwendiger Datenverkehr zwischen den Servicenetzwerken.</w:t></w:r><w:r><w:rPr><w:rFonts w:eastAsia="Times New Roman" w:cs="Calibri"/><w:szCs w:val="22"/><w:lang w:val="en-GB" w:eastAsia="en-GB"/></w:rPr><w:t> </w:t></w:r></w:p><w:p w14:paraId="290112CB" w14:textId="77777777" w:rsidR="0083697B" w:rsidRPr="0083697B" w:rsidRDefault="0083697B" w:rsidP="0083697B"><w:pPr><w:spacing w:before="0" w:after="0"/><w:textAlignment w:val="baseline"/><w:rPr><w:rFonts w:eastAsia="Times New Roman" w:cs="Calibri"/><w:szCs w:val="22"/><w:lang w:val="en-GB" w:eastAsia="en-GB"/></w:rPr></w:pPr><w:r><w:rPr><w:rFonts w:eastAsia="Times New Roman" w:cs="Calibri"/><w:szCs w:val="22"/><w:lang w:val="en-GB" w:eastAsia="en-GB"/></w:rPr><w:t> </w:t></w:r></w:p><w:p w14:paraId="293ACE9D" w14:textId="77777777" w:rsidR="0083697B" w:rsidRPr="0083697B" w:rsidRDefault="0083697B" w:rsidP="0083697B"><w:pPr><w:pStyle w:val="Heading3"/></w:pPr><w:bookmarkStart w:id="36" w:name="_Toc229775471"/><w:r><w:t>Customer Data Center</w:t></w:r><w:bookmarkEnd w:id="36"/><w:r><w:t> </w:t></w:r></w:p><w:p w14:paraId="501520D8"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Als Schutzstrategie unterteilt die Nomad Connect-Lösung die Netzwerkkommunikation in spezifische virtuelle lokale Netzwerke (VLANs). Dies ermöglicht es der Lösung, verschiedene Arten der Kommunikation zu trennen, und verbessert somit die Sicherheit in Bezug auf diese.  </w:t></w:r></w:p><w:p w14:paraId="5599E711" w14:textId="5703AE61" w:rsidR="0083697B" w:rsidRDefault="0083697B" w:rsidP="0083697B"><w:pPr><w:spacing w:before="0" w:after="0"/><w:textAlignment w:val="baseline"/><w:rPr><w:rFonts w:eastAsia="Times New Roman" w:cs="Calibri"/><w:szCs w:val="22"/><w:lang w:eastAsia="en-GB"/></w:rPr></w:pPr><w:r><w:rPr><w:rFonts w:eastAsia="Times New Roman" w:cs="Calibri"/><w:szCs w:val="22"/><w:lang w:eastAsia="en-GB"/></w:rPr><w:t>Innerhalb der CDCs teilen wir die Nutzung des/der Netzwerks/Netzwerke in VLANs auf. Die in der OEBB CDC eingesetzte Konfiguration kann 3 VLANs wie folgt umfassen:</w:t></w:r></w:p><w:p w14:paraId="64303658" w14:textId="77777777" w:rsidR="0083697B" w:rsidRPr="0083697B" w:rsidRDefault="0083697B" w:rsidP="0083697B"><w:pPr><w:spacing w:before="0" w:after="0"/><w:textAlignment w:val="baseline"/><w:rPr><w:rFonts w:eastAsia="Times New Roman" w:cs="Calibri"/><w:szCs w:val="22"/><w:lang w:eastAsia="en-GB"/></w:rPr></w:pPr></w:p><w:p w14:paraId="0C4266E6"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1.</w:t></w:r><w:r><w:rPr><w:rFonts w:eastAsia="Times New Roman" w:cs="Calibri"/><w:szCs w:val="22"/><w:lang w:eastAsia="en-GB"/></w:rPr><w:tab/><w:t>Verwaltungs-Vlan (Administration VLAN) </w:t></w:r></w:p><w:p w14:paraId="6A72325C"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2.</w:t></w:r><w:r><w:rPr><w:rFonts w:eastAsia="Times New Roman" w:cs="Calibri"/><w:szCs w:val="22"/><w:lang w:eastAsia="en-GB"/></w:rPr><w:tab/><w:t>Dienste-Vlan (Service VLAN) </w:t></w:r></w:p><w:p w14:paraId="3A02E517" w14:textId="77777777" w:rsidR="0083697B" w:rsidRDefault="0083697B" w:rsidP="0083697B"><w:pPr><w:spacing w:before="0" w:after="0"/><w:textAlignment w:val="baseline"/><w:rPr><w:rFonts w:eastAsia="Times New Roman" w:cs="Calibri"/><w:szCs w:val="22"/><w:lang w:eastAsia="en-GB"/></w:rPr></w:pPr><w:r><w:rPr><w:rFonts w:eastAsia="Times New Roman" w:cs="Calibri"/><w:szCs w:val="22"/><w:lang w:eastAsia="en-GB"/></w:rPr><w:t>3.</w:t></w:r><w:r><w:rPr><w:rFonts w:eastAsia="Times New Roman" w:cs="Calibri"/><w:szCs w:val="22"/><w:lang w:eastAsia="en-GB"/></w:rPr><w:tab/><w:t>Zugriffs-Vlan (Access VLAN) </w:t></w:r></w:p><w:p w14:paraId="5F50239B" w14:textId="77777777" w:rsidR="0083697B" w:rsidRPr="0083697B" w:rsidRDefault="0083697B" w:rsidP="0083697B"><w:pPr><w:spacing w:before="0" w:after="0"/><w:textAlignment w:val="baseline"/><w:rPr><w:rFonts w:eastAsia="Times New Roman" w:cs="Calibri"/><w:szCs w:val="22"/><w:lang w:eastAsia="en-GB"/></w:rPr></w:pPr></w:p><w:p w14:paraId="1C1B6BE3"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Zwischen all diesen Netzwerken befindet sich eine zentrale VM namens vmgateway, die Firewall zwischen diesen Netzwerken und der Außenwelt verwaltet: </w:t></w:r></w:p><w:p w14:paraId="6306B6B5" w14:textId="70B6D4A8" w:rsidR="0083697B" w:rsidRPr="0083697B" w:rsidRDefault="0083697B" w:rsidP="0083697B"><w:pPr><w:spacing w:before="0" w:after="0"/><w:textAlignment w:val="baseline"/><w:rPr><w:rFonts w:eastAsia="Times New Roman" w:cs="Calibri"/><w:szCs w:val="22"/><w:lang w:val="en-GB" w:eastAsia="en-GB"/></w:rPr></w:pPr><w:r><w:rPr><w:rFonts w:eastAsia="Times New Roman" w:cs="Calibri"/><w:szCs w:val="22"/><w:lang w:eastAsia="en-GB"/></w:rPr><w:lastRenderedPageBreak/><w:t xml:space="preserve">  </w:t></w:r><w:r><w:rPr><w:rFonts w:eastAsia="Times New Roman" w:cs="Calibri"/><w:noProof/><w:szCs w:val="22"/><w:lang w:val="en-GB" w:eastAsia="en-GB"/></w:rPr><w:drawing><wp:inline distT="0" distB="0" distL="0" distR="0" wp14:anchorId="2E7B3D3F" wp14:editId="3CBCE4D2"><wp:extent cx="4330700" cy="3924300"/><wp:effectExtent l="0" t="0" r="0" b="0"/><wp:docPr id="822024973" name="Picture 21" descr="A diagram of a train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22024973" name="Picture 21" descr="A diagram of a train  AI-generated content may be incorrect."/><pic:cNvPicPr><a:picLocks noChangeAspect="1" noChangeArrowheads="1"/></pic:cNvPicPr></pic:nvPicPr><pic:blipFill><a:blip r:embed="rId21"><a:extLst><a:ext uri="{28A0092B-C50C-407E-A947-70E740481C1C}"><a14:useLocalDpi xmlns:a14="http://schemas.microsoft.com/office/drawing/2010/main" val="0"/></a:ext></a:extLst></a:blip><a:srcRect/><a:stretch><a:fillRect/></a:stretch></pic:blipFill><pic:spPr bwMode="auto"><a:xfrm><a:off x="0" y="0"/><a:ext cx="4330700" cy="3924300"/></a:xfrm><a:prstGeom prst="rect"><a:avLst/></a:prstGeom><a:noFill/><a:ln><a:noFill/></a:ln></pic:spPr></pic:pic></a:graphicData></a:graphic></wp:inline></w:drawing></w:r><w:r><w:rPr><w:rFonts w:eastAsia="Times New Roman" w:cs="Calibri"/><w:szCs w:val="22"/><w:lang w:val="en-GB" w:eastAsia="en-GB"/></w:rPr><w:t> </w:t></w:r></w:p><w:p w14:paraId="139C3664" w14:textId="77777777" w:rsidR="0083697B" w:rsidRPr="0083697B" w:rsidRDefault="0083697B" w:rsidP="0083697B"><w:pPr><w:pStyle w:val="Heading3"/><w:rPr><w:lang w:val="en-GB" w:eastAsia="en-GB"/></w:rPr></w:pPr><w:bookmarkStart w:id="37" w:name="_Toc229775472"/><w:r><w:rPr><w:lang w:eastAsia="en-GB"/></w:rPr><w:t>Netzwerk Configuration Management</w:t></w:r><w:bookmarkEnd w:id="37"/><w:r><w:rPr><w:lang w:val="en-GB" w:eastAsia="en-GB"/></w:rPr><w:t> </w:t></w:r></w:p><w:p w14:paraId="6ADF5EBC" w14:textId="77777777" w:rsidR="0083697B" w:rsidRDefault="0083697B" w:rsidP="0083697B"><w:pPr><w:spacing w:before="0" w:after="0"/><w:textAlignment w:val="baseline"/><w:rPr><w:rFonts w:eastAsia="Times New Roman" w:cs="Calibri"/><w:szCs w:val="22"/><w:lang w:eastAsia="en-GB"/></w:rPr></w:pPr><w:r><w:rPr><w:rFonts w:eastAsia="Times New Roman" w:cs="Calibri"/><w:szCs w:val="22"/><w:lang w:eastAsia="en-GB"/></w:rPr><w:t>Grundsätzlich gibt es ein fest definiertes Layout, welches die Information enthält, welches Gerät welche Konfigurationsdatei und Firmware enthalten soll. </w:t></w:r><w:r><w:rPr><w:rFonts w:eastAsia="Times New Roman" w:cs="Calibri"/><w:szCs w:val="22"/><w:lang w:eastAsia="en-GB"/></w:rPr><w:br/><w:t>Um die Information über den aktuellen und gewünschten Konfigurationsstand der Geräte zu erhalten, werden folgende Phasen durchgeführt. </w:t></w:r><w:r><w:rPr><w:rFonts w:eastAsia="Times New Roman" w:cs="Calibri"/><w:szCs w:val="22"/><w:lang w:eastAsia="en-GB"/></w:rPr><w:br/><w:t>Die OBN-Funktionalität wird nur für von Nomad gelieferte Netzwerkgeräte (Switches und Access-Points) umgesetzt. </w:t></w:r></w:p><w:p w14:paraId="29C340AA" w14:textId="77777777" w:rsidR="0083697B" w:rsidRPr="0083697B" w:rsidRDefault="0083697B" w:rsidP="0083697B"><w:pPr><w:spacing w:before="0" w:after="0"/><w:textAlignment w:val="baseline"/><w:rPr><w:rFonts w:eastAsia="Times New Roman" w:cs="Calibri"/><w:szCs w:val="22"/><w:lang w:eastAsia="en-GB"/></w:rPr></w:pPr></w:p><w:p w14:paraId="16424C48" w14:textId="77777777" w:rsidR="0083697B" w:rsidRPr="0083697B" w:rsidRDefault="0083697B" w:rsidP="0083697B"><w:pPr><w:pStyle w:val="NMBody"/></w:pPr><w:r><w:t>Discovery-Phase: </w:t></w:r></w:p><w:p w14:paraId="11BA8F3F" w14:textId="77777777" w:rsidR="00321054" w:rsidRDefault="0083697B" w:rsidP="0083697B"><w:pPr><w:spacing w:before="0" w:after="0"/><w:textAlignment w:val="baseline"/><w:rPr><w:rFonts w:eastAsia="Times New Roman" w:cs="Calibri"/><w:szCs w:val="22"/><w:lang w:eastAsia="en-GB"/></w:rPr></w:pPr><w:r><w:rPr><w:rFonts w:eastAsia="Times New Roman" w:cs="Calibri"/><w:szCs w:val="22"/><w:lang w:eastAsia="en-GB"/></w:rPr><w:t>Während der Discovery-Phase von OBN verwendet die Anwendung das LLDP-Protokoll, um eine Karte des On-Train-Netzwerks zu erstellen. Dieser Prozess beginnt bei der CCU.  </w:t></w:r></w:p><w:p w14:paraId="143A7492" w14:textId="77777777" w:rsidR="00321054" w:rsidRDefault="00321054" w:rsidP="0083697B"><w:pPr><w:spacing w:before="0" w:after="0"/><w:textAlignment w:val="baseline"/><w:rPr><w:rFonts w:eastAsia="Times New Roman" w:cs="Calibri"/><w:szCs w:val="22"/><w:lang w:eastAsia="en-GB"/></w:rPr></w:pPr></w:p><w:p w14:paraId="087534E9" w14:textId="3D161BEF"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Die Anwendung springt von Switch zu Switch, von Switch zu Access Point und erstellt eine interne Topologie der Art und Weise, wie das Netzwerk aufgebaut ist. LLDP macht die Nachbarn sichtbar, die die CCU, ein Switch oder ein Access Point sein können, wodurch OBN von einem Knoten zum nächsten springt und sich über das gesamte Netzwerk verzweigen kann. Unterwegs sammelt OBN Daten wie IP-Adressen, MAC-Adressen, Gerätetyp, Firmware-Version, Konfigurationsversion usw. </w:t></w:r></w:p><w:p w14:paraId="30B274C9" w14:textId="77777777" w:rsidR="00321054" w:rsidRDefault="00321054" w:rsidP="0083697B"><w:pPr><w:spacing w:before="0" w:after="0"/><w:textAlignment w:val="baseline"/><w:rPr><w:rFonts w:eastAsia="Times New Roman" w:cs="Calibri"/><w:szCs w:val="22"/><w:lang w:eastAsia="en-GB"/></w:rPr></w:pPr></w:p><w:p w14:paraId="137B7E74" w14:textId="2196C93A" w:rsidR="0083697B" w:rsidRDefault="0083697B" w:rsidP="0083697B"><w:pPr><w:spacing w:before="0" w:after="0"/><w:textAlignment w:val="baseline"/><w:rPr><w:rFonts w:eastAsia="Times New Roman" w:cs="Calibri"/><w:szCs w:val="22"/><w:lang w:eastAsia="en-GB"/></w:rPr></w:pPr><w:r><w:rPr><w:rFonts w:eastAsia="Times New Roman" w:cs="Calibri"/><w:szCs w:val="22"/><w:lang w:eastAsia="en-GB"/></w:rPr><w:t xml:space="preserve">Um dies zu erreichen, müssen die Netzwerkkomponenten einen Mindestsatz an Funktionen implementieren, z. B. die Möglichkeit, die LLDP-Nachbarn über ein Protokoll wie SNMP oder SSH zu </w:t></w:r><w:r><w:rPr><w:rFonts w:eastAsia="Times New Roman" w:cs="Calibri"/><w:szCs w:val="22"/><w:lang w:eastAsia="en-GB"/></w:rPr><w:lastRenderedPageBreak/><w:t>erkennen. Da jedes Gerät über einen anderen Satz von SNMP-OIDs verfügt, die diese Art der Erkennung ermöglichen, ist es für OBN auch wichtig zu wissen, mit welcher Art von Gerät es kommuniziert. Dies erfolgt basierend auf dem MAC-Präfix. Intern speichert OBN eine Liste bekannter Geräte zusammen mit ihren bekannten MAC-Präfixen, sodass OBN entscheiden kann, wie das Gerät abgefragt werden soll. </w:t></w:r><w:r><w:rPr><w:rFonts w:eastAsia="Times New Roman" w:cs="Calibri"/><w:szCs w:val="22"/><w:lang w:eastAsia="en-GB"/></w:rPr><w:br/><w:t>Das Ergebnis der Discovery-Phase wird im File /tmp/discovery.json gespeichert. </w:t></w:r></w:p><w:p w14:paraId="46F724DA" w14:textId="77777777" w:rsidR="0083697B" w:rsidRPr="0083697B" w:rsidRDefault="0083697B" w:rsidP="0083697B"><w:pPr><w:spacing w:before="0" w:after="0"/><w:textAlignment w:val="baseline"/><w:rPr><w:rFonts w:eastAsia="Times New Roman" w:cs="Calibri"/><w:szCs w:val="22"/><w:lang w:eastAsia="en-GB"/></w:rPr></w:pPr></w:p><w:p w14:paraId="03AED746" w14:textId="77777777" w:rsidR="0083697B" w:rsidRDefault="0083697B" w:rsidP="0083697B"><w:pPr><w:pStyle w:val="NMBody"/></w:pPr><w:r><w:t>Reporting-Phase: </w:t></w:r></w:p><w:p w14:paraId="65855592"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Die Reporting-Phase von OBN verwendet die Ausgabe der vorherigen Discovery-Phase und übersetzt sie in ein tatsächliches Layout. Der anfängliche Discovery-Prozess kennt Werte wie die Waggonnummerierung nicht - erst in dieser Phase wird die Ausgabe in eine reale Karte des Zuges übersetzt. Diese Karte kann anschließend entweder vom NMS oder für die Konfigurationsphase verwendet werden. </w:t></w:r></w:p><w:p w14:paraId="628BD365" w14:textId="77777777" w:rsidR="00321054" w:rsidRDefault="00321054" w:rsidP="0083697B"><w:pPr><w:spacing w:before="0" w:after="0"/><w:textAlignment w:val="baseline"/><w:rPr><w:rFonts w:eastAsia="Times New Roman" w:cs="Calibri"/><w:szCs w:val="22"/><w:lang w:eastAsia="en-GB"/></w:rPr></w:pPr></w:p><w:p w14:paraId="4730A445" w14:textId="49371E22"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Die Reporting-Phase versucht, die erkannten Backbone-Daten dem erwarteten Konsistenzlayout zuzuordnen, das in einer Konfigurationsdatei definiert ist. Diese Konfigurationsdatei definiert genau, was in einem Zug zu erwarten ist: die Anzahl der Waggons, die Anzahl der Switches und Access-Points pro Waggon, wie sie miteinander verbunden sind usw. Dieses Layout der Konfigurationsdatei wird mit dem entdeckten Layout verglichen. </w:t></w:r></w:p><w:p w14:paraId="301AC9ED"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  </w:t></w:r></w:p><w:p w14:paraId="0EC1614B"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Wenn die Layouts übereinstimmen, können alle erwarteten Netzwerkkomponenten erkannt werden und alles ist korrekt verkabelt. </w:t></w:r></w:p><w:p w14:paraId="2BBE25B5"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In jedem Fall wird OBN zwei nachfolgende Aktionen ausführen: </w:t></w:r></w:p><w:p w14:paraId="38B951B8" w14:textId="77777777" w:rsidR="0083697B" w:rsidRPr="0083697B" w:rsidRDefault="0083697B"><w:pPr><w:numPr><w:ilvl w:val="0"/><w:numId w:val="33"/></w:numPr><w:spacing w:before="0" w:after="0"/><w:textAlignment w:val="baseline"/><w:rPr><w:rFonts w:eastAsia="Times New Roman" w:cs="Calibri"/><w:szCs w:val="22"/><w:lang w:eastAsia="en-GB"/></w:rPr></w:pPr><w:r><w:rPr><w:rFonts w:eastAsia="Times New Roman" w:cs="Calibri"/><w:szCs w:val="22"/><w:lang w:eastAsia="en-GB"/></w:rPr><w:t>Weiterleiten der Konsistenzinformationen an das NMS </w:t></w:r></w:p><w:p w14:paraId="3880C5D4" w14:textId="77777777" w:rsidR="0083697B" w:rsidRPr="0083697B" w:rsidRDefault="0083697B"><w:pPr><w:numPr><w:ilvl w:val="0"/><w:numId w:val="34"/></w:numPr><w:spacing w:before="0" w:after="0"/><w:textAlignment w:val="baseline"/><w:rPr><w:rFonts w:eastAsia="Times New Roman" w:cs="Calibri"/><w:szCs w:val="22"/><w:lang w:eastAsia="en-GB"/></w:rPr></w:pPr><w:r><w:rPr><w:rFonts w:eastAsia="Times New Roman" w:cs="Calibri"/><w:szCs w:val="22"/><w:lang w:eastAsia="en-GB"/></w:rPr><w:t>Speichern der nummerierten Bestandsinformationen in der Datei Discovery.json, damit sie in den nächsten Schritten verwendet werden können </w:t></w:r></w:p><w:p w14:paraId="3F322285"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  </w:t></w:r></w:p><w:p w14:paraId="01630D41"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 xml:space="preserve">Die Discovery-Phase wird mit dem Befehl </w:t></w:r><w:r><w:rPr><w:rFonts w:eastAsia="Times New Roman" w:cs="Calibri"/><w:b/><w:bCs/><w:szCs w:val="22"/><w:lang w:eastAsia="en-GB"/></w:rPr><w:t xml:space="preserve">obn discover </w:t></w:r><w:r><w:rPr><w:rFonts w:eastAsia="Times New Roman" w:cs="Calibri"/><w:szCs w:val="22"/><w:lang w:eastAsia="en-GB"/></w:rPr><w:t>gestartet. </w:t></w:r><w:r><w:rPr><w:rFonts w:eastAsia="Times New Roman" w:cs="Calibri"/><w:szCs w:val="22"/><w:lang w:eastAsia="en-GB"/></w:rPr><w:br/><w:t>Die Phase speichert das Ergebnis im oben angeführten JSON-File. </w:t></w:r><w:r><w:rPr><w:rFonts w:eastAsia="Times New Roman" w:cs="Calibri"/><w:szCs w:val="22"/><w:lang w:eastAsia="en-GB"/></w:rPr><w:br/><w:t> </w:t></w:r><w:r><w:rPr><w:rFonts w:eastAsia="Times New Roman" w:cs="Calibri"/><w:szCs w:val="22"/><w:lang w:eastAsia="en-GB"/></w:rPr><w:br/><w:t xml:space="preserve">Die Reporting-Phase wird mit dem Befehl </w:t></w:r><w:r><w:rPr><w:rFonts w:eastAsia="Times New Roman" w:cs="Calibri"/><w:b/><w:bCs/><w:szCs w:val="22"/><w:lang w:eastAsia="en-GB"/></w:rPr><w:t>obn validate</w:t></w:r><w:r><w:rPr><w:rFonts w:eastAsia="Times New Roman" w:cs="Calibri"/><w:szCs w:val="22"/><w:lang w:eastAsia="en-GB"/></w:rPr><w:t xml:space="preserve"> durchgeführt. </w:t></w:r></w:p><w:p w14:paraId="50002E49" w14:textId="77777777" w:rsidR="0083697B" w:rsidRPr="0083697B" w:rsidRDefault="0083697B" w:rsidP="0083697B"><w:pPr><w:spacing w:before="0" w:after="0"/><w:textAlignment w:val="baseline"/><w:rPr><w:rFonts w:eastAsia="Times New Roman" w:cs="Calibri"/><w:szCs w:val="22"/><w:lang w:eastAsia="en-GB"/></w:rPr></w:pPr><w:r><w:rPr><w:rFonts w:eastAsia="Times New Roman" w:cs="Calibri"/><w:b/><w:bCs/><w:szCs w:val="22"/><w:lang w:eastAsia="en-GB"/></w:rPr><w:t>obn validate</w:t></w:r><w:r><w:rPr><w:rFonts w:eastAsia="Times New Roman" w:cs="Calibri"/><w:szCs w:val="22"/><w:lang w:eastAsia="en-GB"/></w:rPr><w:t xml:space="preserve"> bietet einen Überblick über das On-Train-Backbone sowie den Konfigurations- und Firmware-Status, in dem sie sich befinden. Coach-Nummern, Gerätenummern, CCU-Schnittstellen-IDs usw. stammen alle aus der Ausgabe der vorherigen Berichtsphase. </w:t></w:r></w:p><w:p w14:paraId="31FC7ECA"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 </w:t></w:r></w:p><w:p w14:paraId="3E98C946" w14:textId="77777777" w:rsidR="0083697B" w:rsidRPr="0083697B" w:rsidRDefault="0083697B" w:rsidP="0083697B"><w:pPr><w:spacing w:before="0" w:after="0"/><w:textAlignment w:val="baseline"/><w:rPr><w:rFonts w:eastAsia="Times New Roman" w:cs="Calibri"/><w:szCs w:val="22"/><w:lang w:eastAsia="en-GB"/></w:rPr></w:pPr><w:r><w:rPr><w:rFonts w:eastAsia="Times New Roman" w:cs="Calibri"/><w:b/><w:bCs/><w:szCs w:val="22"/><w:lang w:eastAsia="en-GB"/></w:rPr><w:t>obn update [c | f] &lt;device-ip&gt;</w:t></w:r><w:r><w:rPr><w:rFonts w:eastAsia="Times New Roman" w:cs="Calibri"/><w:szCs w:val="22"/><w:lang w:eastAsia="en-GB"/></w:rPr><w:t xml:space="preserve"> ermöglicht die Aktualisierung von Switches und Access Points. Wenn die Ausgabe des Befehls Consist-validate.sh anzeigt, dass ein Gerät aktualisiert werden muss, kann der Befehl verwendet werden, um die Konfiguration und/oder Firmware auf den neuesten Stand zu bringen. </w:t></w:r></w:p><w:p w14:paraId="066E5D9F" w14:textId="77777777" w:rsidR="0083697B" w:rsidRPr="0083697B" w:rsidRDefault="0083697B" w:rsidP="0083697B"><w:pPr><w:spacing w:before="0" w:after="0"/><w:textAlignment w:val="baseline"/><w:rPr><w:rFonts w:eastAsia="Times New Roman" w:cs="Calibri"/><w:szCs w:val="22"/><w:lang w:eastAsia="en-GB"/></w:rPr></w:pPr><w:r><w:rPr><w:rFonts w:eastAsia="Times New Roman" w:cs="Calibri"/><w:szCs w:val="22"/><w:lang w:eastAsia="en-GB"/></w:rPr><w:t> </w:t></w:r></w:p><w:p w14:paraId="65E7CC0F" w14:textId="77777777" w:rsidR="00C243E0" w:rsidRDefault="00C243E0" w:rsidP="005C0AAD"><w:pPr><w:spacing w:before="0" w:after="0"/><w:textAlignment w:val="baseline"/><w:rPr><w:rFonts w:eastAsia="Times New Roman" w:cs="Calibri"/><w:szCs w:val="22"/><w:lang w:eastAsia="en-GB"/></w:rPr></w:pPr></w:p><w:p w14:paraId="06582463" w14:textId="77777777" w:rsidR="00C243E0" w:rsidRDefault="00C243E0" w:rsidP="005C0AAD"><w:pPr><w:spacing w:before="0" w:after="0"/><w:textAlignment w:val="baseline"/><w:rPr><w:rFonts w:eastAsia="Times New Roman" w:cs="Calibri"/><w:szCs w:val="22"/><w:lang w:eastAsia="en-GB"/></w:rPr></w:pPr></w:p><w:p w14:paraId="72769E27" w14:textId="77777777" w:rsidR="00C243E0" w:rsidRDefault="00C243E0" w:rsidP="005C0AAD"><w:pPr><w:spacing w:before="0" w:after="0"/><w:textAlignment w:val="baseline"/><w:rPr><w:rFonts w:eastAsia="Times New Roman" w:cs="Calibri"/><w:szCs w:val="22"/><w:lang w:eastAsia="en-GB"/></w:rPr></w:pPr></w:p><w:p w14:paraId="109216D9" w14:textId="77777777" w:rsidR="00C243E0" w:rsidRDefault="00C243E0" w:rsidP="005C0AAD"><w:pPr><w:spacing w:before="0" w:after="0"/><w:textAlignment w:val="baseline"/><w:rPr><w:rFonts w:eastAsia="Times New Roman" w:cs="Calibri"/><w:szCs w:val="22"/><w:lang w:eastAsia="en-GB"/></w:rPr></w:pPr></w:p><w:p w14:paraId="799BD14A" w14:textId="77777777" w:rsidR="00C243E0" w:rsidRDefault="00C243E0" w:rsidP="005C0AAD"><w:pPr><w:spacing w:before="0" w:after="0"/><w:textAlignment w:val="baseline"/><w:rPr><w:rFonts w:eastAsia="Times New Roman" w:cs="Calibri"/><w:szCs w:val="22"/><w:lang w:eastAsia="en-GB"/></w:rPr></w:pPr></w:p><w:p w14:paraId="76DF1431" w14:textId="77777777" w:rsidR="00C243E0" w:rsidRDefault="00C243E0" w:rsidP="005C0AAD"><w:pPr><w:spacing w:before="0" w:after="0"/><w:textAlignment w:val="baseline"/><w:rPr><w:rFonts w:eastAsia="Times New Roman" w:cs="Calibri"/><w:szCs w:val="22"/><w:lang w:eastAsia="en-GB"/></w:rPr></w:pPr></w:p><w:p w14:paraId="6785DA0A" w14:textId="77777777" w:rsidR="00C243E0" w:rsidRDefault="00C243E0" w:rsidP="005C0AAD"><w:pPr><w:spacing w:before="0" w:after="0"/><w:textAlignment w:val="baseline"/><w:rPr><w:rFonts w:eastAsia="Times New Roman" w:cs="Calibri"/><w:szCs w:val="22"/><w:lang w:eastAsia="en-GB"/></w:rPr></w:pPr></w:p><w:p w14:paraId="537DF122" w14:textId="77777777" w:rsidR="00C243E0" w:rsidRDefault="00C243E0" w:rsidP="005C0AAD"><w:pPr><w:spacing w:before="0" w:after="0"/><w:textAlignment w:val="baseline"/><w:rPr><w:rFonts w:eastAsia="Times New Roman" w:cs="Calibri"/><w:szCs w:val="22"/><w:lang w:eastAsia="en-GB"/></w:rPr></w:pPr></w:p><w:p w14:paraId="4AEB795A" w14:textId="77777777" w:rsidR="005C0AAD" w:rsidRPr="005C0AAD" w:rsidRDefault="005C0AAD" w:rsidP="005C0AAD"><w:pPr><w:spacing w:before="0" w:after="0"/><w:textAlignment w:val="baseline"/><w:rPr><w:rFonts w:ascii="Segoe UI" w:eastAsia="Times New Roman" w:hAnsi="Segoe UI" w:cs="Segoe UI"/><w:sz w:val="18"/><w:szCs w:val="18"/><w:lang w:eastAsia="en-GB"/></w:rPr></w:pPr></w:p><w:p w14:paraId="097FA5C3" w14:textId="77777777" w:rsidR="0036318C" w:rsidRDefault="00D45FC0"><w:pPr><w:pStyle w:val="Heading1"/></w:pPr><w:bookmarkStart w:id="38" w:name="_Toc229775473"/><w:r><w:t>Fleetview – Reporting und Analyse</w:t></w:r><w:bookmarkEnd w:id="38"/></w:p><w:p w14:paraId="0106D3F4" w14:textId="77777777" w:rsidR="0036318C" w:rsidRDefault="00D45FC0"><w:r><w:t>Fleetview ist das webbasierte Reporting- und Analysewerkzeug von Nomad Digital. Es ergänzt das Network Management System (NMS) um nachträgliche Auswertungen historischer Betriebsdaten und stellt aggregierte Kennzahlen (KPIs) für Betriebs-, Wartungs- und Management-Stakeholder bereit.</w:t></w:r></w:p><w:p w14:paraId="7DFDEE43" w14:textId="77777777" w:rsidR="0036318C" w:rsidRDefault="00D45FC0"><w:pPr><w:pStyle w:val="Heading2"/></w:pPr><w:bookmarkStart w:id="39" w:name="_Toc229775474"/><w:r><w:t>Funktionsumfang</w:t></w:r><w:bookmarkEnd w:id="39"/></w:p><w:p w14:paraId="11AA6A25" w14:textId="77777777" w:rsidR="0036318C" w:rsidRDefault="00D45FC0"><w:r><w:t>Fleetview gliedert sich in folgende funktionale Bereiche:</w:t></w:r></w:p><w:p w14:paraId="51B6B860" w14:textId="77777777" w:rsidR="0036318C" w:rsidRDefault="00D45FC0"><w:pPr><w:pStyle w:val="ListParagraph"/><w:numPr><w:ilvl w:val="0"/><w:numId w:val="1"/></w:numPr></w:pPr><w:r><w:t>Verfügbarkeits-Reporting: prozentuale Online-/Offline-Zeit pro Zug, Garnitur oder Flottensegment über frei wählbare Zeiträume (Tag, Woche, Monat, Quartal).</w:t></w:r></w:p><w:p w14:paraId="69CC17C9" w14:textId="77777777" w:rsidR="0036318C" w:rsidRDefault="00D45FC0"><w:pPr><w:pStyle w:val="ListParagraph"/><w:numPr><w:ilvl w:val="0"/><w:numId w:val="1"/></w:numPr></w:pPr><w:r><w:t>Konnektivitäts-Analyse: Datenvolumen pro Modem, Provider und Zelle, inklusive Roaming-Auswertungen und Provider-Performance-Vergleich.</w:t></w:r></w:p><w:p w14:paraId="55B95CD9" w14:textId="77777777" w:rsidR="0036318C" w:rsidRDefault="00D45FC0"><w:pPr><w:pStyle w:val="ListParagraph"/><w:numPr><w:ilvl w:val="0"/><w:numId w:val="1"/></w:numPr></w:pPr><w:r><w:t>Nutzungs-Statistiken: Anzahl eindeutiger Endgeräte, durchschnittliche Sitzungsdauer, Spitzenlast je Tageszeit, Bandbreite je Passagier.</w:t></w:r></w:p><w:p w14:paraId="432BE113" w14:textId="77777777" w:rsidR="0036318C" w:rsidRDefault="00D45FC0"><w:pPr><w:pStyle w:val="ListParagraph"/><w:numPr><w:ilvl w:val="0"/><w:numId w:val="1"/></w:numPr></w:pPr><w:r><w:t>Portal- und Content-Reporting: Aufrufe von Portalseiten, beliebteste Inhalte, Synchronisationsstatistiken der landseitig bereitgestellten Inhalte.</w:t></w:r></w:p><w:p w14:paraId="0566737E" w14:textId="77777777" w:rsidR="0036318C" w:rsidRDefault="00D45FC0"><w:pPr><w:pStyle w:val="ListParagraph"/><w:numPr><w:ilvl w:val="0"/><w:numId w:val="1"/></w:numPr></w:pPr><w:r><w:t>Alarm- und Incident-History: filterbare Historie aller im NMS erzeugten Alarme, mit Drill-Down auf Ursache, Dauer und betroffene Komponenten.</w:t></w:r></w:p><w:p w14:paraId="4669573B" w14:textId="77777777" w:rsidR="0036318C" w:rsidRDefault="00D45FC0"><w:pPr><w:pStyle w:val="Heading2"/></w:pPr><w:bookmarkStart w:id="40" w:name="_Toc229775475"/><w:r><w:t>Datenquellen</w:t></w:r><w:bookmarkEnd w:id="40"/></w:p><w:p w14:paraId="52443D96" w14:textId="77777777" w:rsidR="0036318C" w:rsidRDefault="00D45FC0"><w:r><w:t>Fleetview greift auf die zentralen Datenquellen des CDC zu:</w:t></w:r></w:p><w:p w14:paraId="1EFB8474" w14:textId="77777777" w:rsidR="0036318C" w:rsidRDefault="00D45FC0"><w:pPr><w:pStyle w:val="ListParagraph"/><w:numPr><w:ilvl w:val="0"/><w:numId w:val="1"/></w:numPr></w:pPr><w:r><w:t>MongoDB (NMS-Datenbank) – Status- und Telemetriedaten der CCUs, Switches und Access-Points.</w:t></w:r></w:p><w:p w14:paraId="32150B44" w14:textId="77777777" w:rsidR="0036318C" w:rsidRDefault="00D45FC0"><w:pPr><w:pStyle w:val="ListParagraph"/><w:numPr><w:ilvl w:val="0"/><w:numId w:val="1"/></w:numPr></w:pPr><w:r><w:t>RTL-Log-Kollektor – aggregierte Log- und Statistikdaten der Fahrzeuge.</w:t></w:r></w:p><w:p w14:paraId="6C5E0139" w14:textId="77777777" w:rsidR="0036318C" w:rsidRDefault="00D45FC0"><w:pPr><w:pStyle w:val="ListParagraph"/><w:numPr><w:ilvl w:val="0"/><w:numId w:val="1"/></w:numPr></w:pPr><w:r><w:t>Zabbix Server – serverseitige Verfügbarkeit und Performance der Backend-Komponenten.</w:t></w:r></w:p><w:p w14:paraId="6D61D985" w14:textId="77777777" w:rsidR="0036318C" w:rsidRDefault="00D45FC0"><w:pPr><w:pStyle w:val="ListParagraph"/><w:numPr><w:ilvl w:val="0"/><w:numId w:val="1"/></w:numPr></w:pPr><w:r><w:t>Portal-Statistiken – über den Apache-Webproxy ausgewertete Zugriffe auf das Bordportal.</w:t></w:r></w:p><w:p w14:paraId="5DE2C038" w14:textId="77777777" w:rsidR="0036318C" w:rsidRDefault="00D45FC0"><w:pPr><w:pStyle w:val="Heading2"/></w:pPr><w:bookmarkStart w:id="41" w:name="_Toc229775476"/><w:r><w:t>Benutzeroberfläche und Zugriff</w:t></w:r><w:bookmarkEnd w:id="41"/></w:p><w:p w14:paraId="5EF51CC0" w14:textId="77777777" w:rsidR="0036318C" w:rsidRDefault="00D45FC0"><w:r><w:t>Fleetview ist über eine browserbasierte Weboberfläche erreichbar und folgt demselben rollenbasierten Sicherheitsmodell wie das NMS. Das responsive Design unterstützt die Anzeige auf Desktop- und Tablet-Endgeräten. Ein Single-Sign-On mit den NMS-Benutzerkonten ist vorgesehen, sodass ÖBB-Anwendergruppen denselben Account für NMS, Rollout Manager und Fleetview verwenden können.</w:t></w:r></w:p><w:p w14:paraId="7C5CEDFA" w14:textId="77777777" w:rsidR="0036318C" w:rsidRDefault="00D45FC0"><w:pPr><w:pStyle w:val="Heading2"/></w:pPr><w:bookmarkStart w:id="42" w:name="_Toc229775477"/><w:r><w:t>Datenexport und Schnittstellen</w:t></w:r><w:bookmarkEnd w:id="42"/></w:p><w:p w14:paraId="1422962B" w14:textId="77777777" w:rsidR="0036318C" w:rsidRDefault="00D45FC0"><w:r><w:t>Standard-Reports lassen sich als PDF, Excel (XLSX) oder CSV exportieren. Für die programmatische Anbindung an ÖBB-eigene Reporting-Systeme stehen REST-APIs zur Verfügung; die Authentifizierung erfolgt über tokenbasierte Mechanismen. Die genaue Schnittstellenspezifikation wird im Rahmen der Detailed-Design-Review-Phase mit ÖBB abgestimmt.</w:t></w:r></w:p><w:p w14:paraId="0DE7BD53" w14:textId="77777777" w:rsidR="0036318C" w:rsidRDefault="00D45FC0"><w:pPr><w:pStyle w:val="Heading2"/></w:pPr><w:bookmarkStart w:id="43" w:name="_Toc229775478"/><w:r><w:lastRenderedPageBreak/><w:t>Aufbewahrung historischer Daten</w:t></w:r><w:bookmarkEnd w:id="43"/></w:p><w:p w14:paraId="0E56DA7E" w14:textId="77777777" w:rsidR="0036318C" w:rsidRDefault="00D45FC0"><w:r><w:t>Die Vorhalteperiode für Roh-Telemetrie beträgt standardmäßig 90 Tage, aggregierte KPIs werden für 24 Monate vorgehalten. Längere Aufbewahrungszeiträume können auf Wunsch konfiguriert werden, sofern die zugewiesenen Storage-Kapazitäten im Backend entsprechend bemessen sind.</w:t></w:r></w:p><w:p w14:paraId="368668B3" w14:textId="5D9989C4" w:rsidR="006C37F9" w:rsidRDefault="006C37F9" w:rsidP="006C37F9"><w:pPr><w:pStyle w:val="Heading1"/><w:rPr><w:lang w:eastAsia="ja-JP"/></w:rPr></w:pPr><w:bookmarkStart w:id="44" w:name="_Toc229775479"/><w:r><w:rPr><w:lang w:eastAsia="ja-JP"/></w:rPr><w:t>Netzwerkarchitektur</w:t></w:r><w:bookmarkEnd w:id="44"/></w:p><w:p w14:paraId="297C111F" w14:textId="2044FC6D" w:rsidR="007F11E6" w:rsidRDefault="00001F1B" w:rsidP="007F11E6"><w:pPr><w:pStyle w:val="Heading2"/></w:pPr><w:bookmarkStart w:id="45" w:name="_Toc229775480"/><w:r><w:t>Beschreibung</w:t></w:r><w:bookmarkEnd w:id="45"/></w:p><w:p w14:paraId="6BBDAC90" w14:textId="77777777" w:rsidR="007E14B4" w:rsidRPr="007E14B4" w:rsidRDefault="007E14B4" w:rsidP="007E14B4"><w:pPr><w:rPr><w:lang w:val="de-DE" w:eastAsia="ja-JP"/></w:rPr></w:pPr><w:r><w:rPr><w:lang w:val="de-DE" w:eastAsia="ja-JP"/></w:rPr><w:t xml:space="preserve">Die Netzwerkarchitektur des Zuges basiert auf einem Backbone in Ringtopologie, über den alle Switches miteinander verbunden sind. Die zentrale Steuereinheit, die </w:t></w:r><w:r><w:rPr><w:b/><w:bCs/><w:lang w:val="de-DE" w:eastAsia="ja-JP"/></w:rPr><w:t>Central Control Unit (CCU)</w:t></w:r><w:r><w:rPr><w:lang w:val="de-DE" w:eastAsia="ja-JP"/></w:rPr><w:t>, übernimmt hierbei die Hauptrolle für Routing, zentrale Netzwerkdienste und Sicherheitsfunktionen.</w:t></w:r><w:r><w:rPr><w:lang w:val="de-DE" w:eastAsia="ja-JP"/></w:rPr><w:br/><w:t>Das Gesamtnetzwerk ist in mehrere VLANs unterteilt, wodurch logische Trennung und eine klare Segmentierung der Datenströme gewährleistet werden.</w:t></w:r></w:p><w:p w14:paraId="66920A12" w14:textId="77777777" w:rsidR="007E14B4" w:rsidRPr="007E14B4" w:rsidRDefault="007E14B4" w:rsidP="00181F18"><w:pPr><w:spacing w:before="0" w:after="0"/><w:rPr><w:lang w:val="de-DE" w:eastAsia="ja-JP"/></w:rPr></w:pPr><w:r><w:rPr><w:lang w:val="de-DE" w:eastAsia="ja-JP"/></w:rPr><w:t>Die CCU fungiert gleichzeitig als Router, Server und Firewall:</w:t></w:r></w:p><w:p w14:paraId="0B9934D3" w14:textId="77777777" w:rsidR="007E14B4" w:rsidRPr="007E14B4" w:rsidRDefault="007E14B4"><w:pPr><w:numPr><w:ilvl w:val="0"/><w:numId w:val="13"/></w:numPr><w:spacing w:before="0" w:after="0"/><w:rPr><w:lang w:val="de-DE" w:eastAsia="ja-JP"/></w:rPr></w:pPr><w:r><w:rPr><w:b/><w:bCs/><w:lang w:val="de-DE" w:eastAsia="ja-JP"/></w:rPr><w:t>Router:</w:t></w:r><w:r><w:rPr><w:lang w:val="de-DE" w:eastAsia="ja-JP"/></w:rPr><w:t xml:space="preserve"> Vermittlung des Datenverkehrs zwischen den VLANs sowie Bereitstellung des Internetzugangs.</w:t></w:r></w:p><w:p w14:paraId="0F8C45CB" w14:textId="77777777" w:rsidR="007E14B4" w:rsidRPr="007E14B4" w:rsidRDefault="007E14B4"><w:pPr><w:numPr><w:ilvl w:val="0"/><w:numId w:val="13"/></w:numPr><w:spacing w:before="0" w:after="0"/><w:rPr><w:lang w:val="de-DE" w:eastAsia="ja-JP"/></w:rPr></w:pPr><w:r><w:rPr><w:b/><w:bCs/><w:lang w:val="de-DE" w:eastAsia="ja-JP"/></w:rPr><w:t>Server:</w:t></w:r><w:r><w:rPr><w:lang w:val="de-DE" w:eastAsia="ja-JP"/></w:rPr><w:t xml:space="preserve"> Betrieb essenzieller Netzwerkdienste wie DHCP, NTP und DNS.</w:t></w:r></w:p><w:p w14:paraId="322004F2" w14:textId="7FF2A12E" w:rsidR="007E14B4" w:rsidRPr="007E14B4" w:rsidRDefault="007E14B4"><w:pPr><w:numPr><w:ilvl w:val="0"/><w:numId w:val="13"/></w:numPr><w:spacing w:before="0" w:after="0"/><w:rPr><w:lang w:val="de-DE" w:eastAsia="ja-JP"/></w:rPr></w:pPr><w:r><w:rPr><w:b/><w:bCs/><w:lang w:val="de-DE" w:eastAsia="ja-JP"/></w:rPr><w:t>Firewall:</w:t></w:r><w:r><w:rPr><w:lang w:val="de-DE" w:eastAsia="ja-JP"/></w:rPr><w:t xml:space="preserve"> Umsetzung einer strikten „DENY ALL“-Strategie, bei der ausschließlich explizit freigegebene Verbindungen erlaubt werden.</w:t></w:r></w:p><w:p w14:paraId="6452C9DB" w14:textId="22EACC15" w:rsidR="007E14B4" w:rsidRDefault="007E14B4" w:rsidP="007F11E6"><w:pPr><w:rPr><w:lang w:val="de-DE" w:eastAsia="ja-JP"/></w:rPr></w:pPr><w:r><w:rPr><w:lang w:val="de-DE" w:eastAsia="ja-JP"/></w:rPr><w:t xml:space="preserve">Es besteht </w:t></w:r><w:r><w:rPr><w:b/><w:lang w:val="de-DE" w:eastAsia="ja-JP"/></w:rPr><w:t>keine direkte Internetanbindung</w:t></w:r><w:r><w:rPr><w:lang w:val="de-DE" w:eastAsia="ja-JP"/></w:rPr><w:t xml:space="preserve"> der CCUs. Stattdessen wird sämtlicher Datenverkehr an das Nomad-Backend geleitet, dort gefiltert und nur bei Bedarf ins Internet weitergeleitet. Zusätzlich übermittelt die CCU kontinuierlich </w:t></w:r><w:r><w:rPr><w:b/><w:lang w:val="de-DE" w:eastAsia="ja-JP"/></w:rPr><w:t>Log- und Statistikdaten</w:t></w:r><w:r><w:rPr><w:lang w:val="de-DE" w:eastAsia="ja-JP"/></w:rPr><w:t xml:space="preserve"> an dedizierte Server im Backend, welche diese Informationen wiederum für Systeme wie </w:t></w:r><w:r><w:rPr><w:b/><w:lang w:val="de-DE" w:eastAsia="ja-JP"/></w:rPr><w:t xml:space="preserve">NMS, Fleetview, </w:t></w:r><w:r><w:rPr><w:lang w:val="de-DE" w:eastAsia="ja-JP"/></w:rPr><w:t>den</w:t></w:r><w:r><w:rPr><w:b/><w:lang w:val="de-DE" w:eastAsia="ja-JP"/></w:rPr><w:t xml:space="preserve"> Rollout-Manager</w:t></w:r><w:r><w:rPr><w:lang w:val="de-DE" w:eastAsia="ja-JP"/></w:rPr><w:t xml:space="preserve"> und weitere Anwendungen bereitstellen.</w:t></w:r><w:r><w:rPr><w:lang w:val="de-DE" w:eastAsia="ja-JP"/></w:rPr><w:br/></w:r></w:p><w:p w14:paraId="5DDBF67A" w14:textId="6CC794D9" w:rsidR="007F11E6" w:rsidRDefault="007F11E6" w:rsidP="007F11E6"><w:pPr><w:pStyle w:val="Heading3"/><w:rPr><w:lang w:val="de-DE" w:eastAsia="ja-JP"/></w:rPr></w:pPr><w:bookmarkStart w:id="46" w:name="_Toc229775481"/><w:r><w:rPr><w:lang w:val="de-DE" w:eastAsia="ja-JP"/></w:rPr><w:t>Router</w:t></w:r><w:bookmarkEnd w:id="46"/></w:p><w:p w14:paraId="2E1B2974" w14:textId="77777777" w:rsidR="00181F18" w:rsidRDefault="007E14B4" w:rsidP="007F11E6"><w:pPr><w:rPr><w:lang w:val="de-DE" w:eastAsia="ja-JP"/></w:rPr></w:pPr><w:r><w:rPr><w:lang w:eastAsia="ja-JP" w:bidi="th-TH"/></w:rPr><w:t>Die CCU ist für das Routing zwischen den VLANs sowie für den Internetzugang verantwortlich.</w:t></w:r><w:r><w:rPr><w:lang w:eastAsia="ja-JP" w:bidi="th-TH"/></w:rPr><w:br/></w:r><w:r><w:rPr><w:lang w:val="de-DE" w:eastAsia="ja-JP"/></w:rPr><w:t xml:space="preserve">VLANs, die nicht unter der Verantwortung von NOMAD stehen, werden über einen </w:t></w:r><w:r><w:rPr><w:b/><w:bCs/><w:lang w:val="de-DE" w:eastAsia="ja-JP"/></w:rPr><w:t>STADLER-Router</w:t></w:r><w:r><w:rPr><w:lang w:val="de-DE" w:eastAsia="ja-JP"/></w:rPr><w:t xml:space="preserve"> verwaltet.</w:t></w:r></w:p><w:p w14:paraId="3333C34D" w14:textId="7E5F6E66" w:rsidR="00AC4F95" w:rsidRDefault="007E14B4" w:rsidP="007F11E6"><w:pPr><w:rPr><w:lang w:val="de-DE" w:eastAsia="ja-JP" w:bidi="th-TH"/></w:rPr></w:pPr><w:r><w:rPr><w:lang w:eastAsia="ja-JP" w:bidi="th-TH"/></w:rPr><w:t>Alle Internetanfragen aus fremden VLANs müssen zunächst über den jeweiligen Router mittels NAT an die CCU weitergeleitet werden</w:t></w:r><w:r><w:rPr><w:lang w:val="de-DE" w:eastAsia="ja-JP" w:bidi="th-TH"/></w:rPr><w:t>.</w:t></w:r></w:p><w:p w14:paraId="26B38E3A" w14:textId="5AFC7A40" w:rsidR="007E14B4" w:rsidRDefault="007E14B4" w:rsidP="007F11E6"><w:pPr><w:rPr><w:lang w:val="de-DE" w:eastAsia="ja-JP" w:bidi="th-TH"/></w:rPr></w:pPr><w:r><w:rPr><w:lang w:eastAsia="ja-JP" w:bidi="th-TH"/></w:rPr><w:t>Die Kommunikation hierfür erfolgt über ein speziell eingerichtetes VLAN, dass ausschließlich den Datenaustausch zwischen dem STADLER-Router und der CCU erlaubt.</w:t></w:r><w:r><w:rPr><w:lang w:eastAsia="ja-JP" w:bidi="th-TH"/></w:rPr><w:br/></w:r></w:p><w:p w14:paraId="466E7D52" w14:textId="5D3D7970" w:rsidR="007F11E6" w:rsidRDefault="007F11E6" w:rsidP="007F11E6"><w:pPr><w:pStyle w:val="Heading3"/><w:rPr><w:lang w:val="de-DE" w:eastAsia="ja-JP"/></w:rPr></w:pPr><w:bookmarkStart w:id="47" w:name="_Toc229775482"/><w:r><w:rPr><w:lang w:val="de-DE" w:eastAsia="ja-JP"/></w:rPr><w:t>Server</w:t></w:r><w:bookmarkEnd w:id="47"/></w:p><w:p w14:paraId="33BE45BF" w14:textId="099CAF44" w:rsidR="007E14B4" w:rsidRPr="007E14B4" w:rsidRDefault="007E14B4" w:rsidP="007E14B4"><w:pPr><w:rPr><w:lang w:val="de-DE" w:eastAsia="ja-JP" w:bidi="th-TH"/></w:rPr></w:pPr><w:r><w:rPr><w:lang w:eastAsia="ja-JP" w:bidi="th-TH"/></w:rPr><w:t>Als DHCP-Server weist die CCU allen Switches, Access Points und WLAN-Clients automatisch IP-Adressen zu.</w:t></w:r><w:r><w:rPr><w:lang w:eastAsia="ja-JP" w:bidi="th-TH"/></w:rPr><w:br/><w:t xml:space="preserve">Zusätzlich stellt sie als NTP-Server die einheitliche Zeitsynchronisation im gesamten Zug sicher – auch für </w:t></w:r><w:r><w:rPr><w:lang w:eastAsia="ja-JP" w:bidi="th-TH"/></w:rPr><w:lastRenderedPageBreak/><w:t>Fremdgeräte.</w:t></w:r><w:r><w:rPr><w:lang w:eastAsia="ja-JP" w:bidi="th-TH"/></w:rPr><w:br/></w:r></w:p><w:p w14:paraId="3A421921" w14:textId="297A1F07" w:rsidR="007F11E6" w:rsidRDefault="007F11E6" w:rsidP="007F11E6"><w:pPr><w:pStyle w:val="Heading3"/><w:rPr><w:lang w:val="de-DE" w:eastAsia="ja-JP"/></w:rPr></w:pPr><w:bookmarkStart w:id="48" w:name="_Toc229775483"/><w:r><w:rPr><w:lang w:val="de-DE" w:eastAsia="ja-JP"/></w:rPr><w:t>Firewall</w:t></w:r><w:bookmarkEnd w:id="48"/></w:p><w:p w14:paraId="3AD590D6" w14:textId="2939A9C0" w:rsidR="00AE7BEC" w:rsidRDefault="007E14B4"><w:pPr><w:rPr><w:lang w:eastAsia="ja-JP"/></w:rPr></w:pPr><w:r><w:rPr><w:lang w:eastAsia="ja-JP"/></w:rPr><w:t>Die Firewall der CCU arbeitet nach dem Grundprinzip „DENY ALL“.</w:t></w:r><w:r><w:rPr><w:lang w:eastAsia="ja-JP"/></w:rPr><w:br/><w:t>Das bedeutet, dass jeglicher Datenverkehr standardmäßig blockiert wird und nur vorab definierte, freigegebene Verbindungen zugelassen sind. Jede erlaubte interne oder externe Kommunikation muss zuvor abgestimmt und dokumentiert werden.</w:t></w:r></w:p><w:p w14:paraId="2D1DAF95" w14:textId="77777777" w:rsidR="00321054" w:rsidRPr="00321054" w:rsidRDefault="00321054"><w:pPr><w:rPr><w:lang w:eastAsia="ja-JP"/></w:rPr></w:pPr></w:p><w:p w14:paraId="7B75DED0" w14:textId="1F9F002E" w:rsidR="006C0499" w:rsidRDefault="006C0499" w:rsidP="00824453"><w:pPr><w:pStyle w:val="Heading2"/></w:pPr><w:bookmarkStart w:id="49" w:name="_Toc229775484"/><w:r><w:t>IP-Schema</w:t></w:r><w:bookmarkEnd w:id="49"/></w:p><w:p w14:paraId="5DCC0EB2" w14:textId="4F6C362E" w:rsidR="006F538A" w:rsidRDefault="006F538A" w:rsidP="006F538A"><w:pPr><w:pStyle w:val="Heading3"/><w:rPr><w:lang w:val="de-DE" w:eastAsia="ja-JP"/></w:rPr></w:pPr><w:bookmarkStart w:id="50" w:name="_Toc229775485"/><w:r><w:rPr><w:lang w:val="de-DE" w:eastAsia="ja-JP"/></w:rPr><w:t>Nomad VLAN</w:t></w:r><w:bookmarkEnd w:id="50"/></w:p><w:p w14:paraId="47399BF8" w14:textId="1FFFE4D2" w:rsidR="006F538A" w:rsidRDefault="00C14239" w:rsidP="006F538A"><w:pPr><w:rPr><w:lang w:eastAsia="ja-JP" w:bidi="th-TH"/></w:rPr></w:pPr><w:r><w:rPr><w:lang w:eastAsia="ja-JP" w:bidi="th-TH"/></w:rPr><w:t>Bezüglich des Management VLANs wird die zu verwendende IP im Dokument „Fahrzeug-ID Aufteilung“ festgehalten.</w:t></w:r></w:p><w:p w14:paraId="33E944EE" w14:textId="672B9F87" w:rsidR="00303383" w:rsidRDefault="00303383" w:rsidP="006F538A"><w:pPr><w:rPr><w:lang w:val="de-DE" w:eastAsia="ja-JP" w:bidi="th-TH"/></w:rPr></w:pPr><w:r><w:rPr><w:lang w:eastAsia="ja-JP" w:bidi="th-TH"/></w:rPr><w:t>Alle Details zu den weiteren Nomad VLANs sind in einem separaten Dokument hinterlegt.</w:t></w:r><w:r><w:rPr><w:lang w:eastAsia="ja-JP" w:bidi="th-TH"/></w:rPr><w:br/></w:r></w:p><w:p w14:paraId="002CDB5F" w14:textId="2EE2473E" w:rsidR="006F538A" w:rsidRPr="006F538A" w:rsidRDefault="006F538A" w:rsidP="006F538A"><w:pPr><w:pStyle w:val="Heading3"/><w:rPr><w:lang w:val="de-DE" w:eastAsia="ja-JP"/></w:rPr></w:pPr><w:bookmarkStart w:id="51" w:name="_Toc229775486"/><w:r><w:rPr><w:lang w:val="de-DE" w:eastAsia="ja-JP"/></w:rPr><w:t>Stadler VLAN</w:t></w:r><w:bookmarkEnd w:id="51"/></w:p><w:p w14:paraId="07B3A7B9" w14:textId="76E72BEF" w:rsidR="006F538A" w:rsidRDefault="006F538A" w:rsidP="006F538A"><w:pPr><w:rPr><w:lang w:val="de-DE" w:eastAsia="ja-JP"/></w:rPr></w:pPr><w:r><w:rPr><w:lang w:val="de-DE" w:eastAsia="ja-JP"/></w:rPr><w:t>Das IP-Schema für die Stadler VLANs wird von Stadler vorgegeben.</w:t></w:r><w:r><w:rPr><w:lang w:val="de-DE" w:eastAsia="ja-JP"/></w:rPr><w:br/><w:t xml:space="preserve">Innerhalb dieser VLANs muss jede IP-Adresse </w:t></w:r><w:r><w:rPr><w:b/><w:bCs/><w:lang w:val="de-DE" w:eastAsia="ja-JP"/></w:rPr><w:t>flottenweit eindeutig</w:t></w:r><w:r><w:rPr><w:lang w:val="de-DE" w:eastAsia="ja-JP"/></w:rPr><w:t xml:space="preserve"> sein.</w:t></w:r><w:r><w:rPr><w:lang w:val="de-DE" w:eastAsia="ja-JP"/></w:rPr><w:br/><w:t>Die zu verwendende Adressrange ist:</w:t></w:r></w:p><w:p w14:paraId="02A8F25A" w14:textId="4D71BE1A" w:rsidR="006F538A" w:rsidRPr="00440F0A" w:rsidRDefault="006F538A"><w:pPr><w:pStyle w:val="ListParagraph"/><w:numPr><w:ilvl w:val="0"/><w:numId w:val="11"/></w:numPr><w:rPr><w:lang w:val="de-DE" w:eastAsia="ja-JP"/></w:rPr></w:pPr><w:r><w:rPr><w:lang w:val="de-DE" w:eastAsia="ja-JP"/></w:rPr><w:t>172.16.0.0/12</w:t></w:r></w:p><w:p w14:paraId="3B4A14DC" w14:textId="240F06DA" w:rsidR="00440F0A" w:rsidRDefault="00440F0A" w:rsidP="00440F0A"><w:pPr><w:jc w:val="center"/><w:rPr><w:lang w:val="de-DE" w:eastAsia="ja-JP"/></w:rPr></w:pPr><w:r><w:rPr><w:noProof/></w:rPr><w:drawing><wp:inline distT="0" distB="0" distL="0" distR="0" wp14:anchorId="6F86A53F" wp14:editId="39C02C77"><wp:extent cx="5904407" cy="1457325"/><wp:effectExtent l="0" t="0" r="1270" b="0"/><wp:docPr id="2" name="Picture 1" descr="Ein Bild, das Text, Screenshot, Schrift, Reihe enthält.  KI-generierte Inhalte können fehlerhaft sein."><a:extLst xmlns:a="http://schemas.openxmlformats.org/drawingml/2006/main"><a:ext uri="{FF2B5EF4-FFF2-40B4-BE49-F238E27FC236}"><a16:creationId xmlns:a16="http://schemas.microsoft.com/office/drawing/2014/main" id="{0808F1B9-BAC4-3970-C6F1-64E5090FBC9B}"/></a:ext></a:extLst></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Picture 1" descr="Ein Bild, das Text, Screenshot, Schrift, Reihe enthält.  KI-generierte Inhalte können fehlerhaft sein."><a:extLst><a:ext uri="{FF2B5EF4-FFF2-40B4-BE49-F238E27FC236}"><a16:creationId xmlns:a16="http://schemas.microsoft.com/office/drawing/2014/main" id="{0808F1B9-BAC4-3970-C6F1-64E5090FBC9B}"/></a:ext></a:extLst></pic:cNvPr><pic:cNvPicPr><a:picLocks noChangeAspect="1" noChangeArrowheads="1"/></pic:cNvPicPr></pic:nvPicPr><pic:blipFill><a:blip r:embed="rId22"><a:extLst><a:ext uri="{28A0092B-C50C-407E-A947-70E740481C1C}"><a14:useLocalDpi xmlns:a14="http://schemas.microsoft.com/office/drawing/2010/main" val="0"/></a:ext></a:extLst></a:blip><a:srcRect/><a:stretch><a:fillRect/></a:stretch></pic:blipFill><pic:spPr bwMode="auto"><a:xfrm><a:off x="0" y="0"/><a:ext cx="6287155" cy="1551795"/></a:xfrm><a:prstGeom prst="rect"><a:avLst/></a:prstGeom><a:noFill/></pic:spPr></pic:pic></a:graphicData></a:graphic></wp:inline></w:drawing></w:r></w:p><w:p w14:paraId="34C90CB1" w14:textId="7A86E2A0" w:rsidR="00440F0A" w:rsidRDefault="006F538A" w:rsidP="006F538A"><w:pPr><w:rPr><w:lang w:val="de-DE" w:eastAsia="ja-JP"/></w:rPr></w:pPr><w:r><w:rPr><w:lang w:val="de-DE" w:eastAsia="ja-JP"/></w:rPr><w:t xml:space="preserve">Auf dieser Basis erstellt </w:t></w:r><w:r><w:rPr><w:b/><w:bCs/><w:lang w:val="de-DE" w:eastAsia="ja-JP"/></w:rPr><w:t xml:space="preserve">Nomad </w:t></w:r><w:r><w:rPr><w:lang w:val="de-DE" w:eastAsia="ja-JP"/></w:rPr><w:t xml:space="preserve">einen </w:t></w:r><w:r><w:rPr><w:b/><w:bCs/><w:lang w:val="de-DE" w:eastAsia="ja-JP"/></w:rPr><w:t>IP-Port-Allokationsplan</w:t></w:r><w:r><w:rPr><w:lang w:val="de-DE" w:eastAsia="ja-JP"/></w:rPr><w:t xml:space="preserve">, der für jeden Zug definiert, welches Gerät an welchem Switchport welche IP-Adresse erhält. Grundlage hierfür ist der von Stadler bereitgestellte </w:t></w:r><w:r><w:rPr><w:b/><w:bCs/><w:lang w:val="de-DE" w:eastAsia="ja-JP"/></w:rPr><w:t>Switchportbelegungsplan</w:t></w:r><w:r><w:rPr><w:lang w:val="de-DE" w:eastAsia="ja-JP"/></w:rPr><w:t xml:space="preserve"> (siehe Abschnitt 5.3).</w:t></w:r></w:p><w:p w14:paraId="11DD8488" w14:textId="243E8547" w:rsidR="00800F88" w:rsidRDefault="006F538A" w:rsidP="006C0499"><w:pPr><w:rPr><w:lang w:val="de-DE" w:eastAsia="ja-JP"/></w:rPr></w:pPr><w:r><w:rPr><w:lang w:val="de-DE" w:eastAsia="ja-JP"/></w:rPr><w:t xml:space="preserve">Die VLANs werden in </w:t></w:r><w:r><w:rPr><w:b/><w:bCs/><w:lang w:val="de-DE" w:eastAsia="ja-JP"/></w:rPr><w:t>/17-Subnetze</w:t></w:r><w:r><w:rPr><w:lang w:val="de-DE" w:eastAsia="ja-JP"/></w:rPr><w:t xml:space="preserve"> unterteilt. Die Berechnung der IP-Adressen erfolgt nach dem in der untenstehenden Tabelle definierten Schema.</w:t></w:r></w:p><w:p w14:paraId="4A3BC399" w14:textId="77777777" w:rsidR="00440F0A" w:rsidRPr="00440F0A" w:rsidRDefault="00440F0A" w:rsidP="00440F0A"><w:pPr><w:spacing w:before="120" w:after="120"/><w:rPr><w:lang w:val="de-DE" w:eastAsia="ja-JP"/></w:rPr></w:pPr><w:r><w:rPr><w:b/><w:bCs/><w:lang w:val="de-DE" w:eastAsia="ja-JP"/></w:rPr><w:t>Allokationsprinzip:</w:t></w:r></w:p><w:p w14:paraId="71CBAD08" w14:textId="77777777" w:rsidR="00440F0A" w:rsidRPr="00440F0A" w:rsidRDefault="00440F0A"><w:pPr><w:numPr><w:ilvl w:val="0"/><w:numId w:val="12"/></w:numPr><w:spacing w:before="0" w:after="80"/><w:ind w:left="714" w:hanging="357"/><w:rPr><w:lang w:val="de-DE" w:eastAsia="ja-JP"/></w:rPr></w:pPr><w:r><w:rPr><w:lang w:val="de-DE" w:eastAsia="ja-JP"/></w:rPr><w:t xml:space="preserve">Für jedes VLAN und jeden Port wird von Nomad eine </w:t></w:r><w:r><w:rPr><w:b/><w:bCs/><w:lang w:val="de-DE" w:eastAsia="ja-JP"/></w:rPr><w:t>IP-ID</w:t></w:r><w:r><w:rPr><w:lang w:val="de-DE" w:eastAsia="ja-JP"/></w:rPr><w:t xml:space="preserve"> festgelegt.</w:t></w:r></w:p><w:p w14:paraId="2DB9EDB0" w14:textId="77777777" w:rsidR="00440F0A" w:rsidRPr="00440F0A" w:rsidRDefault="00440F0A"><w:pPr><w:numPr><w:ilvl w:val="0"/><w:numId w:val="12"/></w:numPr><w:spacing w:before="0" w:after="80"/><w:ind w:left="714" w:hanging="357"/><w:rPr><w:lang w:val="de-DE" w:eastAsia="ja-JP"/></w:rPr></w:pPr><w:r><w:rPr><w:lang w:val="de-DE" w:eastAsia="ja-JP"/></w:rPr><w:lastRenderedPageBreak/><w:t xml:space="preserve">In allen Zügen gilt: Am gleichen Switch, Port und VLAN ist die </w:t></w:r><w:r><w:rPr><w:b/><w:bCs/><w:lang w:val="de-DE" w:eastAsia="ja-JP"/></w:rPr><w:t>IP-ID „1“</w:t></w:r><w:r><w:rPr><w:lang w:val="de-DE" w:eastAsia="ja-JP"/></w:rPr><w:t xml:space="preserve"> identisch.</w:t></w:r></w:p><w:p w14:paraId="401F130C" w14:textId="742A7267" w:rsidR="00270EED" w:rsidRDefault="00440F0A"><w:pPr><w:numPr><w:ilvl w:val="0"/><w:numId w:val="12"/></w:numPr><w:spacing w:before="0" w:after="80"/><w:ind w:left="714" w:hanging="357"/><w:rPr><w:lang w:val="de-DE" w:eastAsia="ja-JP"/></w:rPr></w:pPr><w:r><w:rPr><w:lang w:val="de-DE" w:eastAsia="ja-JP"/></w:rPr><w:t xml:space="preserve">Die </w:t></w:r><w:r><w:rPr><w:b/><w:bCs/><w:lang w:val="de-DE" w:eastAsia="ja-JP"/></w:rPr><w:t>Fahrzeug-ID</w:t></w:r><w:r><w:rPr><w:lang w:val="de-DE" w:eastAsia="ja-JP"/></w:rPr><w:t xml:space="preserve"> (Train ID) sorgt für eindeutige IP-Adressen über alle Züge hinweg.</w:t></w:r></w:p><w:tbl><w:tblPr><w:tblStyle w:val="PlainTable1"/><w:tblW w:w="0" w:type="auto"/><w:tblLook w:val="04A0" w:firstRow="1" w:lastRow="0" w:firstColumn="1" w:lastColumn="0" w:noHBand="0" w:noVBand="1"/></w:tblPr><w:tblGrid><w:gridCol w:w="1271"/><w:gridCol w:w="1134"/><w:gridCol w:w="1134"/><w:gridCol w:w="2268"/><w:gridCol w:w="1985"/><w:gridCol w:w="1553"/></w:tblGrid><w:tr w:rsidR="00440F0A" w14:paraId="4BDA9E3B" w14:textId="77777777" w:rsidTr="00DE42DE"><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271" w:type="dxa"/><w:shd w:val="clear" w:color="auto" w:fill="C6D9F1" w:themeFill="text2" w:themeFillTint="33"/></w:tcPr><w:p w14:paraId="4ED8C8C3" w14:textId="77777777" w:rsidR="00440F0A" w:rsidRPr="00FE73DA" w:rsidRDefault="00440F0A" w:rsidP="00DE42DE"><w:pPr><w:spacing w:before="120" w:after="120"/><w:jc w:val="center"/><w:rPr><w:rFonts w:asciiTheme="minorHAnsi" w:hAnsiTheme="minorHAnsi" w:cstheme="minorHAnsi"/><w:sz w:val="20"/><w:lang w:val="de-DE" w:eastAsia="ja-JP"/></w:rPr></w:pPr><w:r><w:rPr><w:rFonts w:asciiTheme="minorHAnsi" w:hAnsiTheme="minorHAnsi" w:cstheme="minorHAnsi"/><w:sz w:val="20"/><w:lang w:val="de-DE" w:eastAsia="ja-JP"/></w:rPr><w:t>VID</w:t></w:r></w:p></w:tc><w:tc><w:tcPr><w:tcW w:w="1134" w:type="dxa"/><w:shd w:val="clear" w:color="auto" w:fill="C6D9F1" w:themeFill="text2" w:themeFillTint="33"/></w:tcPr><w:p w14:paraId="6D9ACC5C" w14:textId="77777777" w:rsidR="00440F0A" w:rsidRPr="00FE73DA" w:rsidRDefault="00440F0A" w:rsidP="00DE42DE"><w:pPr><w:spacing w:before="120" w:after="120"/><w:jc w:val="center"/><w:cnfStyle w:val="100000000000" w:firstRow="1"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lang w:val="de-DE" w:eastAsia="ja-JP"/></w:rPr><w:t>TID</w:t></w:r></w:p></w:tc><w:tc><w:tcPr><w:tcW w:w="1134" w:type="dxa"/><w:shd w:val="clear" w:color="auto" w:fill="C6D9F1" w:themeFill="text2" w:themeFillTint="33"/></w:tcPr><w:p w14:paraId="669ED85C" w14:textId="77777777" w:rsidR="00440F0A" w:rsidRPr="00FE73DA" w:rsidRDefault="00440F0A" w:rsidP="00980A20"><w:pPr><w:spacing w:before="120" w:after="120"/><w:jc w:val="center"/><w:cnfStyle w:val="100000000000" w:firstRow="1"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lang w:val="de-DE" w:eastAsia="ja-JP"/></w:rPr><w:t>1. Oktett</w:t></w:r></w:p></w:tc><w:tc><w:tcPr><w:tcW w:w="2268" w:type="dxa"/><w:shd w:val="clear" w:color="auto" w:fill="C6D9F1" w:themeFill="text2" w:themeFillTint="33"/></w:tcPr><w:p w14:paraId="76DF33D6" w14:textId="77777777" w:rsidR="00440F0A" w:rsidRPr="00FE73DA" w:rsidRDefault="00440F0A" w:rsidP="00DE42DE"><w:pPr><w:spacing w:before="120" w:after="120"/><w:cnfStyle w:val="100000000000" w:firstRow="1"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lang w:val="de-DE" w:eastAsia="ja-JP"/></w:rPr><w:t>2. Oktett</w:t></w:r></w:p></w:tc><w:tc><w:tcPr><w:tcW w:w="1985" w:type="dxa"/><w:shd w:val="clear" w:color="auto" w:fill="C6D9F1" w:themeFill="text2" w:themeFillTint="33"/></w:tcPr><w:p w14:paraId="6BD48097" w14:textId="77777777" w:rsidR="00440F0A" w:rsidRPr="00FE73DA" w:rsidRDefault="00440F0A" w:rsidP="00DE42DE"><w:pPr><w:spacing w:before="120" w:after="120"/><w:cnfStyle w:val="100000000000" w:firstRow="1"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lang w:val="de-DE" w:eastAsia="ja-JP"/></w:rPr><w:t>3. Oktett</w:t></w:r></w:p></w:tc><w:tc><w:tcPr><w:tcW w:w="1553" w:type="dxa"/><w:shd w:val="clear" w:color="auto" w:fill="C6D9F1" w:themeFill="text2" w:themeFillTint="33"/></w:tcPr><w:p w14:paraId="525617C4" w14:textId="77777777" w:rsidR="00440F0A" w:rsidRPr="00FE73DA" w:rsidRDefault="00440F0A" w:rsidP="00DE42DE"><w:pPr><w:spacing w:before="120" w:after="120"/><w:cnfStyle w:val="100000000000" w:firstRow="1"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lang w:val="de-DE" w:eastAsia="ja-JP"/></w:rPr><w:t>4. Oktett</w:t></w:r></w:p></w:tc></w:tr><w:tr w:rsidR="00440F0A" w14:paraId="2F6194ED" w14:textId="77777777" w:rsidTr="00DE42DE"><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271" w:type="dxa"/></w:tcPr><w:p w14:paraId="1CF52A15" w14:textId="77777777" w:rsidR="00440F0A" w:rsidRPr="00FE73DA" w:rsidRDefault="00440F0A" w:rsidP="00DE42DE"><w:pPr><w:spacing w:before="120" w:after="120"/><w:jc w:val="center"/><w:rPr><w:rFonts w:asciiTheme="minorHAnsi" w:hAnsiTheme="minorHAnsi" w:cstheme="minorHAnsi"/><w:b w:val="0"/><w:bCs w:val="0"/><w:i/><w:iCs/><w:sz w:val="20"/><w:lang w:val="de-DE" w:eastAsia="ja-JP"/></w:rPr></w:pPr><w:r><w:rPr><w:rFonts w:asciiTheme="minorHAnsi" w:hAnsiTheme="minorHAnsi" w:cstheme="minorHAnsi"/><w:b w:val="0"/><w:bCs w:val="0"/><w:i/><w:iCs/><w:sz w:val="20"/><w:lang w:val="de-DE" w:eastAsia="ja-JP"/></w:rPr><w:t>UG</w:t></w:r></w:p></w:tc><w:tc><w:tcPr><w:tcW w:w="1134" w:type="dxa"/></w:tcPr><w:p w14:paraId="045C29A5" w14:textId="77777777" w:rsidR="00440F0A" w:rsidRPr="00FE73DA" w:rsidRDefault="00440F0A" w:rsidP="00DE42DE"><w:pPr><w:spacing w:before="120" w:after="120"/><w:jc w:val="center"/><w:cnfStyle w:val="000000100000" w:firstRow="0" w:lastRow="0" w:firstColumn="0" w:lastColumn="0" w:oddVBand="0" w:evenVBand="0" w:oddHBand="1" w:evenHBand="0" w:firstRowFirstColumn="0" w:firstRowLastColumn="0" w:lastRowFirstColumn="0" w:lastRowLastColumn="0"/><w:rPr><w:rFonts w:asciiTheme="minorHAnsi" w:hAnsiTheme="minorHAnsi" w:cstheme="minorHAnsi"/><w:i/><w:iCs/><w:sz w:val="20"/><w:lang w:val="de-DE" w:eastAsia="ja-JP"/></w:rPr></w:pPr><w:r><w:rPr><w:rFonts w:asciiTheme="minorHAnsi" w:hAnsiTheme="minorHAnsi" w:cstheme="minorHAnsi"/><w:i/><w:iCs/><w:sz w:val="20"/><w:lang w:val="de-DE" w:eastAsia="ja-JP"/></w:rPr><w:t>UG</w:t></w:r></w:p></w:tc><w:tc><w:tcPr><w:tcW w:w="1134" w:type="dxa"/></w:tcPr><w:p w14:paraId="5EB65364" w14:textId="77777777" w:rsidR="00440F0A" w:rsidRPr="00FE73DA" w:rsidRDefault="00440F0A" w:rsidP="00980A20"><w:pPr><w:spacing w:before="120" w:after="120"/><w:jc w:val="center"/><w:cnfStyle w:val="000000100000" w:firstRow="0" w:lastRow="0" w:firstColumn="0" w:lastColumn="0" w:oddVBand="0" w:evenVBand="0" w:oddHBand="1"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color w:val="000000"/><w:sz w:val="20"/></w:rPr><w:t>172.</w:t></w:r></w:p></w:tc><w:tc><w:tcPr><w:tcW w:w="2268" w:type="dxa"/></w:tcPr><w:p w14:paraId="13AA02DD" w14:textId="77777777" w:rsidR="00440F0A" w:rsidRPr="00FE73DA" w:rsidRDefault="00440F0A" w:rsidP="00DE42DE"><w:pPr><w:spacing w:before="120" w:after="120"/><w:cnfStyle w:val="000000100000" w:firstRow="0" w:lastRow="0" w:firstColumn="0" w:lastColumn="0" w:oddVBand="0" w:evenVBand="0" w:oddHBand="1"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16 + (VID - 1 / 2)</w:t></w:r></w:p></w:tc><w:tc><w:tcPr><w:tcW w:w="1985" w:type="dxa"/></w:tcPr><w:p w14:paraId="7C3CA276" w14:textId="77777777" w:rsidR="00440F0A" w:rsidRPr="00FE73DA" w:rsidRDefault="00440F0A" w:rsidP="00DE42DE"><w:pPr><w:spacing w:before="120" w:after="120"/><w:cnfStyle w:val="000000100000" w:firstRow="0" w:lastRow="0" w:firstColumn="0" w:lastColumn="0" w:oddVBand="0" w:evenVBand="0" w:oddHBand="1"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128 + (TID - 1 / 2)</w:t></w:r></w:p></w:tc><w:tc><w:tcPr><w:tcW w:w="1553" w:type="dxa"/></w:tcPr><w:p w14:paraId="3D318254" w14:textId="77777777" w:rsidR="00440F0A" w:rsidRPr="00FE73DA" w:rsidRDefault="00440F0A" w:rsidP="00DE42DE"><w:pPr><w:spacing w:before="120" w:after="120"/><w:cnfStyle w:val="000000100000" w:firstRow="0" w:lastRow="0" w:firstColumn="0" w:lastColumn="0" w:oddVBand="0" w:evenVBand="0" w:oddHBand="1"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128 + IPID</w:t></w:r></w:p></w:tc></w:tr><w:tr w:rsidR="00440F0A" w14:paraId="45820BF0" w14:textId="77777777" w:rsidTr="00DE42DE"><w:tc><w:tcPr><w:cnfStyle w:val="001000000000" w:firstRow="0" w:lastRow="0" w:firstColumn="1" w:lastColumn="0" w:oddVBand="0" w:evenVBand="0" w:oddHBand="0" w:evenHBand="0" w:firstRowFirstColumn="0" w:firstRowLastColumn="0" w:lastRowFirstColumn="0" w:lastRowLastColumn="0"/><w:tcW w:w="1271" w:type="dxa"/></w:tcPr><w:p w14:paraId="4D9B1BB8" w14:textId="77777777" w:rsidR="00440F0A" w:rsidRPr="00FE73DA" w:rsidRDefault="00440F0A" w:rsidP="00DE42DE"><w:pPr><w:spacing w:before="120" w:after="120"/><w:jc w:val="center"/><w:rPr><w:rFonts w:asciiTheme="minorHAnsi" w:hAnsiTheme="minorHAnsi" w:cstheme="minorHAnsi"/><w:b w:val="0"/><w:bCs w:val="0"/><w:i/><w:iCs/><w:sz w:val="20"/><w:lang w:val="de-DE" w:eastAsia="ja-JP"/></w:rPr></w:pPr><w:r><w:rPr><w:rFonts w:asciiTheme="minorHAnsi" w:hAnsiTheme="minorHAnsi" w:cstheme="minorHAnsi"/><w:b w:val="0"/><w:bCs w:val="0"/><w:i/><w:iCs/><w:sz w:val="20"/><w:lang w:val="de-DE" w:eastAsia="ja-JP"/></w:rPr><w:t>UG</w:t></w:r></w:p></w:tc><w:tc><w:tcPr><w:tcW w:w="1134" w:type="dxa"/></w:tcPr><w:p w14:paraId="52833098" w14:textId="77777777" w:rsidR="00440F0A" w:rsidRPr="00FE73DA" w:rsidRDefault="00440F0A" w:rsidP="00DE42DE"><w:pPr><w:spacing w:before="120" w:after="120"/><w:jc w:val="center"/><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lang w:val="de-DE" w:eastAsia="ja-JP"/></w:rPr><w:t>G</w:t></w:r></w:p></w:tc><w:tc><w:tcPr><w:tcW w:w="1134" w:type="dxa"/></w:tcPr><w:p w14:paraId="0DEC0D64" w14:textId="77777777" w:rsidR="00440F0A" w:rsidRPr="00FE73DA" w:rsidRDefault="00440F0A" w:rsidP="00980A20"><w:pPr><w:spacing w:before="120" w:after="120"/><w:jc w:val="center"/><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color w:val="000000"/><w:sz w:val="20"/></w:rPr><w:t>172.</w:t></w:r></w:p></w:tc><w:tc><w:tcPr><w:tcW w:w="2268" w:type="dxa"/></w:tcPr><w:p w14:paraId="33CA6476" w14:textId="77777777" w:rsidR="00440F0A" w:rsidRPr="00FE73DA" w:rsidRDefault="00440F0A" w:rsidP="00DE42DE"><w:pPr><w:spacing w:before="120" w:after="120"/><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16 + (VID - 1 / 2)</w:t></w:r></w:p></w:tc><w:tc><w:tcPr><w:tcW w:w="1985" w:type="dxa"/></w:tcPr><w:p w14:paraId="767CC001" w14:textId="77777777" w:rsidR="00440F0A" w:rsidRPr="00FE73DA" w:rsidRDefault="00440F0A" w:rsidP="00DE42DE"><w:pPr><w:spacing w:before="120" w:after="120"/><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128 + (TID / 2)</w:t></w:r></w:p></w:tc><w:tc><w:tcPr><w:tcW w:w="1553" w:type="dxa"/></w:tcPr><w:p w14:paraId="2ADEEEF6" w14:textId="77777777" w:rsidR="00440F0A" w:rsidRPr="00FE73DA" w:rsidRDefault="00440F0A" w:rsidP="00DE42DE"><w:pPr><w:spacing w:before="120" w:after="120"/><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IPID</w:t></w:r></w:p></w:tc></w:tr><w:tr w:rsidR="00440F0A" w14:paraId="102A9DBC" w14:textId="77777777" w:rsidTr="00DE42DE"><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271" w:type="dxa"/></w:tcPr><w:p w14:paraId="2910D559" w14:textId="77777777" w:rsidR="00440F0A" w:rsidRPr="00FE73DA" w:rsidRDefault="00440F0A" w:rsidP="00DE42DE"><w:pPr><w:spacing w:before="120" w:after="120"/><w:jc w:val="center"/><w:rPr><w:rFonts w:asciiTheme="minorHAnsi" w:hAnsiTheme="minorHAnsi" w:cstheme="minorHAnsi"/><w:b w:val="0"/><w:bCs w:val="0"/><w:sz w:val="20"/><w:lang w:val="de-DE" w:eastAsia="ja-JP"/></w:rPr></w:pPr><w:r><w:rPr><w:rFonts w:asciiTheme="minorHAnsi" w:hAnsiTheme="minorHAnsi" w:cstheme="minorHAnsi"/><w:b w:val="0"/><w:bCs w:val="0"/><w:sz w:val="20"/><w:lang w:val="de-DE" w:eastAsia="ja-JP"/></w:rPr><w:t>G</w:t></w:r></w:p></w:tc><w:tc><w:tcPr><w:tcW w:w="1134" w:type="dxa"/></w:tcPr><w:p w14:paraId="05D58509" w14:textId="77777777" w:rsidR="00440F0A" w:rsidRPr="00FE73DA" w:rsidRDefault="00440F0A" w:rsidP="00DE42DE"><w:pPr><w:spacing w:before="120" w:after="120"/><w:jc w:val="center"/><w:cnfStyle w:val="000000100000" w:firstRow="0" w:lastRow="0" w:firstColumn="0" w:lastColumn="0" w:oddVBand="0" w:evenVBand="0" w:oddHBand="1" w:evenHBand="0" w:firstRowFirstColumn="0" w:firstRowLastColumn="0" w:lastRowFirstColumn="0" w:lastRowLastColumn="0"/><w:rPr><w:rFonts w:asciiTheme="minorHAnsi" w:hAnsiTheme="minorHAnsi" w:cstheme="minorHAnsi"/><w:i/><w:iCs/><w:sz w:val="20"/><w:lang w:val="de-DE" w:eastAsia="ja-JP"/></w:rPr></w:pPr><w:r><w:rPr><w:rFonts w:asciiTheme="minorHAnsi" w:hAnsiTheme="minorHAnsi" w:cstheme="minorHAnsi"/><w:i/><w:iCs/><w:sz w:val="20"/><w:lang w:val="de-DE" w:eastAsia="ja-JP"/></w:rPr><w:t>UG</w:t></w:r></w:p></w:tc><w:tc><w:tcPr><w:tcW w:w="1134" w:type="dxa"/></w:tcPr><w:p w14:paraId="6B5D6B9B" w14:textId="77777777" w:rsidR="00440F0A" w:rsidRPr="00FE73DA" w:rsidRDefault="00440F0A" w:rsidP="00980A20"><w:pPr><w:spacing w:before="120" w:after="120"/><w:jc w:val="center"/><w:cnfStyle w:val="000000100000" w:firstRow="0" w:lastRow="0" w:firstColumn="0" w:lastColumn="0" w:oddVBand="0" w:evenVBand="0" w:oddHBand="1"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color w:val="000000"/><w:sz w:val="20"/></w:rPr><w:t>172.</w:t></w:r></w:p></w:tc><w:tc><w:tcPr><w:tcW w:w="2268" w:type="dxa"/></w:tcPr><w:p w14:paraId="79F60221" w14:textId="77777777" w:rsidR="00440F0A" w:rsidRPr="00FE73DA" w:rsidRDefault="00440F0A" w:rsidP="00DE42DE"><w:pPr><w:spacing w:before="120" w:after="120"/><w:cnfStyle w:val="000000100000" w:firstRow="0" w:lastRow="0" w:firstColumn="0" w:lastColumn="0" w:oddVBand="0" w:evenVBand="0" w:oddHBand="1"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16 + (VID / 2)</w:t></w:r></w:p></w:tc><w:tc><w:tcPr><w:tcW w:w="1985" w:type="dxa"/></w:tcPr><w:p w14:paraId="6DBCB0AF" w14:textId="77777777" w:rsidR="00440F0A" w:rsidRPr="00FE73DA" w:rsidRDefault="00440F0A" w:rsidP="00DE42DE"><w:pPr><w:spacing w:before="120" w:after="120"/><w:cnfStyle w:val="000000100000" w:firstRow="0" w:lastRow="0" w:firstColumn="0" w:lastColumn="0" w:oddVBand="0" w:evenVBand="0" w:oddHBand="1"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(TID - 1) / 2</w:t></w:r></w:p></w:tc><w:tc><w:tcPr><w:tcW w:w="1553" w:type="dxa"/></w:tcPr><w:p w14:paraId="7AD31DC9" w14:textId="77777777" w:rsidR="00440F0A" w:rsidRPr="00FE73DA" w:rsidRDefault="00440F0A" w:rsidP="00DE42DE"><w:pPr><w:spacing w:before="120" w:after="120"/><w:cnfStyle w:val="000000100000" w:firstRow="0" w:lastRow="0" w:firstColumn="0" w:lastColumn="0" w:oddVBand="0" w:evenVBand="0" w:oddHBand="1"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128 + IPID</w:t></w:r></w:p></w:tc></w:tr><w:tr w:rsidR="00440F0A" w14:paraId="035BC001" w14:textId="77777777" w:rsidTr="00DE42DE"><w:tc><w:tcPr><w:cnfStyle w:val="001000000000" w:firstRow="0" w:lastRow="0" w:firstColumn="1" w:lastColumn="0" w:oddVBand="0" w:evenVBand="0" w:oddHBand="0" w:evenHBand="0" w:firstRowFirstColumn="0" w:firstRowLastColumn="0" w:lastRowFirstColumn="0" w:lastRowLastColumn="0"/><w:tcW w:w="1271" w:type="dxa"/><w:tcBorders><w:bottom w:val="single" w:sz="4" w:space="0" w:color="auto"/></w:tcBorders></w:tcPr><w:p w14:paraId="4DF1F68F" w14:textId="77777777" w:rsidR="00440F0A" w:rsidRPr="00FE73DA" w:rsidRDefault="00440F0A" w:rsidP="00DE42DE"><w:pPr><w:spacing w:before="120" w:after="120"/><w:jc w:val="center"/><w:rPr><w:rFonts w:asciiTheme="minorHAnsi" w:hAnsiTheme="minorHAnsi" w:cstheme="minorHAnsi"/><w:b w:val="0"/><w:bCs w:val="0"/><w:sz w:val="20"/><w:lang w:val="de-DE" w:eastAsia="ja-JP"/></w:rPr></w:pPr><w:r><w:rPr><w:rFonts w:asciiTheme="minorHAnsi" w:hAnsiTheme="minorHAnsi" w:cstheme="minorHAnsi"/><w:b w:val="0"/><w:bCs w:val="0"/><w:sz w:val="20"/><w:lang w:val="de-DE" w:eastAsia="ja-JP"/></w:rPr><w:t>G</w:t></w:r></w:p></w:tc><w:tc><w:tcPr><w:tcW w:w="1134" w:type="dxa"/><w:tcBorders><w:bottom w:val="single" w:sz="4" w:space="0" w:color="auto"/></w:tcBorders></w:tcPr><w:p w14:paraId="568CADCE" w14:textId="77777777" w:rsidR="00440F0A" w:rsidRPr="00FE73DA" w:rsidRDefault="00440F0A" w:rsidP="00DE42DE"><w:pPr><w:spacing w:before="120" w:after="120"/><w:jc w:val="center"/><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lang w:val="de-DE" w:eastAsia="ja-JP"/></w:rPr><w:t>G</w:t></w:r></w:p></w:tc><w:tc><w:tcPr><w:tcW w:w="1134" w:type="dxa"/><w:tcBorders><w:bottom w:val="single" w:sz="4" w:space="0" w:color="auto"/></w:tcBorders></w:tcPr><w:p w14:paraId="6DF49A37" w14:textId="77777777" w:rsidR="00440F0A" w:rsidRPr="00FE73DA" w:rsidRDefault="00440F0A" w:rsidP="00980A20"><w:pPr><w:spacing w:before="120" w:after="120"/><w:jc w:val="center"/><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color w:val="000000"/><w:sz w:val="20"/></w:rPr><w:t>172.</w:t></w:r></w:p></w:tc><w:tc><w:tcPr><w:tcW w:w="2268" w:type="dxa"/><w:tcBorders><w:bottom w:val="single" w:sz="4" w:space="0" w:color="auto"/></w:tcBorders></w:tcPr><w:p w14:paraId="5BCD1CC6" w14:textId="77777777" w:rsidR="00440F0A" w:rsidRPr="00FE73DA" w:rsidRDefault="00440F0A" w:rsidP="00DE42DE"><w:pPr><w:spacing w:before="120" w:after="120"/><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16 + (VID / 2)</w:t></w:r></w:p></w:tc><w:tc><w:tcPr><w:tcW w:w="1985" w:type="dxa"/><w:tcBorders><w:bottom w:val="single" w:sz="4" w:space="0" w:color="auto"/></w:tcBorders></w:tcPr><w:p w14:paraId="66D5CE3D" w14:textId="77777777" w:rsidR="00440F0A" w:rsidRPr="00FE73DA" w:rsidRDefault="00440F0A" w:rsidP="00DE42DE"><w:pPr><w:spacing w:before="120" w:after="120"/><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TID / 2</w:t></w:r></w:p></w:tc><w:tc><w:tcPr><w:tcW w:w="1553" w:type="dxa"/><w:tcBorders><w:bottom w:val="single" w:sz="4" w:space="0" w:color="auto"/></w:tcBorders></w:tcPr><w:p w14:paraId="3355F318" w14:textId="77777777" w:rsidR="00440F0A" w:rsidRPr="00FE73DA" w:rsidRDefault="00440F0A" w:rsidP="00DE42DE"><w:pPr><w:spacing w:before="120" w:after="120"/><w:cnfStyle w:val="000000000000" w:firstRow="0" w:lastRow="0" w:firstColumn="0" w:lastColumn="0" w:oddVBand="0" w:evenVBand="0" w:oddHBand="0" w:evenHBand="0" w:firstRowFirstColumn="0" w:firstRowLastColumn="0" w:lastRowFirstColumn="0" w:lastRowLastColumn="0"/><w:rPr><w:rFonts w:asciiTheme="minorHAnsi" w:hAnsiTheme="minorHAnsi" w:cstheme="minorHAnsi"/><w:sz w:val="20"/><w:lang w:val="de-DE" w:eastAsia="ja-JP"/></w:rPr></w:pPr><w:r><w:rPr><w:rFonts w:asciiTheme="minorHAnsi" w:hAnsiTheme="minorHAnsi" w:cstheme="minorHAnsi"/><w:sz w:val="20"/></w:rPr><w:t>IPID</w:t></w:r></w:p></w:tc></w:tr><w:tr w:rsidR="00440F0A" w14:paraId="2C629E97" w14:textId="77777777" w:rsidTr="00DE42DE"><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271" w:type="dxa"/><w:tcBorders><w:top w:val="single" w:sz="4" w:space="0" w:color="auto"/><w:left w:val="single" w:sz="4" w:space="0" w:color="auto"/><w:bottom w:val="single" w:sz="4" w:space="0" w:color="auto"/></w:tcBorders><w:shd w:val="clear" w:color="auto" w:fill="FBD4B4" w:themeFill="accent6" w:themeFillTint="66"/></w:tcPr><w:p w14:paraId="71E1A97F" w14:textId="77777777" w:rsidR="00440F0A" w:rsidRPr="00FE73DA" w:rsidRDefault="00440F0A" w:rsidP="00DE42DE"><w:pPr><w:spacing w:before="120" w:after="120"/><w:jc w:val="center"/><w:rPr><w:rFonts w:asciiTheme="minorHAnsi" w:hAnsiTheme="minorHAnsi" w:cstheme="minorHAnsi"/><w:sz w:val="20"/><w:lang w:val="de-DE" w:eastAsia="ja-JP"/></w:rPr></w:pPr><w:r><w:rPr><w:rFonts w:asciiTheme="minorHAnsi" w:hAnsiTheme="minorHAnsi" w:cstheme="minorHAnsi"/><w:sz w:val="20"/><w:lang w:val="de-DE" w:eastAsia="ja-JP"/></w:rPr><w:t>Legende:</w:t></w:r></w:p></w:tc><w:tc><w:tcPr><w:tcW w:w="2268" w:type="dxa"/><w:gridSpan w:val="2"/><w:tcBorders><w:top w:val="single" w:sz="4" w:space="0" w:color="auto"/><w:bottom w:val="single" w:sz="4" w:space="0" w:color="auto"/></w:tcBorders><w:shd w:val="clear" w:color="auto" w:fill="FBD4B4" w:themeFill="accent6" w:themeFillTint="66"/></w:tcPr><w:p w14:paraId="793063BF" w14:textId="77777777" w:rsidR="00440F0A" w:rsidRPr="00FE73DA" w:rsidRDefault="00440F0A" w:rsidP="00DE42DE"><w:pPr><w:spacing w:before="120" w:after="120"/><w:jc w:val="center"/><w:cnfStyle w:val="000000100000" w:firstRow="0" w:lastRow="0" w:firstColumn="0" w:lastColumn="0" w:oddVBand="0" w:evenVBand="0" w:oddHBand="1" w:evenHBand="0" w:firstRowFirstColumn="0" w:firstRowLastColumn="0" w:lastRowFirstColumn="0" w:lastRowLastColumn="0"/><w:rPr><w:rFonts w:asciiTheme="minorHAnsi" w:hAnsiTheme="minorHAnsi" w:cstheme="minorHAnsi"/><w:color w:val="000000"/><w:sz w:val="20"/></w:rPr></w:pPr><w:r><w:rPr><w:rFonts w:asciiTheme="minorHAnsi" w:hAnsiTheme="minorHAnsi" w:cstheme="minorHAnsi"/><w:b/><w:bCs/><w:sz w:val="20"/><w:lang w:val="de-DE" w:eastAsia="ja-JP"/></w:rPr><w:t>VID = VLAN ID</w:t></w:r></w:p></w:tc><w:tc><w:tcPr><w:tcW w:w="2268" w:type="dxa"/><w:tcBorders><w:top w:val="single" w:sz="4" w:space="0" w:color="auto"/><w:bottom w:val="single" w:sz="4" w:space="0" w:color="auto"/></w:tcBorders><w:shd w:val="clear" w:color="auto" w:fill="FBD4B4" w:themeFill="accent6" w:themeFillTint="66"/></w:tcPr><w:p w14:paraId="506F84E8" w14:textId="77777777" w:rsidR="00440F0A" w:rsidRPr="00FE73DA" w:rsidRDefault="00440F0A" w:rsidP="00DE42DE"><w:pPr><w:spacing w:before="120" w:after="120"/><w:jc w:val="center"/><w:cnfStyle w:val="000000100000" w:firstRow="0" w:lastRow="0" w:firstColumn="0" w:lastColumn="0" w:oddVBand="0" w:evenVBand="0" w:oddHBand="1" w:evenHBand="0" w:firstRowFirstColumn="0" w:firstRowLastColumn="0" w:lastRowFirstColumn="0" w:lastRowLastColumn="0"/><w:rPr><w:rFonts w:asciiTheme="minorHAnsi" w:hAnsiTheme="minorHAnsi" w:cstheme="minorHAnsi"/><w:b/><w:bCs/><w:sz w:val="20"/></w:rPr></w:pPr><w:r><w:rPr><w:rFonts w:asciiTheme="minorHAnsi" w:hAnsiTheme="minorHAnsi" w:cstheme="minorHAnsi"/><w:b/><w:bCs/><w:sz w:val="20"/></w:rPr><w:t>TID = TRAIN ID</w:t></w:r></w:p></w:tc><w:tc><w:tcPr><w:tcW w:w="1985" w:type="dxa"/><w:tcBorders><w:top w:val="single" w:sz="4" w:space="0" w:color="auto"/><w:bottom w:val="single" w:sz="4" w:space="0" w:color="auto"/></w:tcBorders><w:shd w:val="clear" w:color="auto" w:fill="FBD4B4" w:themeFill="accent6" w:themeFillTint="66"/></w:tcPr><w:p w14:paraId="614A8F1F" w14:textId="77777777" w:rsidR="00440F0A" w:rsidRPr="00FE73DA" w:rsidRDefault="00440F0A" w:rsidP="00DE42DE"><w:pPr><w:spacing w:before="120" w:after="120"/><w:cnfStyle w:val="000000100000" w:firstRow="0" w:lastRow="0" w:firstColumn="0" w:lastColumn="0" w:oddVBand="0" w:evenVBand="0" w:oddHBand="1" w:evenHBand="0" w:firstRowFirstColumn="0" w:firstRowLastColumn="0" w:lastRowFirstColumn="0" w:lastRowLastColumn="0"/><w:rPr><w:rFonts w:asciiTheme="minorHAnsi" w:hAnsiTheme="minorHAnsi" w:cstheme="minorHAnsi"/><w:b/><w:bCs/><w:sz w:val="20"/></w:rPr></w:pPr><w:r><w:rPr><w:rFonts w:asciiTheme="minorHAnsi" w:hAnsiTheme="minorHAnsi" w:cstheme="minorHAnsi"/><w:b/><w:bCs/><w:sz w:val="20"/></w:rPr><w:t>UG = UNGERADE</w:t></w:r></w:p></w:tc><w:tc><w:tcPr><w:tcW w:w="1553" w:type="dxa"/><w:tcBorders><w:top w:val="single" w:sz="4" w:space="0" w:color="auto"/><w:bottom w:val="single" w:sz="4" w:space="0" w:color="auto"/><w:right w:val="single" w:sz="4" w:space="0" w:color="auto"/></w:tcBorders><w:shd w:val="clear" w:color="auto" w:fill="FBD4B4" w:themeFill="accent6" w:themeFillTint="66"/></w:tcPr><w:p w14:paraId="0461861C" w14:textId="77777777" w:rsidR="00440F0A" w:rsidRPr="00FE73DA" w:rsidRDefault="00440F0A" w:rsidP="00DE42DE"><w:pPr><w:spacing w:before="120" w:after="120"/><w:jc w:val="center"/><w:cnfStyle w:val="000000100000" w:firstRow="0" w:lastRow="0" w:firstColumn="0" w:lastColumn="0" w:oddVBand="0" w:evenVBand="0" w:oddHBand="1" w:evenHBand="0" w:firstRowFirstColumn="0" w:firstRowLastColumn="0" w:lastRowFirstColumn="0" w:lastRowLastColumn="0"/><w:rPr><w:rFonts w:asciiTheme="minorHAnsi" w:hAnsiTheme="minorHAnsi" w:cstheme="minorHAnsi"/><w:b/><w:bCs/><w:sz w:val="20"/></w:rPr></w:pPr><w:r><w:rPr><w:rFonts w:asciiTheme="minorHAnsi" w:hAnsiTheme="minorHAnsi" w:cstheme="minorHAnsi"/><w:b/><w:bCs/><w:sz w:val="20"/></w:rPr><w:t>G = GERADE</w:t></w:r></w:p></w:tc></w:tr></w:tbl><w:p w14:paraId="212CD0EE" w14:textId="23AD5905" w:rsidR="00824453" w:rsidRDefault="005C09E3" w:rsidP="00FE73DA"><w:pPr><w:pStyle w:val="Heading2"/></w:pPr><w:bookmarkStart w:id="52" w:name="_Toc229775487"/><w:r><w:t>Switchportbelegung</w:t></w:r><w:bookmarkEnd w:id="52"/></w:p><w:p w14:paraId="1E1CE627" w14:textId="77777777" w:rsidR="00181F18" w:rsidRDefault="00181F18" w:rsidP="00824453"><w:pPr><w:rPr><w:lang w:eastAsia="ja-JP"/></w:rPr></w:pPr><w:r><w:rPr><w:lang w:eastAsia="ja-JP"/></w:rPr><w:t xml:space="preserve">Die Belegung der Switchports wird grundsätzlich von STADLER vorgegeben. Hierfür stellt STADLER für jeden Zugtyp einen </w:t></w:r><w:r><w:rPr><w:b/><w:bCs/><w:lang w:eastAsia="ja-JP"/></w:rPr><w:t>Switchport-Belegungsplan</w:t></w:r><w:r><w:rPr><w:lang w:eastAsia="ja-JP"/></w:rPr><w:t xml:space="preserve"> bereit, der exakt definiert, welches Gerät an welchem Port angeschlossen ist.</w:t></w:r></w:p><w:p w14:paraId="2A1B548C" w14:textId="3C90E7E4" w:rsidR="00824453" w:rsidRDefault="00181F18" w:rsidP="00824453"><w:pPr><w:rPr><w:lang w:eastAsia="ja-JP"/></w:rPr></w:pPr><w:r><w:rPr><w:lang w:eastAsia="ja-JP"/></w:rPr><w:t>Ausgenommen hiervon sind die Ports für den Backbone, die Access Points und die CCU. Deren Belegung wird entweder direkt von NOMAD festgelegt oder in enger Abstimmung zwischen beiden Parteien definiert.</w:t></w:r></w:p><w:p w14:paraId="671CFCAA" w14:textId="5E15F207" w:rsidR="00181F18" w:rsidRDefault="00181F18" w:rsidP="00824453"><w:pPr><w:rPr><w:lang w:eastAsia="ja-JP"/></w:rPr></w:pPr><w:r><w:rPr><w:lang w:eastAsia="ja-JP"/></w:rPr><w:t>Die Konfiguration dieser Ports erfolgt durch NOMAD.</w:t></w:r></w:p><w:p w14:paraId="5A072571" w14:textId="77777777" w:rsidR="00AE7BEC" w:rsidRPr="00824453" w:rsidRDefault="00AE7BEC" w:rsidP="00824453"><w:pPr><w:rPr><w:lang w:val="de-DE" w:eastAsia="ja-JP"/></w:rPr></w:pPr></w:p><w:p w14:paraId="7B185763" w14:textId="0F104A15" w:rsidR="006C37F9" w:rsidRDefault="00001F1B" w:rsidP="00EE6C0C"><w:pPr><w:pStyle w:val="Heading2"/></w:pPr><w:bookmarkStart w:id="53" w:name="_Toc229775488"/><w:r><w:t>Backbone (Aufbau und Verkabelung)</w:t></w:r><w:bookmarkEnd w:id="53"/></w:p><w:p w14:paraId="50A46B7F" w14:textId="2F8B0851" w:rsidR="008844DC" w:rsidRPr="0039673B" w:rsidRDefault="008844DC" w:rsidP="008844DC"><w:pPr><w:rPr><w:lang w:val="de-DE" w:eastAsia="ja-JP"/></w:rPr></w:pPr><w:r><w:rPr><w:lang w:val="de-DE" w:eastAsia="ja-JP"/></w:rPr><w:t xml:space="preserve">Der Backbone ist als </w:t></w:r><w:r><w:rPr><w:b/><w:bCs/><w:lang w:val="de-DE" w:eastAsia="ja-JP"/></w:rPr><w:t>Trunk</w:t></w:r><w:r><w:rPr><w:lang w:val="de-DE" w:eastAsia="ja-JP"/></w:rPr><w:t xml:space="preserve"> für alle VLANs konfiguriert und ermöglicht so die notwendige Kommunikation zwischen sämtlichen im Netzwerk integrierten Geräten. Die Ports für den Backbone sind mit „</w:t></w:r><w:r><w:rPr><w:b/><w:bCs/><w:lang w:val="de-DE" w:eastAsia="ja-JP"/></w:rPr><w:t>Coldrelay-Bypass“</w:t></w:r><w:r><w:rPr><w:lang w:val="de-DE" w:eastAsia="ja-JP"/></w:rPr><w:t xml:space="preserve"> ausgestattet. Im Falle eines Switch-Ausfalls werden diese Ports gebrückt, sodass der Datenverkehr weiterhin ungehindert fließen kann. In Kombination mit der Ringtopologie ergibt sich dadurch eine hohe </w:t></w:r><w:r><w:rPr><w:b/><w:bCs/><w:lang w:val="de-DE" w:eastAsia="ja-JP"/></w:rPr><w:t>Ausfallsicherheit</w:t></w:r><w:r><w:rPr><w:lang w:val="de-DE" w:eastAsia="ja-JP"/></w:rPr><w:t xml:space="preserve"> und </w:t></w:r><w:r><w:rPr><w:b/><w:bCs/><w:lang w:val="de-DE" w:eastAsia="ja-JP"/></w:rPr><w:t>Redundanz</w:t></w:r><w:r><w:rPr><w:lang w:val="de-DE" w:eastAsia="ja-JP"/></w:rPr><w:t xml:space="preserve"> der Kommunikationswege.</w:t></w:r></w:p><w:p w14:paraId="124F1B2B" w14:textId="5312589A" w:rsidR="00691D6F" w:rsidRDefault="00691D6F" w:rsidP="00691D6F"><w:pPr><w:pStyle w:val="Heading3"/><w:rPr><w:lang w:val="de-DE" w:eastAsia="ja-JP"/></w:rPr></w:pPr><w:bookmarkStart w:id="54" w:name="_Toc229775489"/><w:r><w:rPr><w:lang w:val="de-DE" w:eastAsia="ja-JP"/></w:rPr><w:lastRenderedPageBreak/><w:t>4-Teiler (nahverkehr)</w:t></w:r><w:bookmarkEnd w:id="54"/></w:p><w:p w14:paraId="3A65EEF1" w14:textId="30B3E273" w:rsidR="00691D6F" w:rsidRPr="00691D6F" w:rsidRDefault="00691D6F" w:rsidP="00C62109"><w:pPr><w:jc w:val="center"/><w:rPr><w:lang w:val="de-DE" w:eastAsia="ja-JP" w:bidi="th-TH"/></w:rPr></w:pPr><w:r><w:rPr><w:noProof/><w:lang w:val="de-DE" w:eastAsia="ja-JP" w:bidi="th-TH"/></w:rPr><w:drawing><wp:inline distT="0" distB="0" distL="0" distR="0" wp14:anchorId="000332FE" wp14:editId="79BFC2B5"><wp:extent cx="4820717" cy="2852236"/><wp:effectExtent l="0" t="0" r="0" b="5715"/><wp:docPr id="806402484" name="Grafik 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06402484" name="Grafik 806402484"/><pic:cNvPicPr/></pic:nvPicPr><pic:blipFill><a:blip r:embed="rId23"><a:extLst><a:ext uri="{96DAC541-7B7A-43D3-8B79-37D633B846F1}"><asvg:svgBlip xmlns:asvg="http://schemas.microsoft.com/office/drawing/2016/SVG/main" r:embed="rId24"/></a:ext></a:extLst></a:blip><a:stretch><a:fillRect/></a:stretch></pic:blipFill><pic:spPr><a:xfrm><a:off x="0" y="0"/><a:ext cx="4837138" cy="2861952"/></a:xfrm><a:prstGeom prst="rect"><a:avLst/></a:prstGeom></pic:spPr></pic:pic></a:graphicData></a:graphic></wp:inline></w:drawing></w:r></w:p><w:p w14:paraId="69EC44EE" w14:textId="31CF034B" w:rsidR="00691D6F" w:rsidRDefault="00691D6F" w:rsidP="00691D6F"><w:pPr><w:pStyle w:val="Heading3"/><w:rPr><w:lang w:val="de-DE" w:eastAsia="ja-JP"/></w:rPr></w:pPr><w:bookmarkStart w:id="55" w:name="_Toc229775490"/><w:r><w:rPr><w:lang w:val="de-DE" w:eastAsia="ja-JP"/></w:rPr><w:t>5-Teiler (Fernverkehr)</w:t></w:r><w:bookmarkEnd w:id="55"/></w:p><w:p w14:paraId="349BCC6C" w14:textId="7892E198" w:rsidR="00691D6F" w:rsidRPr="00691D6F" w:rsidRDefault="00B02276" w:rsidP="00C62109"><w:pPr><w:jc w:val="center"/><w:rPr><w:lang w:val="de-DE" w:eastAsia="ja-JP" w:bidi="th-TH"/></w:rPr></w:pPr><w:r><w:rPr><w:noProof/><w:lang w:val="de-DE" w:eastAsia="ja-JP" w:bidi="th-TH"/></w:rPr><w:drawing><wp:inline distT="0" distB="0" distL="0" distR="0" wp14:anchorId="35E584DF" wp14:editId="7CDF668D"><wp:extent cx="5974779" cy="4086225"/><wp:effectExtent l="0" t="0" r="6985" b="0"/><wp:docPr id="1489042238" name="Grafik 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89042238" name="Grafik 1489042238"/><pic:cNvPicPr/></pic:nvPicPr><pic:blipFill><a:blip r:embed="rId25"><a:extLst><a:ext uri="{96DAC541-7B7A-43D3-8B79-37D633B846F1}"><asvg:svgBlip xmlns:asvg="http://schemas.microsoft.com/office/drawing/2016/SVG/main" r:embed="rId26"/></a:ext></a:extLst></a:blip><a:stretch><a:fillRect/></a:stretch></pic:blipFill><pic:spPr><a:xfrm><a:off x="0" y="0"/><a:ext cx="6009124" cy="4109714"/></a:xfrm><a:prstGeom prst="rect"><a:avLst/></a:prstGeom></pic:spPr></pic:pic></a:graphicData></a:graphic></wp:inline></w:drawing></w:r></w:p><w:p w14:paraId="3AC22C3B" w14:textId="738C56D6" w:rsidR="00047971" w:rsidRPr="00047971" w:rsidRDefault="00691D6F" w:rsidP="00691D6F"><w:pPr><w:pStyle w:val="Heading3"/><w:rPr><w:lang w:val="de-DE" w:eastAsia="ja-JP"/></w:rPr></w:pPr><w:bookmarkStart w:id="56" w:name="_Toc229775491"/><w:r><w:rPr><w:lang w:val="de-DE" w:eastAsia="ja-JP"/></w:rPr><w:lastRenderedPageBreak/><w:t>6-teiler (nahverkehr und fernverkehr)</w:t></w:r><w:bookmarkEnd w:id="56"/></w:p><w:p w14:paraId="65CEFC63" w14:textId="11E28874" w:rsidR="00C62109" w:rsidRDefault="00047971" w:rsidP="00EE6C0C"><w:pPr><w:rPr><w:lang w:val="de-DE" w:eastAsia="ja-JP"/></w:rPr></w:pPr><w:r><w:rPr><w:noProof/><w:lang w:val="de-DE" w:eastAsia="ja-JP"/></w:rPr><w:drawing><wp:inline distT="0" distB="0" distL="0" distR="0" wp14:anchorId="13916E49" wp14:editId="6566CCA4"><wp:extent cx="5940425" cy="4555490"/><wp:effectExtent l="0" t="0" r="3175" b="0"/><wp:docPr id="1127646998" name="Grafik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27646998" name="Grafik 1127646998"/><pic:cNvPicPr/></pic:nvPicPr><pic:blipFill><a:blip r:embed="rId27"><a:extLst><a:ext uri="{96DAC541-7B7A-43D3-8B79-37D633B846F1}"><asvg:svgBlip xmlns:asvg="http://schemas.microsoft.com/office/drawing/2016/SVG/main" r:embed="rId28"/></a:ext></a:extLst></a:blip><a:stretch><a:fillRect/></a:stretch></pic:blipFill><pic:spPr><a:xfrm><a:off x="0" y="0"/><a:ext cx="5940425" cy="4555490"/></a:xfrm><a:prstGeom prst="rect"><a:avLst/></a:prstGeom></pic:spPr></pic:pic></a:graphicData></a:graphic></wp:inline></w:drawing></w:r></w:p><w:p w14:paraId="5E3AAA3A" w14:textId="12D4D362" w:rsidR="00C62109" w:rsidRDefault="00C62109" w:rsidP="00691D6F"><w:pPr><w:pStyle w:val="Heading3"/><w:rPr><w:lang w:val="de-DE" w:eastAsia="ja-JP"/></w:rPr></w:pPr><w:bookmarkStart w:id="57" w:name="_Toc229775492"/><w:r><w:rPr><w:lang w:val="de-DE" w:eastAsia="ja-JP"/></w:rPr><w:t>accesspoint zu innenantenne</w:t></w:r><w:bookmarkEnd w:id="57"/></w:p><w:tbl><w:tblPr><w:tblStyle w:val="TableGrid"/><w:tblW w:w="0" w:type="auto"/><w:jc w:val="center"/><w:tblLook w:val="04A0" w:firstRow="1" w:lastRow="0" w:firstColumn="1" w:lastColumn="0" w:noHBand="0" w:noVBand="1"/></w:tblPr><w:tblGrid><w:gridCol w:w="4672"/><w:gridCol w:w="4673"/></w:tblGrid><w:tr w:rsidR="00970009" w14:paraId="1B5FB701" w14:textId="77777777" w:rsidTr="0023302A"><w:trPr><w:trHeight w:val="567"/><w:jc w:val="center"/></w:trPr><w:tc><w:tcPr><w:tcW w:w="4672" w:type="dxa"/></w:tcPr><w:p w14:paraId="08DBFBA3" w14:textId="77C312CE" w:rsidR="00970009" w:rsidRPr="00AE7BEC" w:rsidRDefault="00970009" w:rsidP="00970009"><w:pPr><w:jc w:val="center"/><w:rPr><w:rFonts w:ascii="Calibri" w:hAnsi="Calibri" w:cs="Calibri"/><w:b/><w:bCs/><w:sz w:val="24"/><w:szCs w:val="24"/><w:lang w:val="de-DE" w:eastAsia="ja-JP" w:bidi="th-TH"/></w:rPr></w:pPr><w:r><w:rPr><w:rFonts w:ascii="Calibri" w:hAnsi="Calibri" w:cs="Calibri"/><w:b/><w:bCs/><w:sz w:val="24"/><w:szCs w:val="24"/><w:lang w:val="de-DE" w:eastAsia="ja-JP" w:bidi="th-TH"/></w:rPr><w:t>Access-point</w:t></w:r></w:p></w:tc><w:tc><w:tcPr><w:tcW w:w="4673" w:type="dxa"/></w:tcPr><w:p w14:paraId="7A5148B8" w14:textId="23F90ADC" w:rsidR="00970009" w:rsidRPr="00AE7BEC" w:rsidRDefault="00970009" w:rsidP="00970009"><w:pPr><w:jc w:val="center"/><w:rPr><w:rFonts w:ascii="Calibri" w:hAnsi="Calibri" w:cs="Calibri"/><w:b/><w:bCs/><w:sz w:val="24"/><w:szCs w:val="24"/><w:lang w:val="de-DE" w:eastAsia="ja-JP" w:bidi="th-TH"/></w:rPr></w:pPr><w:r><w:rPr><w:rFonts w:ascii="Calibri" w:hAnsi="Calibri" w:cs="Calibri"/><w:b/><w:bCs/><w:sz w:val="24"/><w:szCs w:val="24"/><w:lang w:val="de-DE" w:eastAsia="ja-JP" w:bidi="th-TH"/></w:rPr><w:t>Innenantenne</w:t></w:r></w:p></w:tc></w:tr><w:tr w:rsidR="00970009" w14:paraId="203EC1C7" w14:textId="77777777" w:rsidTr="0023302A"><w:trPr><w:trHeight w:hRule="exact" w:val="567"/><w:jc w:val="center"/></w:trPr><w:tc><w:tcPr><w:tcW w:w="4672" w:type="dxa"/><w:vAlign w:val="center"/></w:tcPr><w:p w14:paraId="41FC5417" w14:textId="5736033A" w:rsidR="00970009" w:rsidRPr="00AE7BEC" w:rsidRDefault="00970009" w:rsidP="00970009"><w:pPr><w:jc w:val="center"/><w:rPr><w:rFonts w:ascii="Calibri" w:hAnsi="Calibri" w:cs="Calibri"/><w:lang w:val="de-DE" w:eastAsia="ja-JP" w:bidi="th-TH"/></w:rPr></w:pPr><w:r><w:rPr><w:rFonts w:ascii="Calibri" w:hAnsi="Calibri" w:cs="Calibri"/><w:lang w:val="de-DE" w:eastAsia="ja-JP" w:bidi="th-TH"/></w:rPr><w:t>A1</w:t></w:r></w:p></w:tc><w:tc><w:tcPr><w:tcW w:w="4673" w:type="dxa"/><w:vAlign w:val="center"/></w:tcPr><w:p w14:paraId="0832CF13" w14:textId="4D99B038" w:rsidR="00970009" w:rsidRPr="00AE7BEC" w:rsidRDefault="00970009" w:rsidP="00970009"><w:pPr><w:jc w:val="center"/><w:rPr><w:rFonts w:ascii="Calibri" w:hAnsi="Calibri" w:cs="Calibri"/><w:lang w:val="de-DE" w:eastAsia="ja-JP" w:bidi="th-TH"/></w:rPr></w:pPr><w:r><w:rPr><w:rFonts w:ascii="Calibri" w:hAnsi="Calibri" w:cs="Calibri"/><w:lang w:val="de-DE" w:eastAsia="ja-JP" w:bidi="th-TH"/></w:rPr><w:t>WIFI 1</w:t></w:r></w:p></w:tc></w:tr><w:tr w:rsidR="00970009" w14:paraId="2F67C6FC" w14:textId="77777777" w:rsidTr="0023302A"><w:trPr><w:trHeight w:hRule="exact" w:val="567"/><w:jc w:val="center"/></w:trPr><w:tc><w:tcPr><w:tcW w:w="4672" w:type="dxa"/><w:vAlign w:val="center"/></w:tcPr><w:p w14:paraId="229CB9C6" w14:textId="3F2BEAA1" w:rsidR="00970009" w:rsidRPr="00AE7BEC" w:rsidRDefault="00970009" w:rsidP="00970009"><w:pPr><w:jc w:val="center"/><w:rPr><w:rFonts w:ascii="Calibri" w:hAnsi="Calibri" w:cs="Calibri"/><w:lang w:val="de-DE" w:eastAsia="ja-JP" w:bidi="th-TH"/></w:rPr></w:pPr><w:r><w:rPr><w:rFonts w:ascii="Calibri" w:hAnsi="Calibri" w:cs="Calibri"/><w:lang w:val="de-DE" w:eastAsia="ja-JP" w:bidi="th-TH"/></w:rPr><w:t>A2</w:t></w:r></w:p></w:tc><w:tc><w:tcPr><w:tcW w:w="4673" w:type="dxa"/><w:vAlign w:val="center"/></w:tcPr><w:p w14:paraId="718FA988" w14:textId="71AA57C1" w:rsidR="00970009" w:rsidRPr="00AE7BEC" w:rsidRDefault="00970009" w:rsidP="00970009"><w:pPr><w:jc w:val="center"/><w:rPr><w:rFonts w:ascii="Calibri" w:hAnsi="Calibri" w:cs="Calibri"/><w:lang w:val="de-DE" w:eastAsia="ja-JP" w:bidi="th-TH"/></w:rPr></w:pPr><w:r><w:rPr><w:rFonts w:ascii="Calibri" w:hAnsi="Calibri" w:cs="Calibri"/><w:lang w:val="de-DE" w:eastAsia="ja-JP" w:bidi="th-TH"/></w:rPr><w:t>WIFI 6</w:t></w:r></w:p></w:tc></w:tr><w:tr w:rsidR="00970009" w14:paraId="696F8DA9" w14:textId="77777777" w:rsidTr="0023302A"><w:trPr><w:trHeight w:hRule="exact" w:val="567"/><w:jc w:val="center"/></w:trPr><w:tc><w:tcPr><w:tcW w:w="4672" w:type="dxa"/><w:vAlign w:val="center"/></w:tcPr><w:p w14:paraId="3B497FB3" w14:textId="1114865A" w:rsidR="00970009" w:rsidRPr="00AE7BEC" w:rsidRDefault="00970009" w:rsidP="00970009"><w:pPr><w:jc w:val="center"/><w:rPr><w:rFonts w:ascii="Calibri" w:hAnsi="Calibri" w:cs="Calibri"/><w:lang w:val="de-DE" w:eastAsia="ja-JP" w:bidi="th-TH"/></w:rPr></w:pPr><w:r><w:rPr><w:rFonts w:ascii="Calibri" w:hAnsi="Calibri" w:cs="Calibri"/><w:lang w:val="de-DE" w:eastAsia="ja-JP" w:bidi="th-TH"/></w:rPr><w:t>A3</w:t></w:r></w:p></w:tc><w:tc><w:tcPr><w:tcW w:w="4673" w:type="dxa"/><w:vAlign w:val="center"/></w:tcPr><w:p w14:paraId="0DB4BAD1" w14:textId="60227434" w:rsidR="00970009" w:rsidRPr="00AE7BEC" w:rsidRDefault="00970009" w:rsidP="00970009"><w:pPr><w:jc w:val="center"/><w:rPr><w:rFonts w:ascii="Calibri" w:hAnsi="Calibri" w:cs="Calibri"/><w:lang w:val="de-DE" w:eastAsia="ja-JP" w:bidi="th-TH"/></w:rPr></w:pPr><w:r><w:rPr><w:rFonts w:ascii="Calibri" w:hAnsi="Calibri" w:cs="Calibri"/><w:lang w:val="de-DE" w:eastAsia="ja-JP" w:bidi="th-TH"/></w:rPr><w:t>WIFI 3</w:t></w:r></w:p></w:tc></w:tr><w:tr w:rsidR="00970009" w14:paraId="04C7EE55" w14:textId="77777777" w:rsidTr="0023302A"><w:trPr><w:trHeight w:hRule="exact" w:val="567"/><w:jc w:val="center"/></w:trPr><w:tc><w:tcPr><w:tcW w:w="4672" w:type="dxa"/><w:vAlign w:val="center"/></w:tcPr><w:p w14:paraId="779A6CE6" w14:textId="63994EEF" w:rsidR="00970009" w:rsidRPr="00AE7BEC" w:rsidRDefault="00970009" w:rsidP="00970009"><w:pPr><w:jc w:val="center"/><w:rPr><w:rFonts w:ascii="Calibri" w:hAnsi="Calibri" w:cs="Calibri"/><w:lang w:val="de-DE" w:eastAsia="ja-JP" w:bidi="th-TH"/></w:rPr></w:pPr><w:r><w:rPr><w:rFonts w:ascii="Calibri" w:hAnsi="Calibri" w:cs="Calibri"/><w:lang w:val="de-DE" w:eastAsia="ja-JP" w:bidi="th-TH"/></w:rPr><w:t>A4</w:t></w:r></w:p></w:tc><w:tc><w:tcPr><w:tcW w:w="4673" w:type="dxa"/><w:vAlign w:val="center"/></w:tcPr><w:p w14:paraId="7A50B1F5" w14:textId="1FA45AA3" w:rsidR="00970009" w:rsidRPr="00AE7BEC" w:rsidRDefault="00970009" w:rsidP="00970009"><w:pPr><w:jc w:val="center"/><w:rPr><w:rFonts w:ascii="Calibri" w:hAnsi="Calibri" w:cs="Calibri"/><w:lang w:val="de-DE" w:eastAsia="ja-JP" w:bidi="th-TH"/></w:rPr></w:pPr><w:r><w:rPr><w:rFonts w:ascii="Calibri" w:hAnsi="Calibri" w:cs="Calibri"/><w:lang w:val="de-DE" w:eastAsia="ja-JP" w:bidi="th-TH"/></w:rPr><w:t>WIFI 4</w:t></w:r></w:p></w:tc></w:tr><w:tr w:rsidR="00970009" w14:paraId="5048A751" w14:textId="77777777" w:rsidTr="0023302A"><w:trPr><w:trHeight w:hRule="exact" w:val="567"/><w:jc w:val="center"/></w:trPr><w:tc><w:tcPr><w:tcW w:w="4672" w:type="dxa"/><w:vAlign w:val="center"/></w:tcPr><w:p w14:paraId="050EDCC5" w14:textId="4DAD35C2" w:rsidR="00970009" w:rsidRPr="00AE7BEC" w:rsidRDefault="00970009" w:rsidP="00970009"><w:pPr><w:jc w:val="center"/><w:rPr><w:rFonts w:ascii="Calibri" w:hAnsi="Calibri" w:cs="Calibri"/><w:lang w:val="de-DE" w:eastAsia="ja-JP" w:bidi="th-TH"/></w:rPr></w:pPr><w:r><w:rPr><w:rFonts w:ascii="Calibri" w:hAnsi="Calibri" w:cs="Calibri"/><w:lang w:val="de-DE" w:eastAsia="ja-JP" w:bidi="th-TH"/></w:rPr><w:t>B1</w:t></w:r></w:p></w:tc><w:tc><w:tcPr><w:tcW w:w="4673" w:type="dxa"/><w:vAlign w:val="center"/></w:tcPr><w:p w14:paraId="26381349" w14:textId="0A6677DE" w:rsidR="00970009" w:rsidRPr="00AE7BEC" w:rsidRDefault="0023302A" w:rsidP="00970009"><w:pPr><w:jc w:val="center"/><w:rPr><w:rFonts w:ascii="Calibri" w:hAnsi="Calibri" w:cs="Calibri"/><w:lang w:val="de-DE" w:eastAsia="ja-JP" w:bidi="th-TH"/></w:rPr></w:pPr><w:r><w:rPr><w:rFonts w:ascii="Calibri" w:hAnsi="Calibri" w:cs="Calibri"/><w:lang w:val="de-DE" w:eastAsia="ja-JP" w:bidi="th-TH"/></w:rPr><w:t>WIFI 2</w:t></w:r></w:p></w:tc></w:tr><w:tr w:rsidR="00970009" w14:paraId="01D8B8F3" w14:textId="77777777" w:rsidTr="0023302A"><w:trPr><w:trHeight w:hRule="exact" w:val="567"/><w:jc w:val="center"/></w:trPr><w:tc><w:tcPr><w:tcW w:w="4672" w:type="dxa"/></w:tcPr><w:p w14:paraId="0EEC61A0" w14:textId="65FD2EA4" w:rsidR="00970009" w:rsidRPr="00AE7BEC" w:rsidRDefault="0023302A" w:rsidP="0023302A"><w:pPr><w:jc w:val="center"/><w:rPr><w:rFonts w:ascii="Calibri" w:hAnsi="Calibri" w:cs="Calibri"/><w:lang w:val="de-DE" w:eastAsia="ja-JP" w:bidi="th-TH"/></w:rPr></w:pPr><w:r><w:rPr><w:rFonts w:ascii="Calibri" w:hAnsi="Calibri" w:cs="Calibri"/><w:lang w:val="de-DE" w:eastAsia="ja-JP" w:bidi="th-TH"/></w:rPr><w:t>B2</w:t></w:r></w:p></w:tc><w:tc><w:tcPr><w:tcW w:w="4673" w:type="dxa"/></w:tcPr><w:p w14:paraId="1D69E090" w14:textId="1A8F6545" w:rsidR="00970009" w:rsidRPr="00AE7BEC" w:rsidRDefault="0023302A" w:rsidP="0023302A"><w:pPr><w:jc w:val="center"/><w:rPr><w:rFonts w:ascii="Calibri" w:hAnsi="Calibri" w:cs="Calibri"/><w:lang w:val="de-DE" w:eastAsia="ja-JP" w:bidi="th-TH"/></w:rPr></w:pPr><w:r><w:rPr><w:rFonts w:ascii="Calibri" w:hAnsi="Calibri" w:cs="Calibri"/><w:lang w:val="de-DE" w:eastAsia="ja-JP" w:bidi="th-TH"/></w:rPr><w:t>WIFI 5</w:t></w:r></w:p></w:tc></w:tr></w:tbl><w:p w14:paraId="1D5C7309" w14:textId="0CF7A64F" w:rsidR="00691D6F" w:rsidRDefault="00C62109" w:rsidP="00691D6F"><w:pPr><w:pStyle w:val="Heading3"/><w:rPr><w:lang w:val="de-DE" w:eastAsia="ja-JP"/></w:rPr></w:pPr><w:bookmarkStart w:id="58" w:name="_Toc229775493"/><w:r><w:rPr><w:lang w:val="de-DE" w:eastAsia="ja-JP"/></w:rPr><w:lastRenderedPageBreak/><w:t>ccu und dachantennen verbindung</w:t></w:r><w:bookmarkEnd w:id="58"/></w:p><w:p w14:paraId="73D27B07" w14:textId="24BF0DC7" w:rsidR="00C62109" w:rsidRDefault="00C62109" w:rsidP="00C62109"><w:pPr><w:rPr><w:lang w:val="de-DE" w:eastAsia="ja-JP" w:bidi="th-TH"/></w:rPr></w:pPr><w:r><w:rPr><w:noProof/></w:rPr><w:drawing><wp:inline distT="0" distB="0" distL="0" distR="0" wp14:anchorId="454619A0" wp14:editId="79BEB8A8"><wp:extent cx="5772785" cy="4264660"/><wp:effectExtent l="0" t="0" r="0" b="2540"/><wp:docPr id="2001900283" name="Grafik 8" descr="A diagram of different types of electrical components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 descr="A diagram of different types of electrical components  Description automatically generated"/><pic:cNvPicPr><a:picLocks noChangeAspect="1" noChangeArrowheads="1"/></pic:cNvPicPr></pic:nvPicPr><pic:blipFill><a:blip r:embed="rId29"><a:extLst><a:ext uri="{28A0092B-C50C-407E-A947-70E740481C1C}"><a14:useLocalDpi xmlns:a14="http://schemas.microsoft.com/office/drawing/2010/main" val="0"/></a:ext></a:extLst></a:blip><a:srcRect/><a:stretch><a:fillRect/></a:stretch></pic:blipFill><pic:spPr bwMode="auto"><a:xfrm><a:off x="0" y="0"/><a:ext cx="5772785" cy="4264660"/></a:xfrm><a:prstGeom prst="rect"><a:avLst/></a:prstGeom><a:noFill/><a:ln><a:noFill/></a:ln></pic:spPr></pic:pic></a:graphicData></a:graphic></wp:inline></w:drawing></w:r></w:p><w:p w14:paraId="0E273615" w14:textId="11528844" w:rsidR="000A1A30" w:rsidRDefault="000A1A30"><w:pPr><w:rPr><w:lang w:val="de-DE" w:eastAsia="ja-JP" w:bidi="th-TH"/></w:rPr></w:pPr><w:r><w:rPr><w:lang w:val="de-DE" w:eastAsia="ja-JP" w:bidi="th-TH"/></w:rPr><w:br w:type="page"/></w:r></w:p><w:p w14:paraId="3508D63C" w14:textId="77777777" w:rsidR="0036318C" w:rsidRDefault="00D45FC0"><w:pPr><w:pStyle w:val="Heading2"/></w:pPr><w:bookmarkStart w:id="59" w:name="_Toc229775494"/><w:r><w:lastRenderedPageBreak/><w:t>Backbone Ring-Redundanz (RSTP)</w:t></w:r><w:bookmarkEnd w:id="59"/></w:p><w:p w14:paraId="2F0F9A0F" w14:textId="77777777" w:rsidR="0036318C" w:rsidRDefault="00D45FC0"><w:r><w:t>Der Zug-Backbone ist als Ringtopologie über die im Wagen verbauten 28-Port VDSRail-Switches aufgebaut. Als Redundanzmechanismus zur Vermeidung von Schleifen und zur automatischen Pfadumschaltung im Fehlerfall (z. B. Kabelbruch oder Switch-Ausfall) kommt das Rapid Spanning Tree Protocol (IEEE 802.1w, RSTP) zum Einsatz.</w:t></w:r></w:p><w:p w14:paraId="0495F843" w14:textId="77777777" w:rsidR="0036318C" w:rsidRDefault="00D45FC0"><w:r><w:t>Im Normalbetrieb wird ein Pfad des Rings logisch blockiert; im Fehlerfall wird er innerhalb der RSTP-Konvergenzzeit reaktiviert. Die typische Konvergenzzeit beträgt unter den im Dosto-Neu-Setup gegebenen Bedingungen etwa 10 Sekunden (siehe auch Abschnitt „Anforderungen“ – Tabelle Stadler-Anforderungen).</w:t></w:r></w:p><w:p w14:paraId="0861C868" w14:textId="77777777" w:rsidR="0036318C" w:rsidRDefault="00D45FC0"><w:pPr><w:pStyle w:val="Heading3"/></w:pPr><w:bookmarkStart w:id="60" w:name="_Toc229775495"/><w:r><w:t>Priorisierung der STP-Master-Wahl</w:t></w:r><w:bookmarkEnd w:id="60"/></w:p><w:p w14:paraId="2A51FBC0" w14:textId="77777777" w:rsidR="0036318C" w:rsidRDefault="00D45FC0"><w:r><w:t>Die RSTP-Priorität wird je Switch konfiguriert, um eine deterministische Master-Auswahl im Ring zu gewährleisten:</w:t></w:r></w:p><w:p w14:paraId="2633B08B" w14:textId="77777777" w:rsidR="0036318C" w:rsidRDefault="00D45FC0"><w:pPr><w:pStyle w:val="ListParagraph"/><w:numPr><w:ilvl w:val="0"/><w:numId w:val="1"/></w:numPr></w:pPr><w:r><w:t>Der Switch, der direkt mit der CCU verbunden ist (Master-Wagen), erhält die niedrigste Priorität (0) und wird im Normalbetrieb zum STP-Root.</w:t></w:r></w:p><w:p w14:paraId="28089C64" w14:textId="77777777" w:rsidR="0036318C" w:rsidRDefault="00D45FC0"><w:pPr><w:pStyle w:val="ListParagraph"/><w:numPr><w:ilvl w:val="0"/><w:numId w:val="1"/></w:numPr></w:pPr><w:r><w:t>Sekundäre Switches am gleichen Ende der CCU erhalten Priorität 4096.</w:t></w:r></w:p><w:p w14:paraId="6D645E46" w14:textId="77777777" w:rsidR="0036318C" w:rsidRDefault="00D45FC0"><w:pPr><w:pStyle w:val="ListParagraph"/><w:numPr><w:ilvl w:val="0"/><w:numId w:val="1"/></w:numPr></w:pPr><w:r><w:t>Alle übrigen Switches im Backbone laufen mit der Standardpriorität. Fällt der priorisierte Switch aus, übernimmt der nächste Switch entsprechend seiner MAC-Adresse die Root-Rolle.</w:t></w:r></w:p><w:p w14:paraId="3E819B3E" w14:textId="77777777" w:rsidR="0036318C" w:rsidRDefault="00D45FC0"><w:pPr><w:pStyle w:val="Heading3"/></w:pPr><w:bookmarkStart w:id="61" w:name="_Toc229775496"/><w:r><w:t>Edge-Ports an Client-Schnittstellen</w:t></w:r><w:bookmarkEnd w:id="61"/></w:p><w:p w14:paraId="0D2D5E16" w14:textId="77777777" w:rsidR="0036318C" w:rsidRDefault="00D45FC0"><w:r><w:t>Alle Switch-Ports, an denen Endgeräte oder Drittsysteme angeschlossen sind (z. B. Access-Points, RDC, FIS, CCTV, Sprechstellen), werden mit der Option „spanning-tree edge“ konfiguriert. Edge-Ports gehen beim Link-Up direkt in den Forwarding-Zustand über und durchlaufen weder Listening noch Learning. Damit wird verhindert, dass das Anstecken eines Endgerätes eine Neuberechnung des Spannbaums auslöst, und die Verfügbarkeit am Client-Port wird auf wenige Hundert Millisekunden reduziert.</w:t></w:r></w:p><w:p w14:paraId="207F2D30" w14:textId="77777777" w:rsidR="0036318C" w:rsidRDefault="00D45FC0"><w:pPr><w:pStyle w:val="Heading3"/></w:pPr><w:bookmarkStart w:id="62" w:name="_Toc229775497"/><w:r><w:t>Verhalten bei Mehrfachtraktion</w:t></w:r><w:bookmarkEnd w:id="62"/></w:p><w:p w14:paraId="49F550F2" w14:textId="77777777" w:rsidR="0036318C" w:rsidRDefault="00D45FC0"><w:r><w:t xml:space="preserve">Bei Mehrfachtraktion werden die für die Multi-Traktion vorgesehenen Switch-Ports als Trunk konfiguriert (alle relevanten Stadler-VLANs). RSTP läuft transparent über die Kupplungs-OctiConn-Verbindungen weiter. Da die Frontkupplungs-Verbindung mit 1 Gbit/s ausgelegt ist (Dellner OctiConn, CAT 6a/CAT 7), bildet sie den begrenzenden Faktor zwischen zwei Fahrzeugen. Die Pfadkosten der Kupplungsstrecken werden so gewählt, dass der innerhalb des Fahrzeugs gebildete Ring bevorzugt wird und der Multi-Traktions-Pfad </w:t></w:r><w:r><w:t>nur dann genutzt wird, wenn die direkte Wagenverbindung im Fahrzeug ausgefallen ist.</w:t></w:r></w:p><w:p w14:paraId="632F2AD4" w14:textId="77777777" w:rsidR="0036318C" w:rsidRDefault="00D45FC0"><w:pPr><w:pStyle w:val="Heading3"/></w:pPr><w:bookmarkStart w:id="63" w:name="_Toc229775498"/><w:r><w:t>Coldrelay-Bypass als Ergänzung zu RSTP</w:t></w:r><w:bookmarkEnd w:id="63"/></w:p><w:p w14:paraId="238AFBD5" w14:textId="77777777" w:rsidR="0036318C" w:rsidRDefault="00D45FC0"><w:r><w:t>Zusätzlich zu RSTP sind die Backbone-Ports der Switches mit einem „Coldrelay-Bypass“ ausgestattet. Bei einem Switch-Ausfall werden die zwei Backbone-Ports des betroffenen Switches hardwareseitig gebrückt, sodass der Ring-Datenverkehr auch ohne Eingriff von RSTP ungehindert weiterläuft. Coldrelay-Bypass schützt damit gegen Switch-Hardwarefehler, während RSTP gegen Kabel- und Linkfehler schützt. Beide Mechanismen sind komplementär und werden parallel betrieben.</w:t></w:r></w:p><w:p w14:paraId="15378D6C" w14:textId="5B69217D" w:rsidR="00EE6C0C" w:rsidRDefault="00001F1B" w:rsidP="00EE6C0C"><w:pPr><w:pStyle w:val="Heading2"/></w:pPr><w:bookmarkStart w:id="64" w:name="_Toc229775499"/><w:r><w:lastRenderedPageBreak/><w:t>Backend</w:t></w:r><w:bookmarkEnd w:id="64"/></w:p><w:p w14:paraId="785EEE4D" w14:textId="569CDEBC" w:rsidR="00341756" w:rsidRDefault="00341756" w:rsidP="00341756"><w:pPr><w:rPr><w:lang w:val="de-DE" w:eastAsia="ja-JP"/></w:rPr></w:pPr><w:r><w:rPr><w:lang w:val="de-DE" w:eastAsia="ja-JP"/></w:rPr><w:t xml:space="preserve">Im Rahmen des Projektes </w:t></w:r><w:r><w:rPr><w:b/><w:bCs/><w:lang w:val="de-DE" w:eastAsia="ja-JP"/></w:rPr><w:t>DOSTO Neu</w:t></w:r><w:r><w:rPr><w:lang w:val="de-DE" w:eastAsia="ja-JP"/></w:rPr><w:t xml:space="preserve"> wird ein Backend im Rechenzentrum von </w:t></w:r><w:r><w:rPr><w:b/><w:bCs/><w:lang w:val="de-DE" w:eastAsia="ja-JP"/></w:rPr><w:t xml:space="preserve">NextLayer Austria </w:t></w:r><w:r><w:rPr><w:lang w:val="de-DE" w:eastAsia="ja-JP"/></w:rPr><w:t xml:space="preserve">bereitgestellt. Dabei kommt die proprietäre </w:t></w:r><w:r><w:rPr><w:b/><w:bCs/><w:lang w:val="de-DE" w:eastAsia="ja-JP"/></w:rPr><w:t>MAR5-Software</w:t></w:r><w:r><w:rPr><w:lang w:val="de-DE" w:eastAsia="ja-JP"/></w:rPr><w:t xml:space="preserve"> zum Einsatz, die als </w:t></w:r><w:r><w:rPr><w:b/><w:bCs/><w:lang w:val="de-DE" w:eastAsia="ja-JP"/></w:rPr><w:t>VPN-Lösung</w:t></w:r><w:r><w:rPr><w:lang w:val="de-DE" w:eastAsia="ja-JP"/></w:rPr><w:t xml:space="preserve"> fungiert.</w:t></w:r><w:r><w:rPr><w:lang w:val="de-DE" w:eastAsia="ja-JP"/></w:rPr><w:br/><w:t xml:space="preserve">Die Central Control Units (CCUs) kommunizieren </w:t></w:r><w:r><w:rPr><w:b/><w:bCs/><w:lang w:val="de-DE" w:eastAsia="ja-JP"/></w:rPr><w:t>ausschließlich über MAR5</w:t></w:r><w:r><w:rPr><w:lang w:val="de-DE" w:eastAsia="ja-JP"/></w:rPr><w:t xml:space="preserve"> mit dem Backend. </w:t></w:r></w:p><w:p w14:paraId="6B1138AE" w14:textId="38CA2A5B" w:rsidR="00A80FD9" w:rsidRDefault="00A80FD9" w:rsidP="00341756"><w:pPr><w:rPr><w:lang w:val="de-DE" w:eastAsia="ja-JP"/></w:rPr></w:pPr><w:r><w:rPr><w:lang w:val="de-DE" w:eastAsia="ja-JP"/></w:rPr><w:t>Mehrere Backend-Server sind für unterschiedliche Zuggruppen zuständig, um die Bandbreite zu optimieren und „Single Points of Failure“ zu vermeiden. Eine direkte Weiterleitung von Datenpaketen aus Fremdnetzen ist nicht möglich – der gesamte externe Datenverkehr wird an der CCU per NAT umgesetzt.</w:t></w:r></w:p><w:p w14:paraId="45D27138" w14:textId="77777777" w:rsidR="00AE7BEC" w:rsidRDefault="00AE7BEC" w:rsidP="00341756"><w:pPr><w:rPr><w:lang w:val="de-DE" w:eastAsia="ja-JP"/></w:rPr></w:pPr></w:p><w:p w14:paraId="6EB0F549" w14:textId="291A7DF5" w:rsidR="00341756" w:rsidRPr="00341756" w:rsidRDefault="00341756" w:rsidP="00341756"><w:pPr><w:pStyle w:val="Heading3"/><w:rPr><w:lang w:val="de-DE" w:eastAsia="ja-JP"/></w:rPr></w:pPr><w:bookmarkStart w:id="65" w:name="_Toc229775500"/><w:r><w:rPr><w:lang w:val="de-DE" w:eastAsia="ja-JP"/></w:rPr><w:t>Netzwerkstruktur und Adressierung</w:t></w:r><w:bookmarkEnd w:id="65"/></w:p><w:p w14:paraId="15BEF2D9" w14:textId="77777777" w:rsidR="00341756" w:rsidRPr="00341756" w:rsidRDefault="00341756" w:rsidP="00341756"><w:pPr><w:rPr><w:lang w:val="de-DE" w:eastAsia="ja-JP"/></w:rPr></w:pPr><w:r><w:rPr><w:lang w:val="de-DE" w:eastAsia="ja-JP"/></w:rPr><w:t xml:space="preserve">Das Backend ist in zwei IP-Adressbereiche unterteilt, von denen jeder bis zu </w:t></w:r><w:r><w:rPr><w:b/><w:bCs/><w:lang w:val="de-DE" w:eastAsia="ja-JP"/></w:rPr><w:t>127 CCUs</w:t></w:r><w:r><w:rPr><w:lang w:val="de-DE" w:eastAsia="ja-JP"/></w:rPr><w:t xml:space="preserve"> unterstützt.</w:t></w:r></w:p><w:p w14:paraId="59773616" w14:textId="77777777" w:rsidR="00341756" w:rsidRPr="00341756" w:rsidRDefault="00341756"><w:pPr><w:numPr><w:ilvl w:val="0"/><w:numId w:val="9"/></w:numPr><w:rPr><w:lang w:val="de-DE" w:eastAsia="ja-JP"/></w:rPr></w:pPr><w:r><w:rPr><w:lang w:val="de-DE" w:eastAsia="ja-JP"/></w:rPr><w:t>10.178.0.0/17</w:t></w:r></w:p><w:p w14:paraId="4D62E03B" w14:textId="77777777" w:rsidR="00341756" w:rsidRPr="00341756" w:rsidRDefault="00341756"><w:pPr><w:numPr><w:ilvl w:val="0"/><w:numId w:val="9"/></w:numPr><w:rPr><w:lang w:val="de-DE" w:eastAsia="ja-JP"/></w:rPr></w:pPr><w:r><w:rPr><w:lang w:val="de-DE" w:eastAsia="ja-JP"/></w:rPr><w:t>10.179.0.0/17</w:t></w:r></w:p><w:p w14:paraId="1C7CADDA" w14:textId="77777777" w:rsidR="00341756" w:rsidRDefault="00341756" w:rsidP="00341756"><w:pPr><w:rPr><w:lang w:val="de-DE" w:eastAsia="ja-JP"/></w:rPr></w:pPr><w:r><w:rPr><w:lang w:val="de-DE" w:eastAsia="ja-JP"/></w:rPr><w:t xml:space="preserve">Die maximale Gesamtkapazität beträgt </w:t></w:r><w:r><w:rPr><w:b/><w:bCs/><w:lang w:val="de-DE" w:eastAsia="ja-JP"/></w:rPr><w:t>254 CCUs</w:t></w:r><w:r><w:rPr><w:lang w:val="de-DE" w:eastAsia="ja-JP"/></w:rPr><w:t>.</w:t></w:r></w:p><w:p w14:paraId="2C62D8DA" w14:textId="77777777" w:rsidR="00AE7BEC" w:rsidRDefault="00AE7BEC" w:rsidP="00341756"><w:pPr><w:rPr><w:lang w:val="de-DE" w:eastAsia="ja-JP"/></w:rPr></w:pPr></w:p><w:p w14:paraId="0A1E54AD" w14:textId="3E92B027" w:rsidR="00341756" w:rsidRPr="00341756" w:rsidRDefault="00341756" w:rsidP="00341756"><w:pPr><w:pStyle w:val="Heading3"/><w:rPr><w:lang w:val="de-DE" w:eastAsia="ja-JP"/></w:rPr></w:pPr><w:bookmarkStart w:id="66" w:name="_Toc229775501"/><w:r><w:rPr><w:lang w:val="de-DE" w:eastAsia="ja-JP"/></w:rPr><w:t>Kapazität und Verteilung</w:t></w:r><w:bookmarkEnd w:id="66"/></w:p><w:p w14:paraId="01E75122" w14:textId="22202B58" w:rsidR="00321054" w:rsidRDefault="00341756" w:rsidP="00341756"><w:pPr><w:rPr><w:lang w:val="de-DE" w:eastAsia="ja-JP"/></w:rPr></w:pPr><w:r><w:rPr><w:lang w:val="de-DE" w:eastAsia="ja-JP"/></w:rPr><w:t xml:space="preserve">Zur Sicherstellung einer Datenbandbreite von </w:t></w:r><w:r><w:rPr><w:b/><w:bCs/><w:lang w:val="de-DE" w:eastAsia="ja-JP"/></w:rPr><w:t>120 Mbit/s pro CCU</w:t></w:r><w:r><w:rPr><w:lang w:val="de-DE" w:eastAsia="ja-JP"/></w:rPr><w:t xml:space="preserve"> werden </w:t></w:r><w:r><w:rPr><w:b/><w:bCs/><w:lang w:val="de-DE" w:eastAsia="ja-JP"/></w:rPr><w:t>sechs Home Agents</w:t></w:r><w:r><w:rPr><w:lang w:val="de-DE" w:eastAsia="ja-JP"/></w:rPr><w:t xml:space="preserve"> eingesetzt, von denen jeder </w:t></w:r><w:r><w:rPr><w:b/><w:bCs/><w:lang w:val="de-DE" w:eastAsia="ja-JP"/></w:rPr><w:t>14 CCUs</w:t></w:r><w:r><w:rPr><w:lang w:val="de-DE" w:eastAsia="ja-JP"/></w:rPr><w:t xml:space="preserve"> hostet.</w:t></w:r></w:p><w:p w14:paraId="795F2A51" w14:textId="1D77398B" w:rsidR="00341756" w:rsidRDefault="00341756" w:rsidP="00341756"><w:pPr><w:rPr><w:lang w:val="de-DE" w:eastAsia="ja-JP"/></w:rPr></w:pPr><w:r><w:rPr><w:lang w:val="de-DE" w:eastAsia="ja-JP"/></w:rPr><w:t xml:space="preserve">Zur Erhöhung der Redundanz erfolgt die </w:t></w:r><w:r><w:rPr><w:b/><w:bCs/><w:lang w:val="de-DE" w:eastAsia="ja-JP"/></w:rPr><w:t>Verteilung der Flottentypen auf die Home Agents</w:t></w:r><w:r><w:rPr><w:lang w:val="de-DE" w:eastAsia="ja-JP"/></w:rPr><w:t xml:space="preserve"> so, dass ein Server stets zwei unterschiedliche Garniturtypen betreut. Dadurch kann bei Ausfall eines Servers der Betrieb der restlichen Flotte ohne Einschränkungen fortgeführt werden.</w:t></w:r></w:p><w:p w14:paraId="74F82F9F" w14:textId="77777777" w:rsidR="00AE7BEC" w:rsidRDefault="00AE7BEC" w:rsidP="00341756"><w:pPr><w:rPr><w:lang w:val="de-DE" w:eastAsia="ja-JP"/></w:rPr></w:pPr></w:p><w:p w14:paraId="37FFBB71" w14:textId="6E8EDA72" w:rsidR="00341756" w:rsidRPr="00341756" w:rsidRDefault="00341756" w:rsidP="00341756"><w:pPr><w:pStyle w:val="Heading3"/><w:rPr><w:lang w:val="de-DE" w:eastAsia="ja-JP"/></w:rPr></w:pPr><w:bookmarkStart w:id="67" w:name="_Toc229775502"/><w:r><w:rPr><w:lang w:val="de-DE" w:eastAsia="ja-JP"/></w:rPr><w:t>Gehostete Server und Dienste</w:t></w:r><w:bookmarkEnd w:id="67"/></w:p><w:p w14:paraId="68C6BABC" w14:textId="77777777" w:rsidR="00341756" w:rsidRPr="00341756" w:rsidRDefault="00341756" w:rsidP="00341756"><w:pPr><w:rPr><w:lang w:val="de-DE" w:eastAsia="ja-JP"/></w:rPr></w:pPr><w:r><w:rPr><w:lang w:val="de-DE" w:eastAsia="ja-JP"/></w:rPr><w:t>Im Backend werden folgende zentralen Systeme und Dienste betrieben:</w:t></w:r></w:p><w:p w14:paraId="2AF6B296" w14:textId="77777777" w:rsidR="00341756" w:rsidRPr="00341756" w:rsidRDefault="00341756"><w:pPr><w:numPr><w:ilvl w:val="0"/><w:numId w:val="10"/></w:numPr><w:spacing w:before="120" w:after="120"/><w:ind w:left="714" w:hanging="357"/><w:rPr><w:sz w:val="20"/><w:lang w:val="de-DE" w:eastAsia="ja-JP"/></w:rPr></w:pPr><w:r><w:rPr><w:b/><w:bCs/><w:sz w:val="20"/><w:lang w:val="de-DE" w:eastAsia="ja-JP"/></w:rPr><w:t>Zentrale NMS-Datenbank</w:t></w:r><w:r><w:rPr><w:sz w:val="20"/><w:lang w:val="de-DE" w:eastAsia="ja-JP"/></w:rPr><w:t xml:space="preserve"> – Speicherung und Verwaltung sämtlicher Netzwerk-Monitoring-Daten</w:t></w:r></w:p><w:p w14:paraId="552DFABC" w14:textId="77777777" w:rsidR="00341756" w:rsidRPr="00341756" w:rsidRDefault="00341756"><w:pPr><w:numPr><w:ilvl w:val="0"/><w:numId w:val="10"/></w:numPr><w:spacing w:before="120" w:after="120"/><w:ind w:left="714" w:hanging="357"/><w:rPr><w:sz w:val="20"/><w:lang w:val="de-DE" w:eastAsia="ja-JP"/></w:rPr></w:pPr><w:r><w:rPr><w:b/><w:bCs/><w:sz w:val="20"/><w:lang w:val="de-DE" w:eastAsia="ja-JP"/></w:rPr><w:t>DNS-Server für das CDC</w:t></w:r><w:r><w:rPr><w:sz w:val="20"/><w:lang w:val="de-DE" w:eastAsia="ja-JP"/></w:rPr><w:t xml:space="preserve"> – interne Namensauflösung für Control Data Center</w:t></w:r></w:p><w:p w14:paraId="5FF8DAC2" w14:textId="77777777" w:rsidR="00341756" w:rsidRPr="00341756" w:rsidRDefault="00341756"><w:pPr><w:numPr><w:ilvl w:val="0"/><w:numId w:val="10"/></w:numPr><w:spacing w:before="120" w:after="120"/><w:ind w:left="714" w:hanging="357"/><w:rPr><w:sz w:val="20"/><w:lang w:val="de-DE" w:eastAsia="ja-JP"/></w:rPr></w:pPr><w:r><w:rPr><w:b/><w:bCs/><w:sz w:val="20"/><w:lang w:val="de-DE" w:eastAsia="ja-JP"/></w:rPr><w:t>DNS-Server mit Blacklisting für Züge</w:t></w:r><w:r><w:rPr><w:sz w:val="20"/><w:lang w:val="de-DE" w:eastAsia="ja-JP"/></w:rPr><w:t xml:space="preserve"> – Filterung und Kontrolle von DNS-Anfragen</w:t></w:r></w:p><w:p w14:paraId="68ED23DC" w14:textId="77777777" w:rsidR="00341756" w:rsidRPr="00341756" w:rsidRDefault="00341756"><w:pPr><w:numPr><w:ilvl w:val="0"/><w:numId w:val="10"/></w:numPr><w:spacing w:before="120" w:after="120"/><w:ind w:left="714" w:hanging="357"/><w:rPr><w:sz w:val="20"/><w:lang w:val="de-DE" w:eastAsia="ja-JP"/></w:rPr></w:pPr><w:r><w:rPr><w:b/><w:bCs/><w:sz w:val="20"/><w:lang w:val="de-DE" w:eastAsia="ja-JP"/></w:rPr><w:t>Central Router</w:t></w:r><w:r><w:rPr><w:sz w:val="20"/><w:lang w:val="de-DE" w:eastAsia="ja-JP"/></w:rPr><w:t xml:space="preserve"> – zentrale Routinginstanz für den gesamten Backend-Datenverkehr</w:t></w:r></w:p><w:p w14:paraId="6C859186" w14:textId="77777777" w:rsidR="00341756" w:rsidRPr="00341756" w:rsidRDefault="00341756"><w:pPr><w:numPr><w:ilvl w:val="0"/><w:numId w:val="10"/></w:numPr><w:spacing w:before="120" w:after="120"/><w:ind w:left="714" w:hanging="357"/><w:rPr><w:sz w:val="20"/><w:lang w:val="de-DE" w:eastAsia="ja-JP"/></w:rPr></w:pPr><w:r><w:rPr><w:b/><w:bCs/><w:sz w:val="20"/><w:lang w:val="de-DE" w:eastAsia="ja-JP"/></w:rPr><w:t>MAR5 Home Agent</w:t></w:r><w:r><w:rPr><w:sz w:val="20"/><w:lang w:val="de-DE" w:eastAsia="ja-JP"/></w:rPr><w:t xml:space="preserve"> – VPN-Endpunkt für CCU-Verbindungen und Datenweiterleitung</w:t></w:r></w:p><w:p w14:paraId="5B2CC361" w14:textId="77777777" w:rsidR="00341756" w:rsidRPr="00341756" w:rsidRDefault="00341756"><w:pPr><w:numPr><w:ilvl w:val="0"/><w:numId w:val="10"/></w:numPr><w:spacing w:before="120" w:after="120"/><w:ind w:left="714" w:hanging="357"/><w:rPr><w:sz w:val="20"/><w:lang w:val="de-DE" w:eastAsia="ja-JP"/></w:rPr></w:pPr><w:r><w:rPr><w:b/><w:bCs/><w:sz w:val="20"/><w:lang w:val="de-DE" w:eastAsia="ja-JP"/></w:rPr><w:t>MongoDB-Server für NMS</w:t></w:r><w:r><w:rPr><w:sz w:val="20"/><w:lang w:val="de-DE" w:eastAsia="ja-JP"/></w:rPr><w:t xml:space="preserve"> – persistente Speicherung von Monitoring-Informationen</w:t></w:r></w:p><w:p w14:paraId="5F504A43" w14:textId="77777777" w:rsidR="00341756" w:rsidRPr="00341756" w:rsidRDefault="00341756"><w:pPr><w:numPr><w:ilvl w:val="0"/><w:numId w:val="10"/></w:numPr><w:spacing w:before="120" w:after="120"/><w:ind w:left="714" w:hanging="357"/><w:rPr><w:sz w:val="20"/><w:lang w:val="de-DE" w:eastAsia="ja-JP"/></w:rPr></w:pPr><w:r><w:rPr><w:b/><w:bCs/><w:sz w:val="20"/><w:lang w:val="de-DE" w:eastAsia="ja-JP"/></w:rPr><w:t>MQTT HiveMQ Broker</w:t></w:r><w:r><w:rPr><w:sz w:val="20"/><w:lang w:val="de-DE" w:eastAsia="ja-JP"/></w:rPr><w:t xml:space="preserve"> – Nachrichtenvermittlung für IoT-/Telemetriedaten</w:t></w:r></w:p><w:p w14:paraId="263DC701" w14:textId="77777777" w:rsidR="00341756" w:rsidRPr="00341756" w:rsidRDefault="00341756"><w:pPr><w:numPr><w:ilvl w:val="0"/><w:numId w:val="10"/></w:numPr><w:spacing w:before="120" w:after="120"/><w:ind w:left="714" w:hanging="357"/><w:rPr><w:sz w:val="20"/><w:lang w:val="de-DE" w:eastAsia="ja-JP"/></w:rPr></w:pPr><w:r><w:rPr><w:b/><w:bCs/><w:sz w:val="20"/><w:lang w:val="de-DE" w:eastAsia="ja-JP"/></w:rPr><w:lastRenderedPageBreak/><w:t>NMS-Applikationsserver</w:t></w:r><w:r><w:rPr><w:sz w:val="20"/><w:lang w:val="de-DE" w:eastAsia="ja-JP"/></w:rPr><w:t xml:space="preserve"> – Bereitstellung der Netzwerkmanagement-Software</w:t></w:r></w:p><w:p w14:paraId="2B0842F6" w14:textId="77777777" w:rsidR="00341756" w:rsidRPr="00341756" w:rsidRDefault="00341756"><w:pPr><w:numPr><w:ilvl w:val="0"/><w:numId w:val="10"/></w:numPr><w:spacing w:before="120" w:after="120"/><w:ind w:left="714" w:hanging="357"/><w:rPr><w:sz w:val="20"/><w:lang w:val="de-DE" w:eastAsia="ja-JP"/></w:rPr></w:pPr><w:r><w:rPr><w:b/><w:bCs/><w:sz w:val="20"/><w:lang w:val="de-DE" w:eastAsia="ja-JP"/></w:rPr><w:t>Apache Web Proxy</w:t></w:r><w:r><w:rPr><w:sz w:val="20"/><w:lang w:val="de-DE" w:eastAsia="ja-JP"/></w:rPr><w:t xml:space="preserve"> – Web-Proxy für Backend-Dienste</w:t></w:r></w:p><w:p w14:paraId="76FDA9C9" w14:textId="77777777" w:rsidR="00341756" w:rsidRPr="00341756" w:rsidRDefault="00341756"><w:pPr><w:numPr><w:ilvl w:val="0"/><w:numId w:val="10"/></w:numPr><w:spacing w:before="120" w:after="120"/><w:ind w:left="714" w:hanging="357"/><w:rPr><w:sz w:val="20"/><w:lang w:val="de-DE" w:eastAsia="ja-JP"/></w:rPr></w:pPr><w:r><w:rPr><w:b/><w:bCs/><w:sz w:val="20"/><w:lang w:val="de-DE" w:eastAsia="ja-JP"/></w:rPr><w:t>RTL-Batch-Verarbeitung</w:t></w:r><w:r><w:rPr><w:sz w:val="20"/><w:lang w:val="de-DE" w:eastAsia="ja-JP"/></w:rPr><w:t xml:space="preserve"> – zeitgesteuerte Verarbeitung von Betriebsdaten</w:t></w:r></w:p><w:p w14:paraId="7C677CBA" w14:textId="77777777" w:rsidR="00341756" w:rsidRPr="00341756" w:rsidRDefault="00341756"><w:pPr><w:numPr><w:ilvl w:val="0"/><w:numId w:val="10"/></w:numPr><w:spacing w:before="120" w:after="120"/><w:ind w:left="714" w:hanging="357"/><w:rPr><w:sz w:val="20"/><w:lang w:val="de-DE" w:eastAsia="ja-JP"/></w:rPr></w:pPr><w:r><w:rPr><w:b/><w:bCs/><w:sz w:val="20"/><w:lang w:val="de-DE" w:eastAsia="ja-JP"/></w:rPr><w:t>RTL-Log-Kollektor</w:t></w:r><w:r><w:rPr><w:sz w:val="20"/><w:lang w:val="de-DE" w:eastAsia="ja-JP"/></w:rPr><w:t xml:space="preserve"> – Erfassung und Speicherung von Logdateien</w:t></w:r></w:p><w:p w14:paraId="2928DD63" w14:textId="77777777" w:rsidR="00341756" w:rsidRPr="00341756" w:rsidRDefault="00341756"><w:pPr><w:numPr><w:ilvl w:val="0"/><w:numId w:val="10"/></w:numPr><w:spacing w:before="120" w:after="120"/><w:ind w:left="714" w:hanging="357"/><w:rPr><w:sz w:val="20"/><w:lang w:val="de-DE" w:eastAsia="ja-JP"/></w:rPr></w:pPr><w:r><w:rPr><w:b/><w:bCs/><w:sz w:val="20"/><w:lang w:val="de-DE" w:eastAsia="ja-JP"/></w:rPr><w:t>Zabbix Proxy</w:t></w:r><w:r><w:rPr><w:sz w:val="20"/><w:lang w:val="de-DE" w:eastAsia="ja-JP"/></w:rPr><w:t xml:space="preserve"> – dezentrale Erfassung von Monitoring-Daten</w:t></w:r></w:p><w:p w14:paraId="3D8913F6" w14:textId="4C8BD76A" w:rsidR="000A1A30" w:rsidRPr="00321054" w:rsidRDefault="00341756"><w:pPr><w:numPr><w:ilvl w:val="0"/><w:numId w:val="10"/></w:numPr><w:spacing w:before="120" w:after="120"/><w:ind w:left="714" w:hanging="357"/><w:rPr><w:sz w:val="20"/><w:lang w:val="de-DE" w:eastAsia="ja-JP"/></w:rPr></w:pPr><w:r><w:rPr><w:b/><w:bCs/><w:sz w:val="20"/><w:lang w:val="de-DE" w:eastAsia="ja-JP"/></w:rPr><w:t>Zabbix Server</w:t></w:r><w:r><w:rPr><w:sz w:val="20"/><w:lang w:val="de-DE" w:eastAsia="ja-JP"/></w:rPr><w:t xml:space="preserve"> – zentrale Auswertung und Alarmierung</w:t></w:r><w:r><w:rPr><w:lang w:val="de-DE" w:eastAsia="ja-JP"/></w:rPr><w:t>.</w:t></w:r></w:p><w:p w14:paraId="6BBF5202" w14:textId="77777777" w:rsidR="00321054" w:rsidRPr="00824453" w:rsidRDefault="00321054" w:rsidP="00321054"><w:pPr><w:spacing w:before="120" w:after="120"/><w:ind w:left="714"/><w:rPr><w:sz w:val="20"/><w:lang w:val="de-DE" w:eastAsia="ja-JP"/></w:rPr></w:pPr></w:p><w:p w14:paraId="1F670A15" w14:textId="039E2967" w:rsidR="00EE6C0C" w:rsidRDefault="00001F1B" w:rsidP="00EE6C0C"><w:pPr><w:pStyle w:val="Heading2"/></w:pPr><w:bookmarkStart w:id="68" w:name="_Toc229775503"/><w:r><w:t>VLANs</w:t></w:r><w:bookmarkEnd w:id="68"/></w:p><w:p w14:paraId="64A63931" w14:textId="6B71B133" w:rsidR="00181F18" w:rsidRDefault="00181F18" w:rsidP="00235028"><w:pPr><w:rPr><w:lang w:eastAsia="ja-JP"/></w:rPr></w:pPr><w:r><w:rPr><w:lang w:eastAsia="ja-JP"/></w:rPr><w:t>Jedes VLAN erfüllt einen bestimmten Zweck – beispielsweise für interne Betriebsgeräte, Passagier-WLAN oder Systemwartung – und verhindert dadurch ungewollten Datenverkehr zwischen unterschiedlichen Netzbereichen.</w:t></w:r><w:r><w:rPr><w:lang w:eastAsia="ja-JP"/></w:rPr><w:br/><w:t>Diese Segmentierung erhöht sowohl die Netzwerksicherheit als auch die Stabilität.</w:t></w:r></w:p><w:p w14:paraId="2002F1ED" w14:textId="76B82D1E" w:rsidR="00341756" w:rsidRDefault="00DA5766" w:rsidP="00235028"><w:pPr><w:rPr><w:lang w:eastAsia="ja-JP"/></w:rPr></w:pPr><w:r><w:rPr><w:lang w:eastAsia="ja-JP"/></w:rPr><w:t>Die folgende Tabelle zeigt die im Netzwerk implementierten VLANs, deren Zweck und den jeweiligen Betreiber:</w:t></w:r></w:p><w:tbl><w:tblPr><w:tblStyle w:val="TableGrid"/><w:tblW w:w="8960" w:type="dxa"/><w:tblLook w:val="04A0" w:firstRow="1" w:lastRow="0" w:firstColumn="1" w:lastColumn="0" w:noHBand="0" w:noVBand="1"/></w:tblPr><w:tblGrid><w:gridCol w:w="783"/><w:gridCol w:w="2184"/><w:gridCol w:w="1281"/><w:gridCol w:w="4712"/></w:tblGrid><w:tr w:rsidR="0036318C" w14:paraId="01B70A13" w14:textId="77777777"><w:tc><w:tcPr><w:tcW w:w="600" w:type="dxa"/><w:shd w:val="clear" w:color="auto" w:fill="D5E8F0"/></w:tcPr><w:p w14:paraId="25EBD4AD" w14:textId="77777777" w:rsidR="0036318C" w:rsidRDefault="00D45FC0"><w:r><w:rPr><w:b/></w:rPr><w:t>VLAN</w:t></w:r></w:p></w:tc><w:tc><w:tcPr><w:tcW w:w="2200" w:type="dxa"/><w:shd w:val="clear" w:color="auto" w:fill="D5E8F0"/></w:tcPr><w:p w14:paraId="634AB076" w14:textId="77777777" w:rsidR="0036318C" w:rsidRDefault="00D45FC0"><w:r><w:rPr><w:b/></w:rPr><w:t>Beschreibung</w:t></w:r></w:p></w:tc><w:tc><w:tcPr><w:tcW w:w="1300" w:type="dxa"/><w:shd w:val="clear" w:color="auto" w:fill="D5E8F0"/></w:tcPr><w:p w14:paraId="436080E0" w14:textId="77777777" w:rsidR="0036318C" w:rsidRDefault="00D45FC0"><w:r><w:rPr><w:b/></w:rPr><w:t>Betreiber</w:t></w:r></w:p></w:tc><w:tc><w:tcPr><w:tcW w:w="4860" w:type="dxa"/><w:shd w:val="clear" w:color="auto" w:fill="D5E8F0"/></w:tcPr><w:p w14:paraId="683CDB54" w14:textId="77777777" w:rsidR="0036318C" w:rsidRDefault="00D45FC0"><w:r><w:rPr><w:b/></w:rPr><w:t>Services (auf VLAN verfügbar)</w:t></w:r></w:p></w:tc></w:tr><w:tr w:rsidR="0036318C" w14:paraId="31B78C4E" w14:textId="77777777"><w:tc><w:tcPr><w:tcW w:w="600" w:type="dxa"/></w:tcPr><w:p w14:paraId="660A253C" w14:textId="77777777" w:rsidR="0036318C" w:rsidRDefault="00D45FC0"><w:r><w:t>2</w:t></w:r></w:p></w:tc><w:tc><w:tcPr><w:tcW w:w="2200" w:type="dxa"/></w:tcPr><w:p w14:paraId="2E4360B1" w14:textId="77777777" w:rsidR="0036318C" w:rsidRDefault="00D45FC0"><w:r><w:t>ZFR</w:t></w:r></w:p></w:tc><w:tc><w:tcPr><w:tcW w:w="1300" w:type="dxa"/></w:tcPr><w:p w14:paraId="69E13460" w14:textId="77777777" w:rsidR="0036318C" w:rsidRDefault="00D45FC0"><w:r><w:t>Stadler</w:t></w:r></w:p></w:tc><w:tc><w:tcPr><w:tcW w:w="4860" w:type="dxa"/></w:tcPr><w:p w14:paraId="7FA32B0D" w14:textId="77777777" w:rsidR="0036318C" w:rsidRDefault="00D45FC0"><w:r><w:t>– (Stadler-internes VLAN; nur Trunk-Transport durch IoB-Switches)</w:t></w:r></w:p></w:tc></w:tr><w:tr w:rsidR="0036318C" w14:paraId="59987F6E" w14:textId="77777777"><w:tc><w:tcPr><w:tcW w:w="600" w:type="dxa"/></w:tcPr><w:p w14:paraId="698E6C77" w14:textId="77777777" w:rsidR="0036318C" w:rsidRDefault="00D45FC0"><w:r><w:t>3</w:t></w:r></w:p></w:tc><w:tc><w:tcPr><w:tcW w:w="2200" w:type="dxa"/></w:tcPr><w:p w14:paraId="17E41329" w14:textId="77777777" w:rsidR="0036318C" w:rsidRDefault="00D45FC0"><w:r><w:t>FIS</w:t></w:r></w:p></w:tc><w:tc><w:tcPr><w:tcW w:w="1300" w:type="dxa"/></w:tcPr><w:p w14:paraId="23BFBE06" w14:textId="77777777" w:rsidR="0036318C" w:rsidRDefault="00D45FC0"><w:r><w:t>Stadler</w:t></w:r></w:p></w:tc><w:tc><w:tcPr><w:tcW w:w="4860" w:type="dxa"/></w:tcPr><w:p w14:paraId="0DE9B384" w14:textId="77777777" w:rsidR="0036318C" w:rsidRDefault="00D45FC0"><w:r><w:t>– (Stadler-internes VLAN)</w:t></w:r></w:p></w:tc></w:tr><w:tr w:rsidR="0036318C" w14:paraId="141F1F97" w14:textId="77777777"><w:tc><w:tcPr><w:tcW w:w="600" w:type="dxa"/></w:tcPr><w:p w14:paraId="4A5D8CCE" w14:textId="77777777" w:rsidR="0036318C" w:rsidRDefault="00D45FC0"><w:r><w:t>5</w:t></w:r></w:p></w:tc><w:tc><w:tcPr><w:tcW w:w="2200" w:type="dxa"/></w:tcPr><w:p w14:paraId="01EF9F9E" w14:textId="77777777" w:rsidR="0036318C" w:rsidRDefault="00D45FC0"><w:r><w:t>Video</w:t></w:r></w:p></w:tc><w:tc><w:tcPr><w:tcW w:w="1300" w:type="dxa"/></w:tcPr><w:p w14:paraId="60CB2FA3" w14:textId="77777777" w:rsidR="0036318C" w:rsidRDefault="00D45FC0"><w:r><w:t>Stadler</w:t></w:r></w:p></w:tc><w:tc><w:tcPr><w:tcW w:w="4860" w:type="dxa"/></w:tcPr><w:p w14:paraId="6DEF65BE" w14:textId="77777777" w:rsidR="0036318C" w:rsidRDefault="00D45FC0"><w:r><w:t>– (Stadler-internes VLAN)</w:t></w:r></w:p></w:tc></w:tr><w:tr w:rsidR="0036318C" w14:paraId="2C8C5F5B" w14:textId="77777777"><w:tc><w:tcPr><w:tcW w:w="600" w:type="dxa"/></w:tcPr><w:p w14:paraId="090B972F" w14:textId="77777777" w:rsidR="0036318C" w:rsidRDefault="00D45FC0"><w:r><w:t>6</w:t></w:r></w:p></w:tc><w:tc><w:tcPr><w:tcW w:w="2200" w:type="dxa"/></w:tcPr><w:p w14:paraId="1CB3A9D0" w14:textId="77777777" w:rsidR="0036318C" w:rsidRDefault="00D45FC0"><w:r><w:t>Reservationssystem</w:t></w:r></w:p></w:tc><w:tc><w:tcPr><w:tcW w:w="1300" w:type="dxa"/></w:tcPr><w:p w14:paraId="33864BD5" w14:textId="77777777" w:rsidR="0036318C" w:rsidRDefault="00D45FC0"><w:r><w:t>Stadler</w:t></w:r></w:p></w:tc><w:tc><w:tcPr><w:tcW w:w="4860" w:type="dxa"/></w:tcPr><w:p w14:paraId="4217F7DB" w14:textId="77777777" w:rsidR="0036318C" w:rsidRDefault="00D45FC0"><w:r><w:t>– (Stadler-internes VLAN)</w:t></w:r></w:p></w:tc></w:tr><w:tr w:rsidR="0036318C" w14:paraId="2051183B" w14:textId="77777777"><w:tc><w:tcPr><w:tcW w:w="600" w:type="dxa"/></w:tcPr><w:p w14:paraId="2032F4E3" w14:textId="77777777" w:rsidR="0036318C" w:rsidRDefault="00D45FC0"><w:r><w:t>8</w:t></w:r></w:p></w:tc><w:tc><w:tcPr><w:tcW w:w="2200" w:type="dxa"/></w:tcPr><w:p w14:paraId="5DE95F3C" w14:textId="77777777" w:rsidR="0036318C" w:rsidRDefault="00D45FC0"><w:r><w:t>AFZ</w:t></w:r></w:p></w:tc><w:tc><w:tcPr><w:tcW w:w="1300" w:type="dxa"/></w:tcPr><w:p w14:paraId="5CF77888" w14:textId="77777777" w:rsidR="0036318C" w:rsidRDefault="00D45FC0"><w:r><w:t>Stadler</w:t></w:r></w:p></w:tc><w:tc><w:tcPr><w:tcW w:w="4860" w:type="dxa"/></w:tcPr><w:p w14:paraId="1CD7DD4A" w14:textId="77777777" w:rsidR="0036318C" w:rsidRDefault="00D45FC0"><w:r><w:t>– (Stadler-internes VLAN)</w:t></w:r></w:p></w:tc></w:tr><w:tr w:rsidR="0036318C" w14:paraId="39216E19" w14:textId="77777777"><w:tc><w:tcPr><w:tcW w:w="600" w:type="dxa"/></w:tcPr><w:p w14:paraId="621B59B0" w14:textId="77777777" w:rsidR="0036318C" w:rsidRDefault="00D45FC0"><w:r><w:t>9</w:t></w:r></w:p></w:tc><w:tc><w:tcPr><w:tcW w:w="2200" w:type="dxa"/></w:tcPr><w:p w14:paraId="4E4C8F00" w14:textId="77777777" w:rsidR="0036318C" w:rsidRDefault="00D45FC0"><w:r><w:t>Sprechstellen</w:t></w:r></w:p></w:tc><w:tc><w:tcPr><w:tcW w:w="1300" w:type="dxa"/></w:tcPr><w:p w14:paraId="6A16D993" w14:textId="77777777" w:rsidR="0036318C" w:rsidRDefault="00D45FC0"><w:r><w:t>Stadler</w:t></w:r></w:p></w:tc><w:tc><w:tcPr><w:tcW w:w="4860" w:type="dxa"/></w:tcPr><w:p w14:paraId="09A5CFCC" w14:textId="77777777" w:rsidR="0036318C" w:rsidRDefault="00D45FC0"><w:r><w:t>– (Stadler-internes VLAN)</w:t></w:r></w:p></w:tc></w:tr><w:tr w:rsidR="0036318C" w14:paraId="49EE28F8" w14:textId="77777777"><w:tc><w:tcPr><w:tcW w:w="600" w:type="dxa"/></w:tcPr><w:p w14:paraId="52897645" w14:textId="77777777" w:rsidR="0036318C" w:rsidRDefault="00D45FC0"><w:r><w:t>12</w:t></w:r></w:p></w:tc><w:tc><w:tcPr><w:tcW w:w="2200" w:type="dxa"/></w:tcPr><w:p w14:paraId="7E8B0FF3" w14:textId="77777777" w:rsidR="0036318C" w:rsidRDefault="00D45FC0"><w:r><w:t>Energiemessung</w:t></w:r></w:p></w:tc><w:tc><w:tcPr><w:tcW w:w="1300" w:type="dxa"/></w:tcPr><w:p w14:paraId="37EFEA25" w14:textId="77777777" w:rsidR="0036318C" w:rsidRDefault="00D45FC0"><w:r><w:t>Stadler</w:t></w:r></w:p></w:tc><w:tc><w:tcPr><w:tcW w:w="4860" w:type="dxa"/></w:tcPr><w:p w14:paraId="09F65381" w14:textId="77777777" w:rsidR="0036318C" w:rsidRDefault="00D45FC0"><w:r><w:t>– (Stadler-internes VLAN)</w:t></w:r></w:p></w:tc></w:tr><w:tr w:rsidR="0036318C" w14:paraId="73CF757F" w14:textId="77777777"><w:tc><w:tcPr><w:tcW w:w="600" w:type="dxa"/></w:tcPr><w:p w14:paraId="50A69945" w14:textId="77777777" w:rsidR="0036318C" w:rsidRDefault="00D45FC0"><w:r><w:t>7</w:t></w:r></w:p></w:tc><w:tc><w:tcPr><w:tcW w:w="2200" w:type="dxa"/></w:tcPr><w:p w14:paraId="2252CA7A" w14:textId="77777777" w:rsidR="0036318C" w:rsidRDefault="00D45FC0"><w:r><w:t>Fremdnetzverbindung</w:t></w:r></w:p></w:tc><w:tc><w:tcPr><w:tcW w:w="1300" w:type="dxa"/></w:tcPr><w:p w14:paraId="5D2E7F10" w14:textId="77777777" w:rsidR="0036318C" w:rsidRDefault="00D45FC0"><w:r><w:t>Stadler / Nomad</w:t></w:r></w:p></w:tc><w:tc><w:tcPr><w:tcW w:w="4860" w:type="dxa"/></w:tcPr><w:p w14:paraId="5BCD735C" w14:textId="77777777" w:rsidR="0036318C" w:rsidRDefault="00D45FC0"><w:r><w:t>NTP (transparente Weiterleitung vom OBS via SNAT), Internet-Routing für freigegebene Stadler-Verbindungen (siehe „Erlaubte Verbindungen für Stadler-Netzwerke“)</w:t></w:r></w:p></w:tc></w:tr><w:tr w:rsidR="0036318C" w14:paraId="7D2626E3" w14:textId="77777777"><w:tc><w:tcPr><w:tcW w:w="600" w:type="dxa"/></w:tcPr><w:p w14:paraId="78DB8A9C" w14:textId="77777777" w:rsidR="0036318C" w:rsidRDefault="00D45FC0"><w:r><w:lastRenderedPageBreak/><w:t>10</w:t></w:r></w:p></w:tc><w:tc><w:tcPr><w:tcW w:w="2200" w:type="dxa"/></w:tcPr><w:p w14:paraId="19617E15" w14:textId="77777777" w:rsidR="0036318C" w:rsidRDefault="00D45FC0"><w:r><w:t>1. Klasse</w:t></w:r></w:p></w:tc><w:tc><w:tcPr><w:tcW w:w="1300" w:type="dxa"/></w:tcPr><w:p w14:paraId="4C2EA566" w14:textId="77777777" w:rsidR="0036318C" w:rsidRDefault="00D45FC0"><w:r><w:t>Nomad</w:t></w:r></w:p></w:tc><w:tc><w:tcPr><w:tcW w:w="4860" w:type="dxa"/></w:tcPr><w:p w14:paraId="348C159E" w14:textId="77777777" w:rsidR="0036318C" w:rsidRDefault="00D45FC0"><w:r><w:t>DHCP (CCU), DNS (CCU), Captive Portal (HTTP/HTTPS, Auto-Login), Internet</w:t></w:r></w:p></w:tc></w:tr><w:tr w:rsidR="0036318C" w14:paraId="7E814D28" w14:textId="77777777"><w:tc><w:tcPr><w:tcW w:w="600" w:type="dxa"/></w:tcPr><w:p w14:paraId="3BAEC029" w14:textId="77777777" w:rsidR="0036318C" w:rsidRDefault="00D45FC0"><w:r><w:t>30</w:t></w:r></w:p></w:tc><w:tc><w:tcPr><w:tcW w:w="2200" w:type="dxa"/></w:tcPr><w:p w14:paraId="3A0EBBBD" w14:textId="77777777" w:rsidR="0036318C" w:rsidRDefault="00D45FC0"><w:r><w:t>IobStaff</w:t></w:r></w:p></w:tc><w:tc><w:tcPr><w:tcW w:w="1300" w:type="dxa"/></w:tcPr><w:p w14:paraId="62450924" w14:textId="77777777" w:rsidR="0036318C" w:rsidRDefault="00D45FC0"><w:r><w:t>Nomad</w:t></w:r></w:p></w:tc><w:tc><w:tcPr><w:tcW w:w="4860" w:type="dxa"/></w:tcPr><w:p w14:paraId="0D7C8EDC" w14:textId="77777777" w:rsidR="0036318C" w:rsidRDefault="00D45FC0"><w:r><w:t>DHCP (CCU), DNS (CCU), SSH zu CCU/Switch/AP, Engineering Pages (https://engineering.page:8005), NMS-Zugriff via VPN</w:t></w:r></w:p></w:tc></w:tr><w:tr w:rsidR="0036318C" w14:paraId="2A63CC90" w14:textId="77777777"><w:tc><w:tcPr><w:tcW w:w="600" w:type="dxa"/></w:tcPr><w:p w14:paraId="417A036C" w14:textId="77777777" w:rsidR="0036318C" w:rsidRDefault="00D45FC0"><w:r><w:t>31</w:t></w:r></w:p></w:tc><w:tc><w:tcPr><w:tcW w:w="2200" w:type="dxa"/></w:tcPr><w:p w14:paraId="00E224DF" w14:textId="77777777" w:rsidR="0036318C" w:rsidRDefault="00D45FC0"><w:r><w:t>Zub-Privilege</w:t></w:r></w:p></w:tc><w:tc><w:tcPr><w:tcW w:w="1300" w:type="dxa"/></w:tcPr><w:p w14:paraId="7EAD424B" w14:textId="77777777" w:rsidR="0036318C" w:rsidRDefault="00D45FC0"><w:r><w:t>Nomad</w:t></w:r></w:p></w:tc><w:tc><w:tcPr><w:tcW w:w="4860" w:type="dxa"/></w:tcPr><w:p w14:paraId="57D53BCB" w14:textId="77777777" w:rsidR="0036318C" w:rsidRDefault="00D45FC0"><w:r><w:t>DHCP (CCU), DNS (CCU), Zugang zu definierten ÖBB-Backend-Diensten</w:t></w:r></w:p></w:tc></w:tr><w:tr w:rsidR="0036318C" w14:paraId="280FEDEF" w14:textId="77777777"><w:tc><w:tcPr><w:tcW w:w="600" w:type="dxa"/></w:tcPr><w:p w14:paraId="51AB86C7" w14:textId="77777777" w:rsidR="0036318C" w:rsidRDefault="00D45FC0"><w:r><w:t>131</w:t></w:r></w:p></w:tc><w:tc><w:tcPr><w:tcW w:w="2200" w:type="dxa"/></w:tcPr><w:p w14:paraId="3C5E71A9" w14:textId="77777777" w:rsidR="0036318C" w:rsidRDefault="00D45FC0"><w:r><w:t>Zub-Non-Privilege</w:t></w:r></w:p></w:tc><w:tc><w:tcPr><w:tcW w:w="1300" w:type="dxa"/></w:tcPr><w:p w14:paraId="0E3B336B" w14:textId="77777777" w:rsidR="0036318C" w:rsidRDefault="00D45FC0"><w:r><w:t>Nomad</w:t></w:r></w:p></w:tc><w:tc><w:tcPr><w:tcW w:w="4860" w:type="dxa"/></w:tcPr><w:p w14:paraId="10304D3E" w14:textId="77777777" w:rsidR="0036318C" w:rsidRDefault="00D45FC0"><w:r><w:t>DHCP (CCU), DNS (CCU), eingeschränkter Internet-Zugang</w:t></w:r></w:p></w:tc></w:tr><w:tr w:rsidR="0036318C" w14:paraId="57320053" w14:textId="77777777"><w:tc><w:tcPr><w:tcW w:w="600" w:type="dxa"/></w:tcPr><w:p w14:paraId="0627BC53" w14:textId="77777777" w:rsidR="0036318C" w:rsidRDefault="00D45FC0"><w:r><w:t>150</w:t></w:r></w:p></w:tc><w:tc><w:tcPr><w:tcW w:w="2200" w:type="dxa"/></w:tcPr><w:p w14:paraId="3D706F1B" w14:textId="77777777" w:rsidR="0036318C" w:rsidRDefault="00D45FC0"><w:r><w:t>Catering</w:t></w:r></w:p></w:tc><w:tc><w:tcPr><w:tcW w:w="1300" w:type="dxa"/></w:tcPr><w:p w14:paraId="1D632611" w14:textId="77777777" w:rsidR="0036318C" w:rsidRDefault="00D45FC0"><w:r><w:t>Nomad</w:t></w:r></w:p></w:tc><w:tc><w:tcPr><w:tcW w:w="4860" w:type="dxa"/></w:tcPr><w:p w14:paraId="7FB82A0C" w14:textId="77777777" w:rsidR="0036318C" w:rsidRDefault="00D45FC0"><w:r><w:t>DHCP (CCU), DNS (CCU), Zugang zu Bezahl- und Bestelldiensten</w:t></w:r></w:p></w:tc></w:tr><w:tr w:rsidR="0036318C" w14:paraId="1A005F77" w14:textId="77777777"><w:tc><w:tcPr><w:tcW w:w="600" w:type="dxa"/></w:tcPr><w:p w14:paraId="344354A2" w14:textId="77777777" w:rsidR="0036318C" w:rsidRDefault="00D45FC0"><w:r><w:t>100</w:t></w:r></w:p></w:tc><w:tc><w:tcPr><w:tcW w:w="2200" w:type="dxa"/></w:tcPr><w:p w14:paraId="16129495" w14:textId="77777777" w:rsidR="0036318C" w:rsidRDefault="00D45FC0"><w:r><w:t>OBS-Management</w:t></w:r></w:p></w:tc><w:tc><w:tcPr><w:tcW w:w="1300" w:type="dxa"/></w:tcPr><w:p w14:paraId="61DAE7C7" w14:textId="77777777" w:rsidR="0036318C" w:rsidRDefault="00D45FC0"><w:r><w:t>Nomad</w:t></w:r></w:p></w:tc><w:tc><w:tcPr><w:tcW w:w="4860" w:type="dxa"/></w:tcPr><w:p w14:paraId="25FA9A5B" w14:textId="77777777" w:rsidR="0036318C" w:rsidRDefault="00D45FC0"><w:r><w:t>DHCP (CCU), DNS (CCU), NTP (CCU), SNMP, SSH, OBN-Discovery (LLDP), Telemetrie/MQTT zum Backend</w:t></w:r></w:p></w:tc></w:tr><w:tr w:rsidR="0036318C" w14:paraId="453DB135" w14:textId="77777777"><w:tc><w:tcPr><w:tcW w:w="600" w:type="dxa"/></w:tcPr><w:p w14:paraId="1B5B19DF" w14:textId="77777777" w:rsidR="0036318C" w:rsidRDefault="00D45FC0"><w:r><w:t>46</w:t></w:r></w:p></w:tc><w:tc><w:tcPr><w:tcW w:w="2200" w:type="dxa"/></w:tcPr><w:p w14:paraId="10FC37FD" w14:textId="77777777" w:rsidR="0036318C" w:rsidRDefault="00D45FC0"><w:r><w:t>Status Verpflegungsautomat</w:t></w:r></w:p></w:tc><w:tc><w:tcPr><w:tcW w:w="1300" w:type="dxa"/></w:tcPr><w:p w14:paraId="36FC8C53" w14:textId="77777777" w:rsidR="0036318C" w:rsidRDefault="00D45FC0"><w:r><w:t>Nomad</w:t></w:r></w:p></w:tc><w:tc><w:tcPr><w:tcW w:w="4860" w:type="dxa"/></w:tcPr><w:p w14:paraId="11A01476" w14:textId="77777777" w:rsidR="0036318C" w:rsidRDefault="00D45FC0"><w:r><w:t>DHCP (CCU), Zugang zu zugehörigem Statusdienst im CDC</w:t></w:r></w:p></w:tc></w:tr><w:tr w:rsidR="0036318C" w14:paraId="27538573" w14:textId="77777777"><w:tc><w:tcPr><w:tcW w:w="600" w:type="dxa"/></w:tcPr><w:p w14:paraId="6AC41CE3" w14:textId="77777777" w:rsidR="0036318C" w:rsidRDefault="00D45FC0"><w:r><w:t>48</w:t></w:r></w:p></w:tc><w:tc><w:tcPr><w:tcW w:w="2200" w:type="dxa"/></w:tcPr><w:p w14:paraId="00951A1E" w14:textId="77777777" w:rsidR="0036318C" w:rsidRDefault="00D45FC0"><w:r><w:t>Zahlung Verpflegungsautomat</w:t></w:r></w:p></w:tc><w:tc><w:tcPr><w:tcW w:w="1300" w:type="dxa"/></w:tcPr><w:p w14:paraId="7317A8B8" w14:textId="77777777" w:rsidR="0036318C" w:rsidRDefault="00D45FC0"><w:r><w:t>Nomad</w:t></w:r></w:p></w:tc><w:tc><w:tcPr><w:tcW w:w="4860" w:type="dxa"/></w:tcPr><w:p w14:paraId="6DB0810B" w14:textId="77777777" w:rsidR="0036318C" w:rsidRDefault="00D45FC0"><w:r><w:t>DHCP (CCU), Zugang zu Zahlungsabwicklungsdienst (eingeschränkt, NAT über CCU)</w:t></w:r></w:p></w:tc></w:tr><w:tr w:rsidR="0036318C" w14:paraId="3C4C8DC8" w14:textId="77777777"><w:tc><w:tcPr><w:tcW w:w="600" w:type="dxa"/></w:tcPr><w:p w14:paraId="4A334965" w14:textId="77777777" w:rsidR="0036318C" w:rsidRDefault="00D45FC0"><w:r><w:t>200</w:t></w:r></w:p></w:tc><w:tc><w:tcPr><w:tcW w:w="2200" w:type="dxa"/></w:tcPr><w:p w14:paraId="2C937F82" w14:textId="77777777" w:rsidR="0036318C" w:rsidRDefault="00D45FC0"><w:r><w:t>Management RDC</w:t></w:r></w:p></w:tc><w:tc><w:tcPr><w:tcW w:w="1300" w:type="dxa"/></w:tcPr><w:p w14:paraId="318F7392" w14:textId="77777777" w:rsidR="0036318C" w:rsidRDefault="00D45FC0"><w:r><w:t>Nomad</w:t></w:r></w:p></w:tc><w:tc><w:tcPr><w:tcW w:w="4860" w:type="dxa"/></w:tcPr><w:p w14:paraId="67517D9B" w14:textId="77777777" w:rsidR="0036318C" w:rsidRDefault="00D45FC0"><w:r><w:t>DHCP (CCU), DNS (CCU), Management-Zugang zum Rail Data Centre</w:t></w:r></w:p></w:tc></w:tr><w:tr w:rsidR="0036318C" w14:paraId="5A95BE6A" w14:textId="77777777"><w:tc><w:tcPr><w:tcW w:w="600" w:type="dxa"/></w:tcPr><w:p w14:paraId="5FE80FC4" w14:textId="77777777" w:rsidR="0036318C" w:rsidRDefault="00D45FC0"><w:r><w:t>202</w:t></w:r></w:p></w:tc><w:tc><w:tcPr><w:tcW w:w="2200" w:type="dxa"/></w:tcPr><w:p w14:paraId="64B1B16F" w14:textId="77777777" w:rsidR="0036318C" w:rsidRDefault="00D45FC0"><w:r><w:t>Interconnect RDC</w:t></w:r></w:p></w:tc><w:tc><w:tcPr><w:tcW w:w="1300" w:type="dxa"/></w:tcPr><w:p w14:paraId="0FF0EA5C" w14:textId="77777777" w:rsidR="0036318C" w:rsidRDefault="00D45FC0"><w:r><w:t>Nomad</w:t></w:r></w:p></w:tc><w:tc><w:tcPr><w:tcW w:w="4860" w:type="dxa"/></w:tcPr><w:p w14:paraId="285B88A4" w14:textId="77777777" w:rsidR="0036318C" w:rsidRDefault="00D45FC0"><w:r><w:t>Datenaustausch zwischen RDC und Backend (NAT über CCU)</w:t></w:r></w:p></w:tc></w:tr><w:tr w:rsidR="0036318C" w14:paraId="29E4E0CA" w14:textId="77777777"><w:tc><w:tcPr><w:tcW w:w="600" w:type="dxa"/></w:tcPr><w:p w14:paraId="3DB6C33F" w14:textId="77777777" w:rsidR="0036318C" w:rsidRDefault="00D45FC0"><w:r><w:t>90</w:t></w:r></w:p></w:tc><w:tc><w:tcPr><w:tcW w:w="2200" w:type="dxa"/></w:tcPr><w:p w14:paraId="276D2074" w14:textId="77777777" w:rsidR="0036318C" w:rsidRDefault="00D45FC0"><w:r><w:t>Funksensor</w:t></w:r></w:p></w:tc><w:tc><w:tcPr><w:tcW w:w="1300" w:type="dxa"/></w:tcPr><w:p w14:paraId="2082D071" w14:textId="77777777" w:rsidR="0036318C" w:rsidRDefault="00D45FC0"><w:r><w:t>–</w:t></w:r></w:p></w:tc><w:tc><w:tcPr><w:tcW w:w="4860" w:type="dxa"/></w:tcPr><w:p w14:paraId="558351C5" w14:textId="77777777" w:rsidR="0036318C" w:rsidRDefault="00D45FC0"><w:r><w:t>– (reserviert)</w:t></w:r></w:p></w:tc></w:tr></w:tbl><w:p w14:paraId="4C906047" w14:textId="77777777" w:rsidR="0036318C" w:rsidRDefault="0036318C"/><w:p w14:paraId="59CA54CA" w14:textId="77777777" w:rsidR="0036318C" w:rsidRDefault="00D45FC0"><w:r><w:t>Hinweis: Auf allen Nomad-VLANs (außer 90) übernimmt die CCU die zentralen Server-Rollen (DHCP, DNS, NTP). Default-Gateway, Adressbereich, DHCP-Pool, GPS- und NTP-Quelle pro VLAN sind im separaten Dokument „IP-Port-Allokationsplan“ je Zug-ID dokumentiert.</w:t></w:r></w:p><w:p w14:paraId="7E03FCC4" w14:textId="77777777" w:rsidR="008844DC" w:rsidRDefault="008844DC" w:rsidP="00235028"><w:pPr><w:rPr><w:lang w:val="de-DE" w:eastAsia="ja-JP"/></w:rPr></w:pPr></w:p><w:p w14:paraId="507CCE26" w14:textId="2E32E982" w:rsidR="00F5434C" w:rsidRDefault="0036470F" w:rsidP="00F5434C"><w:pPr><w:pStyle w:val="Heading3"/><w:rPr><w:lang w:val="de-DE" w:eastAsia="ja-JP"/></w:rPr></w:pPr><w:bookmarkStart w:id="69" w:name="_Toc229775504"/><w:r><w:rPr><w:lang w:val="de-DE" w:eastAsia="ja-JP"/></w:rPr><w:lastRenderedPageBreak/><w:t>Übersicht</w:t></w:r><w:bookmarkEnd w:id="69"/></w:p><w:p w14:paraId="7ED0CAC5" w14:textId="0B12D471" w:rsidR="00F5434C" w:rsidRPr="00F5434C" w:rsidRDefault="00F5434C" w:rsidP="00F5434C"><w:pPr><w:rPr><w:lang w:val="de-DE" w:eastAsia="ja-JP" w:bidi="th-TH"/></w:rPr></w:pPr><w:r><w:rPr><w:lang w:val="de-DE" w:eastAsia="ja-JP" w:bidi="th-TH"/></w:rPr><w:t>Die folgende Darstellung visualisiert die einzelnen VLANs sowie einen Teil der Kommunikationsflüsse. VLANs im oberen Bereich werden durch Stadler verwaltet während die VLANs im unteren Bereich unter der Betreuung von Nomad stehen.</w:t></w:r></w:p><w:p w14:paraId="7D980434" w14:textId="504C13AE" w:rsidR="00F5434C" w:rsidRDefault="00F5434C" w:rsidP="00F5434C"><w:pPr><w:rPr><w:lang w:val="de-DE" w:eastAsia="ja-JP"/></w:rPr></w:pPr><w:r><w:rPr><w:noProof/><w:lang w:val="de-DE" w:eastAsia="ja-JP"/></w:rPr><w:drawing><wp:inline distT="0" distB="0" distL="0" distR="0" wp14:anchorId="119BC870" wp14:editId="0185F5A7"><wp:extent cx="5940425" cy="4997450"/><wp:effectExtent l="0" t="0" r="3175" b="0"/><wp:docPr id="1666235147" name="Grafik 1" descr="Ein Bild, das Text, Diagramm, Reihe, parallel enthält.  KI-generierte Inhalte können fehlerhaft sein."/><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666235147" name="Grafik 1" descr="Ein Bild, das Text, Diagramm, Reihe, parallel enthält.  KI-generierte Inhalte können fehlerhaft sein."/><pic:cNvPicPr/></pic:nvPicPr><pic:blipFill><a:blip r:embed="rId30"/><a:stretch><a:fillRect/></a:stretch></pic:blipFill><pic:spPr><a:xfrm><a:off x="0" y="0"/><a:ext cx="5940425" cy="4997450"/></a:xfrm><a:prstGeom prst="rect"><a:avLst/></a:prstGeom></pic:spPr></pic:pic></a:graphicData></a:graphic></wp:inline></w:drawing></w:r></w:p><w:p w14:paraId="2225D939" w14:textId="210B19A1" w:rsidR="00F5434C" w:rsidRDefault="00F5434C"><w:pPr><w:rPr><w:lang w:val="de-DE" w:eastAsia="ja-JP"/></w:rPr></w:pPr><w:r><w:rPr><w:lang w:val="de-DE" w:eastAsia="ja-JP"/></w:rPr><w:br w:type="page"/></w:r></w:p><w:p w14:paraId="1F610243" w14:textId="3065E6F9" w:rsidR="00EE6C0C" w:rsidRDefault="000B2F89" w:rsidP="00EE6C0C"><w:pPr><w:pStyle w:val="Heading2"/></w:pPr><w:bookmarkStart w:id="70" w:name="_Toc229775505"/><w:r><w:lastRenderedPageBreak/><w:t>Zeit synchronisation und management</w:t></w:r><w:bookmarkEnd w:id="70"/></w:p><w:p w14:paraId="799885C7" w14:textId="77777777" w:rsidR="009A680A" w:rsidRPr="009A680A" w:rsidRDefault="009A680A" w:rsidP="009A680A"><w:pPr><w:rPr><w:lang w:eastAsia="ja-JP"/></w:rPr></w:pPr><w:r><w:rPr><w:lang w:eastAsia="ja-JP"/></w:rPr><w:t>Um eine konsistente Zeitbasis für alle fahrzeugseitigen Systeme zu gewährleisten, fungiert das On-Board-System (OBS) als zentrale Zeitquelle (NTP-Server). Die Zeitsynchronisation des OBS erfolgt über ein zweistufiges Verfahren, um die Systemintegrität auch bei eingeschränkter Konnektivität zu wahren: </w:t></w:r></w:p><w:p w14:paraId="6B510EF6" w14:textId="77777777" w:rsidR="009A680A" w:rsidRPr="009A680A" w:rsidRDefault="009A680A"><w:pPr><w:numPr><w:ilvl w:val="0"/><w:numId w:val="95"/></w:numPr><w:rPr><w:lang w:val="en-GB" w:eastAsia="ja-JP"/></w:rPr></w:pPr><w:r><w:rPr><w:lang w:eastAsia="ja-JP"/></w:rPr><w:t>Primärquelle: Der OBS bezieht die Referenzzeit via NTP über die landseitige Internetverbindung. Dies stellt im regulären Betrieb die höchste Präzision sicher.</w:t></w:r><w:r><w:rPr><w:lang w:val="en-GB" w:eastAsia="ja-JP"/></w:rPr><w:t> </w:t></w:r></w:p><w:p w14:paraId="1FB7F452" w14:textId="77777777" w:rsidR="009A680A" w:rsidRPr="009A680A" w:rsidRDefault="009A680A"><w:pPr><w:numPr><w:ilvl w:val="0"/><w:numId w:val="96"/></w:numPr><w:rPr><w:lang w:eastAsia="ja-JP"/></w:rPr></w:pPr><w:r><w:rPr><w:lang w:eastAsia="ja-JP"/></w:rPr><w:t>Backup-Ebene (Fallback): Bei Instabilität oder Ausfall der Internetverbindung schaltet das System automatisch auf GPS-basierte Zeiterfassung um. Dadurch bleibt das Fahrzeug-Netzwerk unabhängig von externen Datenverbindungen autark synchronisiert. </w:t></w:r></w:p><w:p w14:paraId="6F24B87D" w14:textId="77777777" w:rsidR="009A680A" w:rsidRPr="009A680A" w:rsidRDefault="009A680A" w:rsidP="009A680A"><w:pPr><w:rPr><w:lang w:eastAsia="ja-JP"/></w:rPr></w:pPr><w:r><w:rPr><w:lang w:eastAsia="ja-JP"/></w:rPr><w:t>Alle Systeme verwenden die UTC-Zeit. Wo benötigt, wird die UTC-Zeit in Lokalzeit angezeigt (FIS, IDU). Die Umstellung zwischen Sommer- und Winterzeit erfolgt automatisch. </w:t></w:r></w:p><w:p w14:paraId="6EC69748" w14:textId="77777777" w:rsidR="009A680A" w:rsidRPr="009A680A" w:rsidRDefault="009A680A" w:rsidP="009A680A"><w:pPr><w:rPr><w:lang w:eastAsia="ja-JP"/></w:rPr></w:pPr><w:r><w:rPr><w:lang w:eastAsia="ja-JP"/></w:rPr><w:t>Sendet der OBS als Zeitmaster die falsche Zeit per NTP wird diese von den Subsystemen übernommen. Einzige Ausnahme stellt die JRU und das ETCS dar. Die JRU vergleicht die Zeit von dem NTP-Server mit einer internen Batterie und gibt ihre Zeit dem ETCS per TRDP weiter. Genauere Informationen hierzu können aus dem Konzept Registriergerät [V19] übernommen werden.  </w:t></w:r></w:p><w:p w14:paraId="53A6995F" w14:textId="77777777" w:rsidR="009A680A" w:rsidRDefault="009A680A" w:rsidP="009A680A"><w:pPr><w:rPr><w:lang w:eastAsia="ja-JP"/></w:rPr></w:pPr><w:r><w:rPr><w:lang w:eastAsia="ja-JP"/></w:rPr><w:t>Entfällt der NTP-Server komplett werden die Subsysteme über ein RTC-Modul die Zeit weiter zählen, bis der NTP-Server wieder zur Verfügung steht. </w:t></w:r></w:p><w:p w14:paraId="39E95D1B" w14:textId="06D18AD4" w:rsidR="009A680A" w:rsidRDefault="009A680A" w:rsidP="009A680A"><w:pPr><w:rPr><w:lang w:eastAsia="ja-JP"/></w:rPr></w:pPr><w:r><w:rPr><w:noProof/></w:rPr><w:drawing><wp:inline distT="0" distB="0" distL="0" distR="0" wp14:anchorId="55F37618" wp14:editId="195FAF37"><wp:extent cx="3911600" cy="3943350"/><wp:effectExtent l="0" t="0" r="0" b="0"/><wp:docPr id="1193888839" name="Pictur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31"><a:extLst><a:ext uri="{28A0092B-C50C-407E-A947-70E740481C1C}"><a14:useLocalDpi xmlns:a14="http://schemas.microsoft.com/office/drawing/2010/main" val="0"/></a:ext></a:extLst></a:blip><a:srcRect/><a:stretch><a:fillRect/></a:stretch></pic:blipFill><pic:spPr bwMode="auto"><a:xfrm><a:off x="0" y="0"/><a:ext cx="3911600" cy="3943350"/></a:xfrm><a:prstGeom prst="rect"><a:avLst/></a:prstGeom><a:noFill/><a:ln><a:noFill/></a:ln></pic:spPr></pic:pic></a:graphicData></a:graphic></wp:inline></w:drawing></w:r></w:p><w:p w14:paraId="03445221" w14:textId="77777777" w:rsidR="009A680A" w:rsidRPr="009A680A" w:rsidRDefault="009A680A" w:rsidP="009A680A"><w:pPr><w:rPr><w:lang w:eastAsia="ja-JP"/></w:rPr></w:pPr><w:r><w:rPr><w:lang w:eastAsia="ja-JP"/></w:rPr><w:lastRenderedPageBreak/><w:t>Der OBS stellt den Zeitdienst aktiv über das Network Time Protocol (NTP, Port 123) bereit: </w:t></w:r></w:p><w:p w14:paraId="6F0F651F" w14:textId="77777777" w:rsidR="009A680A" w:rsidRPr="009A680A" w:rsidRDefault="009A680A"><w:pPr><w:numPr><w:ilvl w:val="0"/><w:numId w:val="97"/></w:numPr><w:rPr><w:lang w:eastAsia="ja-JP"/></w:rPr></w:pPr><w:r><w:rPr><w:lang w:eastAsia="ja-JP"/></w:rPr><w:t>IOB-Netzwerk: Alle internen Systemkomponenten des IOB werden direkt vom OBS synchronisiert (Switch u. Access-Point). </w:t></w:r></w:p><w:p w14:paraId="1E5FDC4A" w14:textId="7F0D6220" w:rsidR="009A680A" w:rsidRDefault="009A680A"><w:pPr><w:numPr><w:ilvl w:val="0"/><w:numId w:val="98"/></w:numPr><w:rPr><w:lang w:eastAsia="ja-JP"/></w:rPr></w:pPr><w:r><w:rPr><w:lang w:eastAsia="ja-JP"/></w:rPr><w:t>VLAN 7 Integration: Um eine systemübergreifende Einheitlichkeit zu gewährleisten, wird der NTP-Service explizit im VLAN 7 bereitgestellt. Dies ermöglicht es auch Drittgeräten (nicht-IOB-Komponenten), die präzise Systemzeit des OBS zu beziehen. </w:t></w:r></w:p><w:p w14:paraId="3FF67D1C" w14:textId="5E92B78E" w:rsidR="009A680A" w:rsidRPr="009A680A" w:rsidRDefault="009A680A" w:rsidP="009A680A"><w:pPr><w:rPr><w:lang w:eastAsia="ja-JP"/></w:rPr></w:pPr><w:r><w:rPr><w:lang w:eastAsia="ja-JP"/></w:rPr><w:t>Um eine durchgängige zeitliche Kohärenz zu gewährleisten, ist im Dritt-System ein eigener NTP-Server implementiert (RCU), der das OBS als autoritative Referenzquelle nutzt. Der Datenaustausch zwischen diesen Netzsegmenten wird wie folgt realisiert: </w:t></w:r></w:p><w:p w14:paraId="6E2A7D66" w14:textId="77777777" w:rsidR="009A680A" w:rsidRPr="009A680A" w:rsidRDefault="009A680A"><w:pPr><w:numPr><w:ilvl w:val="0"/><w:numId w:val="99"/></w:numPr><w:rPr><w:lang w:val="en-GB" w:eastAsia="ja-JP"/></w:rPr></w:pPr><w:r><w:rPr><w:lang w:eastAsia="ja-JP"/></w:rPr><w:t>Transparentes Weiterleiten: Die NTP-Anfragen des Dritt-Servers werden an die STADLER-Firewall gerichtet. Diese leitet den Datenverkehr gezielt an das OBS weiter.</w:t></w:r><w:r><w:rPr><w:lang w:val="en-GB" w:eastAsia="ja-JP"/></w:rPr><w:t> </w:t></w:r></w:p><w:p w14:paraId="6F19B746" w14:textId="77777777" w:rsidR="009A680A" w:rsidRPr="009A680A" w:rsidRDefault="009A680A"><w:pPr><w:numPr><w:ilvl w:val="0"/><w:numId w:val="100"/></w:numPr><w:rPr><w:lang w:eastAsia="ja-JP"/></w:rPr></w:pPr><w:r><w:rPr><w:lang w:eastAsia="ja-JP"/></w:rPr><w:t>SNAT-Implementierung: Damit die Kommunikation über die Segmentgrenzen hinweg reibungslos funktioniert, setzt die Firewall Source NAT (SNAT) ein. Dies stellt sicher, dass die Antwortpakete des OBS korrekt an den anfragenden NTP-Server im Dritt-System zurückgeführt werden können. </w:t></w:r></w:p><w:p w14:paraId="44E2D7E2" w14:textId="77777777" w:rsidR="009A680A" w:rsidRPr="009A680A" w:rsidRDefault="009A680A"><w:pPr><w:pStyle w:val="paragraph"/><w:numPr><w:ilvl w:val="0"/><w:numId w:val="100"/></w:numPr><w:spacing w:before="0" w:beforeAutospacing="0" w:after="0" w:afterAutospacing="0"/><w:textAlignment w:val="baseline"/><w:rPr><w:rFonts w:ascii="Calibri" w:hAnsi="Calibri" w:cs="Calibri"/><w:sz w:val="22"/><w:szCs w:val="22"/></w:rPr></w:pPr><w:r><w:rPr><w:rStyle w:val="normaltextrun"/><w:rFonts w:ascii="Calibri" w:hAnsi="Calibri" w:cs="Calibri"/><w:sz w:val="22"/><w:szCs w:val="22"/></w:rPr><w:t>Hierarchische Struktur: Durch diesen Aufbau wird eine kaskadierte Synchronisation erreicht. Das Dritt-System bleibt logisch getrennt, partizipiert jedoch indirekt an der hochverfügbaren Zeitreferenz (Landseite/GPS) des OBS.</w:t></w:r><w:r><w:rPr><w:rStyle w:val="eop"/><w:rFonts w:ascii="Calibri" w:hAnsi="Calibri" w:cs="Calibri"/><w:sz w:val="22"/><w:szCs w:val="22"/></w:rPr><w:t> </w:t></w:r></w:p><w:p w14:paraId="73821C71" w14:textId="77777777" w:rsidR="009A680A" w:rsidRDefault="009A680A" w:rsidP="009A680A"><w:pPr><w:pStyle w:val="paragraph"/><w:spacing w:before="0" w:beforeAutospacing="0" w:after="0" w:afterAutospacing="0"/><w:textAlignment w:val="baseline"/><w:rPr><w:rStyle w:val="normaltextrun"/><w:rFonts w:ascii="Calibri" w:hAnsi="Calibri" w:cs="Calibri"/><w:sz w:val="22"/><w:szCs w:val="22"/></w:rPr></w:pPr></w:p><w:p w14:paraId="046F7BDD" w14:textId="4A496CFB" w:rsidR="00273E41" w:rsidRPr="009A680A" w:rsidRDefault="009A680A" w:rsidP="009A680A"><w:pPr><w:pStyle w:val="paragraph"/><w:spacing w:before="0" w:beforeAutospacing="0" w:after="0" w:afterAutospacing="0"/><w:textAlignment w:val="baseline"/><w:rPr><w:rFonts w:ascii="Segoe UI" w:hAnsi="Segoe UI" w:cs="Segoe UI"/><w:sz w:val="18"/><w:szCs w:val="18"/></w:rPr></w:pPr><w:r><w:rPr><w:rStyle w:val="normaltextrun"/><w:rFonts w:ascii="Calibri" w:hAnsi="Calibri" w:cs="Calibri"/><w:sz w:val="22"/><w:szCs w:val="22"/></w:rPr><w:t>Abschließend ist festzuhalten, dass sämtliche Drittgeräte - auch jene, die physisch an den IoB-Switchen angebunden sind - ihre Zeit ausschließlich über den eigenen NTP-Server im Drittsystem beziehen. Da diese Teilnehmer logisch in VLANs isoliert sind, bleibt die strikte Netzwerktrennung trotz gemeinsamer Hardware-Infrastruktur gewahrt.</w:t></w:r><w:r><w:rPr><w:rStyle w:val="eop"/><w:rFonts w:ascii="Calibri" w:hAnsi="Calibri" w:cs="Calibri"/><w:sz w:val="22"/><w:szCs w:val="22"/></w:rPr><w:t> </w:t></w:r></w:p><w:p w14:paraId="2ACF4954" w14:textId="735A5FD8" w:rsidR="002542CC" w:rsidRDefault="002542CC"><w:pPr><w:rPr><w:lang w:val="de-DE" w:eastAsia="ja-JP"/></w:rPr></w:pPr></w:p><w:p w14:paraId="57CDD85A" w14:textId="16F32125" w:rsidR="00EE6C0C" w:rsidRDefault="00AD5827" w:rsidP="00273E41"><w:pPr><w:pStyle w:val="Heading2"/><w:rPr><w:lang w:bidi="th-TH"/></w:rPr></w:pPr><w:bookmarkStart w:id="71" w:name="_Toc229775506"/><w:r><w:rPr><w:lang w:val="de-AT" w:bidi="th-TH"/></w:rPr><w:t>Routing und Internetzugang für externe Netzwerk</w:t></w:r><w:bookmarkEnd w:id="71"/></w:p><w:p w14:paraId="5C643473" w14:textId="77777777" w:rsidR="00AD5827" w:rsidRPr="00AD5827" w:rsidRDefault="00AD5827" w:rsidP="00AD5827"><w:pPr><w:rPr><w:lang w:val="de-DE" w:eastAsia="ja-JP" w:bidi="th-TH"/></w:rPr></w:pPr><w:r><w:rPr><w:lang w:val="de-DE" w:eastAsia="ja-JP" w:bidi="th-TH"/></w:rPr><w:t>Die CCU fungiert als zentrale Schnittstelle zwischen dem Fahrzeugnetzwerk und der Landseite (externe Netze) und ermöglicht auch den Netzwerken von Stadler den definierten Zugang ins Internet.</w:t></w:r></w:p><w:p w14:paraId="3ECDA239" w14:textId="2C2F5F1E" w:rsidR="00AD5827" w:rsidRPr="00AD5827" w:rsidRDefault="00AD5827" w:rsidP="00AD5827"><w:pPr><w:rPr><w:lang w:val="de-DE" w:eastAsia="ja-JP" w:bidi="th-TH"/></w:rPr></w:pPr><w:r><w:rPr><w:lang w:val="de-DE" w:eastAsia="ja-JP" w:bidi="th-TH"/></w:rPr><w:t>Für die Kommunikation zwischen dem Stadler-Router und der CCU wird ein dediziertes VLAN verwendet. Der gesamte darüber laufende Datenverkehr wird zunächst an die CCU geleitet, einer Sicherheitsprüfung unterzogen und mittels NAT ins interne Nomad-Backend überführt, anschließend – sofern freigegeben – ins Internet weitergeleitet.</w:t></w:r></w:p><w:p w14:paraId="71D544D6" w14:textId="3060DF8F" w:rsidR="00AD5827" w:rsidRPr="00AD5827" w:rsidRDefault="00AD5827" w:rsidP="00AD5827"><w:pPr><w:rPr><w:lang w:val="de-DE" w:eastAsia="ja-JP" w:bidi="th-TH"/></w:rPr></w:pPr><w:r><w:rPr><w:lang w:val="de-DE" w:eastAsia="ja-JP" w:bidi="th-TH"/></w:rPr><w:t>Um die Netzwerksicherheit zu gewährleisten, wird sämtlicher ausgehender Verkehr durch eine Firewall gefiltert. Nur explizit definierte und freigegebene Verbindungen werden erlaubt; nicht spezifizierter Datenverkehr wird konsequent blockiert.</w:t></w:r></w:p><w:p w14:paraId="744E49C3" w14:textId="21FEEF60" w:rsidR="002542CC" w:rsidRDefault="00AD5827"><w:pPr><w:rPr><w:lang w:val="de-DE" w:eastAsia="ja-JP" w:bidi="th-TH"/></w:rPr></w:pPr><w:r><w:rPr><w:lang w:val="de-DE" w:eastAsia="ja-JP" w:bidi="th-TH"/></w:rPr><w:t>Daher müssen alle gewünschten Kommunikationspfade im Vorfeld klar definiert werden, um die entsprechenden Freigaben umsetzen zu können</w:t></w:r></w:p><w:p w14:paraId="1AD130AF" w14:textId="0284024E" w:rsidR="002542CC" w:rsidRDefault="002542CC" w:rsidP="002542CC"><w:pPr><w:pStyle w:val="Heading3"/><w:rPr><w:lang w:eastAsia="ja-JP"/></w:rPr></w:pPr><w:bookmarkStart w:id="72" w:name="_Toc229775507"/><w:r><w:rPr><w:lang w:eastAsia="ja-JP"/></w:rPr><w:lastRenderedPageBreak/><w:t>Erlaubte Verbindungen für Stadler-Netzwerke</w:t></w:r><w:bookmarkEnd w:id="72"/></w:p><w:tbl><w:tblPr><w:tblStyle w:val="PolarionTableNormal"/><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122"/><w:gridCol w:w="1701"/><w:gridCol w:w="1701"/><w:gridCol w:w="1701"/><w:gridCol w:w="850"/><w:gridCol w:w="1270"/></w:tblGrid><w:tr w:rsidR="00AD5827" w:rsidRPr="002542CC" w14:paraId="66E27A6E" w14:textId="77777777" w:rsidTr="004B21F2"><w:tc><w:tcPr><w:tcW w:w="2122" w:type="dxa"/></w:tcPr><w:p w14:paraId="08F87D18" w14:textId="69B238F0" w:rsidR="00AD5827" w:rsidRPr="00AE7BEC" w:rsidRDefault="00AD5827" w:rsidP="002542CC"><w:pPr><w:spacing w:before="120" w:after="120"/><w:jc w:val="center"/><w:rPr><w:rFonts w:ascii="Calibri" w:hAnsi="Calibri" w:cs="Calibri"/><w:b/><w:bCs/><w:lang w:val="de-DE" w:eastAsia="ja-JP" w:bidi="th-TH"/></w:rPr></w:pPr><w:r><w:rPr><w:rFonts w:ascii="Calibri" w:hAnsi="Calibri" w:cs="Calibri"/><w:b/><w:bCs/><w:lang w:val="de-DE" w:eastAsia="ja-JP" w:bidi="th-TH"/></w:rPr><w:t>Beschreibung</w:t></w:r></w:p></w:tc><w:tc><w:tcPr><w:tcW w:w="1701" w:type="dxa"/></w:tcPr><w:p w14:paraId="3FE3A9CE" w14:textId="1C1EE4FC" w:rsidR="00AD5827" w:rsidRPr="00AE7BEC" w:rsidRDefault="002542CC" w:rsidP="002542CC"><w:pPr><w:spacing w:before="120" w:after="120"/><w:jc w:val="center"/><w:rPr><w:rFonts w:ascii="Calibri" w:hAnsi="Calibri" w:cs="Calibri"/><w:b/><w:bCs/><w:lang w:val="de-DE" w:eastAsia="ja-JP" w:bidi="th-TH"/></w:rPr></w:pPr><w:r><w:rPr><w:rFonts w:ascii="Calibri" w:hAnsi="Calibri" w:cs="Calibri"/><w:b/><w:bCs/><w:lang w:val="de-DE" w:eastAsia="ja-JP" w:bidi="th-TH"/></w:rPr><w:t>Ausgehend von</w:t></w:r></w:p></w:tc><w:tc><w:tcPr><w:tcW w:w="1701" w:type="dxa"/></w:tcPr><w:p w14:paraId="1BF6247F" w14:textId="31136AA9" w:rsidR="00AD5827" w:rsidRPr="00AE7BEC" w:rsidRDefault="00AD5827" w:rsidP="002542CC"><w:pPr><w:spacing w:before="120" w:after="120"/><w:jc w:val="center"/><w:rPr><w:rFonts w:ascii="Calibri" w:hAnsi="Calibri" w:cs="Calibri"/><w:b/><w:bCs/><w:lang w:val="de-DE" w:eastAsia="ja-JP" w:bidi="th-TH"/></w:rPr></w:pPr><w:r><w:rPr><w:rFonts w:ascii="Calibri" w:hAnsi="Calibri" w:cs="Calibri"/><w:b/><w:bCs/><w:lang w:val="de-DE" w:eastAsia="ja-JP" w:bidi="th-TH"/></w:rPr><w:t>Source</w:t></w:r></w:p></w:tc><w:tc><w:tcPr><w:tcW w:w="1701" w:type="dxa"/></w:tcPr><w:p w14:paraId="4CE2DBC0" w14:textId="68533EA4" w:rsidR="00AD5827" w:rsidRPr="00AE7BEC" w:rsidRDefault="00AD5827" w:rsidP="002542CC"><w:pPr><w:spacing w:before="120" w:after="120"/><w:jc w:val="center"/><w:rPr><w:rFonts w:ascii="Calibri" w:hAnsi="Calibri" w:cs="Calibri"/><w:b/><w:bCs/><w:lang w:val="de-DE" w:eastAsia="ja-JP" w:bidi="th-TH"/></w:rPr></w:pPr><w:r><w:rPr><w:rFonts w:ascii="Calibri" w:hAnsi="Calibri" w:cs="Calibri"/><w:b/><w:bCs/><w:lang w:val="de-DE" w:eastAsia="ja-JP" w:bidi="th-TH"/></w:rPr><w:t>Destination</w:t></w:r></w:p></w:tc><w:tc><w:tcPr><w:tcW w:w="850" w:type="dxa"/></w:tcPr><w:p w14:paraId="43F72700" w14:textId="773E84DE" w:rsidR="00AD5827" w:rsidRPr="00AE7BEC" w:rsidRDefault="00AD5827" w:rsidP="002542CC"><w:pPr><w:spacing w:before="120" w:after="120"/><w:jc w:val="center"/><w:rPr><w:rFonts w:ascii="Calibri" w:hAnsi="Calibri" w:cs="Calibri"/><w:b/><w:bCs/><w:lang w:val="de-DE" w:eastAsia="ja-JP" w:bidi="th-TH"/></w:rPr></w:pPr><w:r><w:rPr><w:rFonts w:ascii="Calibri" w:hAnsi="Calibri" w:cs="Calibri"/><w:b/><w:bCs/><w:lang w:val="de-DE" w:eastAsia="ja-JP" w:bidi="th-TH"/></w:rPr><w:t>Port</w:t></w:r></w:p></w:tc><w:tc><w:tcPr><w:tcW w:w="1270" w:type="dxa"/></w:tcPr><w:p w14:paraId="361536C2" w14:textId="73E8C5BF" w:rsidR="00AD5827" w:rsidRPr="00AE7BEC" w:rsidRDefault="00AD5827" w:rsidP="002542CC"><w:pPr><w:spacing w:before="120" w:after="120"/><w:jc w:val="center"/><w:rPr><w:rFonts w:ascii="Calibri" w:hAnsi="Calibri" w:cs="Calibri"/><w:b/><w:bCs/><w:lang w:val="de-DE" w:eastAsia="ja-JP" w:bidi="th-TH"/></w:rPr></w:pPr><w:r><w:rPr><w:rFonts w:ascii="Calibri" w:hAnsi="Calibri" w:cs="Calibri"/><w:b/><w:bCs/><w:lang w:val="de-DE" w:eastAsia="ja-JP" w:bidi="th-TH"/></w:rPr><w:t>Protokoll</w:t></w:r></w:p></w:tc></w:tr><w:tr w:rsidR="00AD5827" w:rsidRPr="002542CC" w14:paraId="433A3969" w14:textId="77777777" w:rsidTr="004B21F2"><w:tc><w:tcPr><w:tcW w:w="2122" w:type="dxa"/></w:tcPr><w:p w14:paraId="197FB284" w14:textId="3743C0F0"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VPN-Tunnel zum RDS</w:t></w:r></w:p></w:tc><w:tc><w:tcPr><w:tcW w:w="1701" w:type="dxa"/></w:tcPr><w:p w14:paraId="52F042A6" w14:textId="0708BAAB"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Zug</w:t></w:r></w:p></w:tc><w:tc><w:tcPr><w:tcW w:w="1701" w:type="dxa"/></w:tcPr><w:p w14:paraId="6639CC32" w14:textId="2322D982"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Stadler Router</w:t></w:r></w:p></w:tc><w:tc><w:tcPr><w:tcW w:w="1701" w:type="dxa"/></w:tcPr><w:p w14:paraId="525B7799" w14:textId="2F43337A"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62.2.130.53</w:t></w:r></w:p></w:tc><w:tc><w:tcPr><w:tcW w:w="850" w:type="dxa"/></w:tcPr><w:p w14:paraId="42401C4C" w14:textId="1A17121E"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83</w:t></w:r></w:p></w:tc><w:tc><w:tcPr><w:tcW w:w="1270" w:type="dxa"/></w:tcPr><w:p w14:paraId="1A0815D5" w14:textId="324EC20F"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UDP</w:t></w:r></w:p></w:tc></w:tr><w:tr w:rsidR="00AD5827" w:rsidRPr="002542CC" w14:paraId="44C35B00" w14:textId="77777777" w:rsidTr="004B21F2"><w:tc><w:tcPr><w:tcW w:w="2122" w:type="dxa"/></w:tcPr><w:p w14:paraId="2BB9515B" w14:textId="60B26220"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VPN-Tunnel zum RDS</w:t></w:r></w:p></w:tc><w:tc><w:tcPr><w:tcW w:w="1701" w:type="dxa"/></w:tcPr><w:p w14:paraId="7F72CC39" w14:textId="67095F2E"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Zug</w:t></w:r></w:p></w:tc><w:tc><w:tcPr><w:tcW w:w="1701" w:type="dxa"/></w:tcPr><w:p w14:paraId="7211A170" w14:textId="272775D0"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Stadler Router</w:t></w:r></w:p></w:tc><w:tc><w:tcPr><w:tcW w:w="1701" w:type="dxa"/></w:tcPr><w:p w14:paraId="296B33E9" w14:textId="2AFDC5F9"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62.2.130.53</w:t></w:r></w:p></w:tc><w:tc><w:tcPr><w:tcW w:w="850" w:type="dxa"/></w:tcPr><w:p w14:paraId="4AF61BB0" w14:textId="732CFE04"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84</w:t></w:r></w:p></w:tc><w:tc><w:tcPr><w:tcW w:w="1270" w:type="dxa"/></w:tcPr><w:p w14:paraId="10B32C9E" w14:textId="428A13FD"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UDP</w:t></w:r></w:p></w:tc></w:tr><w:tr w:rsidR="00AD5827" w:rsidRPr="002542CC" w14:paraId="47FCC026" w14:textId="77777777" w:rsidTr="004B21F2"><w:tc><w:tcPr><w:tcW w:w="2122" w:type="dxa"/></w:tcPr><w:p w14:paraId="1586F248" w14:textId="5E65D2D9"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Datenübertragung zu ÖBB-Landseite</w:t></w:r></w:p></w:tc><w:tc><w:tcPr><w:tcW w:w="1701" w:type="dxa"/></w:tcPr><w:p w14:paraId="7509817B" w14:textId="16AC5A19"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Zug</w:t></w:r></w:p></w:tc><w:tc><w:tcPr><w:tcW w:w="1701" w:type="dxa"/></w:tcPr><w:p w14:paraId="08B936E9" w14:textId="5EB93D09"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Stadler Router</w:t></w:r></w:p></w:tc><w:tc><w:tcPr><w:tcW w:w="1701" w:type="dxa"/></w:tcPr><w:p w14:paraId="447C396C" w14:textId="01214908"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195.69.192.153</w:t></w:r></w:p></w:tc><w:tc><w:tcPr><w:tcW w:w="850" w:type="dxa"/></w:tcPr><w:p w14:paraId="7D834688" w14:textId="17A9A6B2"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22</w:t></w:r></w:p></w:tc><w:tc><w:tcPr><w:tcW w:w="1270" w:type="dxa"/></w:tcPr><w:p w14:paraId="6CB3C796" w14:textId="1E8D48A9"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TCP</w:t></w:r></w:p></w:tc></w:tr><w:tr w:rsidR="00AD5827" w:rsidRPr="002542CC" w14:paraId="56096DEC" w14:textId="77777777" w:rsidTr="004B21F2"><w:tc><w:tcPr><w:tcW w:w="2122" w:type="dxa"/></w:tcPr><w:p w14:paraId="466458FB" w14:textId="22368565"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IPSec Tunnel zum Videoserver</w:t></w:r></w:p></w:tc><w:tc><w:tcPr><w:tcW w:w="1701" w:type="dxa"/></w:tcPr><w:p w14:paraId="12B67399" w14:textId="148CBF73"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Zug</w:t></w:r></w:p></w:tc><w:tc><w:tcPr><w:tcW w:w="1701" w:type="dxa"/></w:tcPr><w:p w14:paraId="7C7D62F6" w14:textId="7E6C6D7A"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Stadler Router</w:t></w:r></w:p></w:tc><w:tc><w:tcPr><w:tcW w:w="1701" w:type="dxa"/></w:tcPr><w:p w14:paraId="714A61EA" w14:textId="38D44CCB"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TBD</w:t></w:r></w:p></w:tc><w:tc><w:tcPr><w:tcW w:w="850" w:type="dxa"/></w:tcPr><w:p w14:paraId="18680815" w14:textId="0E365551" w:rsidR="00AD5827" w:rsidRPr="00AE7BEC" w:rsidRDefault="00AD5827" w:rsidP="002542CC"><w:pPr><w:spacing w:before="120" w:after="120"/><w:jc w:val="center"/><w:rPr><w:rFonts w:ascii="Calibri" w:hAnsi="Calibri" w:cs="Calibri"/><w:lang w:val="de-DE" w:eastAsia="ja-JP" w:bidi="th-TH"/></w:rPr></w:pPr><w:r><w:rPr><w:rFonts w:ascii="Calibri" w:hAnsi="Calibri" w:cs="Calibri"/><w:lang w:val="de-DE" w:eastAsia="ja-JP" w:bidi="th-TH"/></w:rPr><w:t>500</w:t></w:r></w:p></w:tc><w:tc><w:tcPr><w:tcW w:w="1270" w:type="dxa"/></w:tcPr><w:p w14:paraId="045CEBC2" w14:textId="77777777" w:rsidR="00AD5827" w:rsidRDefault="00AD5827" w:rsidP="002542CC"><w:pPr><w:spacing w:before="120" w:after="120"/><w:jc w:val="center"/><w:rPr><w:rFonts w:ascii="Calibri" w:hAnsi="Calibri" w:cs="Calibri"/><w:lang w:val="de-DE" w:eastAsia="ja-JP" w:bidi="th-TH"/></w:rPr></w:pPr><w:r><w:rPr><w:rFonts w:ascii="Calibri" w:hAnsi="Calibri" w:cs="Calibri"/><w:lang w:val="de-DE" w:eastAsia="ja-JP" w:bidi="th-TH"/></w:rPr><w:t>UDP</w:t></w:r></w:p><w:p w14:paraId="0AC71705" w14:textId="77777777" w:rsidR="00AE7BEC" w:rsidRDefault="00AE7BEC" w:rsidP="002542CC"><w:pPr><w:spacing w:before="120" w:after="120"/><w:jc w:val="center"/><w:rPr><w:rFonts w:ascii="Calibri" w:hAnsi="Calibri" w:cs="Calibri"/><w:lang w:val="de-DE" w:eastAsia="ja-JP" w:bidi="th-TH"/></w:rPr></w:pPr></w:p><w:p w14:paraId="4D9B333C" w14:textId="5E497715" w:rsidR="00AE7BEC" w:rsidRPr="00AE7BEC" w:rsidRDefault="00AE7BEC" w:rsidP="002542CC"><w:pPr><w:spacing w:before="120" w:after="120"/><w:jc w:val="center"/><w:rPr><w:rFonts w:ascii="Calibri" w:hAnsi="Calibri" w:cs="Calibri"/><w:lang w:val="de-DE" w:eastAsia="ja-JP" w:bidi="th-TH"/></w:rPr></w:pPr></w:p></w:tc></w:tr></w:tbl><w:p w14:paraId="6888D21F" w14:textId="5C8AD772" w:rsidR="00DA5766" w:rsidRDefault="0046075E" w:rsidP="009D54C6"><w:pPr><w:pStyle w:val="Heading2"/><w:rPr><w:lang w:bidi="th-TH"/></w:rPr></w:pPr><w:bookmarkStart w:id="73" w:name="_Toc229775508"/><w:r><w:rPr><w:lang w:bidi="th-TH"/></w:rPr><w:t>Multi-Traction</w:t></w:r><w:bookmarkEnd w:id="73"/></w:p><w:p w14:paraId="5EAD042F" w14:textId="77777777" w:rsidR="00693080" w:rsidRPr="00693080" w:rsidRDefault="00693080" w:rsidP="00693080"><w:pPr><w:rPr><w:lang w:val="de-DE" w:eastAsia="ja-JP" w:bidi="th-TH"/></w:rPr></w:pPr><w:del w:id="901" w:author="Claude" w:date="2026-05-15T00:00:00Z"><w:r><w:rPr><w:lang w:val="de-DE" w:eastAsia="ja-JP" w:bidi="th-TH"/></w:rPr><w:delText>Die Switch-Ports für die Multi-Traktion werden als Trunk konfiguriert und mit allen erforderlichen VLANs versehen. Dadurch ist die Kommunikation zwischen den Zugnetzwerken unmittelbar gewährleistet. Durch den Einsatz von RSTP werden mögliche Netzwerkschleifen automatisch verhindert.</w:delText></w:r></w:del></w:p><w:p w14:paraId="2E86686D" w14:textId="77777777" w:rsidR="00693080" w:rsidRDefault="00693080" w:rsidP="00693080"><w:pPr><w:rPr><w:lang w:val="de-DE" w:eastAsia="ja-JP" w:bidi="th-TH"/></w:rPr></w:pPr><w:del w:id="902" w:author="Claude" w:date="2026-05-15T00:00:00Z"><w:r><w:rPr><w:lang w:val="de-DE" w:eastAsia="ja-JP" w:bidi="th-TH"/></w:rPr><w:delText>Für die Multi-Traktion werden ausschließlich STADLER-VLANs verwendet, da das Passagiernetz im Rahmen dieses Projekts nicht dafür vorgesehen ist. Dies vermeidet zusätzliche Komplexität, wie sie beispielsweise durch den Einsatz mehrerer CCUs entstehen würde.</w:delText></w:r></w:del></w:p><w:p w14:paraId="2E86686E" w14:textId="77777777" w:rsidR="00693080" w:rsidRDefault="00693080" w:rsidP="00693080"><w:pPr><w:rPr><w:lang w:val="de-DE" w:eastAsia="ja-JP" w:bidi="th-TH"/></w:rPr></w:pPr><w:ins w:id="903" w:author="Claude" w:date="2026-05-15T00:00:00Z"><w:r><w:rPr><w:lang w:val="de-DE" w:eastAsia="ja-JP" w:bidi="th-TH"/></w:rPr><w:t>Die Frontkupplungs-Ports (e0-2) der Endwagen-Switches (A1, A3, B1, B3) sind als Trunk konfiguriert und erlauben ausschließlich VLAN 5 (Video) und VLAN 15. Nur diese beiden VLANs werden über die Kupplungsverbindung zwischen zwei gekoppelten Fahrzeugen transportiert. RSTP läuft transparent über die OctiConn-Kupplungsverbindung und verhindert Schleifen im Gesamtverband. Die Pfadkosten der Kupplungsports sind bewusst hoch gewählt, sodass der interne Ring im Fahrzeug bevorzugt wird und der Kupplungspfad nur bei einem internen Linkausfall genutzt wird.</w:t></w:r></w:ins></w:p><w:p w14:paraId="23ED9A42" w14:textId="77777777" w:rsidR="00AE7BEC" w:rsidRDefault="00AE7BEC" w:rsidP="00693080"><w:pPr><w:rPr><w:lang w:val="de-DE" w:eastAsia="ja-JP" w:bidi="th-TH"/></w:rPr></w:pPr></w:p><w:p w14:paraId="6B1F8807" w14:textId="059C995B" w:rsidR="00693080" w:rsidRDefault="00A5389A" w:rsidP="00066799"><w:pPr><w:pStyle w:val="Heading3"/><w:rPr><w:lang w:val="de-DE" w:eastAsia="ja-JP"/></w:rPr></w:pPr><w:bookmarkStart w:id="74" w:name="_Toc229775509"/><w:r><w:rPr><w:lang w:val="de-DE" w:eastAsia="ja-JP"/></w:rPr><w:t>Internetzugang</w:t></w:r><w:bookmarkEnd w:id="74"/></w:p><w:p w14:paraId="6721D7AE" w14:textId="7DE6A741" w:rsidR="00066799" w:rsidRPr="00066799" w:rsidRDefault="00066799" w:rsidP="00066799"><w:pPr><w:rPr><w:lang w:val="de-DE" w:eastAsia="ja-JP" w:bidi="th-TH"/></w:rPr></w:pPr><w:r><w:rPr><w:lang w:val="de-DE" w:eastAsia="ja-JP" w:bidi="th-TH"/></w:rPr><w:t xml:space="preserve">Beim Fall des Ausfalls einer CCU sollen die Stadler Netzwerke über die CCU vom angekoppelten Zug dennoch Internetzugang haben. Dies kann mit dem Stadler Router ohne die Hilfe vom Nomad Router ermöglicht werden. </w:t></w:r><w:r><w:rPr><w:color w:val="C0504D" w:themeColor="accent2"/><w:lang w:val="de-DE" w:eastAsia="ja-JP" w:bidi="th-TH"/></w:rPr><w:t>Abstimmung ausstehend!</w:t></w:r><w:r><w:rPr><w:color w:val="C0504D" w:themeColor="accent2"/><w:lang w:val="de-DE" w:eastAsia="ja-JP" w:bidi="th-TH"/></w:rPr><w:br/></w:r></w:p><w:p w14:paraId="03406436" w14:textId="50EFD001" w:rsidR="009D54C6" w:rsidRDefault="00001F1B" w:rsidP="009D54C6"><w:pPr><w:pStyle w:val="Heading2"/><w:rPr><w:lang w:bidi="th-TH"/></w:rPr></w:pPr><w:bookmarkStart w:id="75" w:name="_Toc229775510"/><w:r><w:rPr><w:lang w:bidi="th-TH"/></w:rPr><w:t>Anforderungen</w:t></w:r><w:bookmarkEnd w:id="75"/></w:p><w:p w14:paraId="15359072" w14:textId="6CB7B850" w:rsidR="009D54C6" w:rsidRDefault="009D54C6" w:rsidP="009D54C6"><w:pPr><w:rPr><w:lang w:eastAsia="ja-JP" w:bidi="th-TH"/></w:rPr></w:pPr><w:r><w:rPr><w:lang w:eastAsia="ja-JP" w:bidi="th-TH"/></w:rPr><w:t>Stadler hat die folgenden Dienstleistungen von dem eingesetzten IoB-Switch angefordert, die im Rahmen der „Detailed Design Review“-Phase des Projekts weiter erörtert werden:</w:t></w:r></w:p><w:tbl><w:tblPr><w:tblW w:w="0"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4635"/><w:gridCol w:w="4695"/></w:tblGrid><w:tr w:rsidR="009D54C6" w:rsidRPr="009D54C6" w14:paraId="5C914D86"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18D53FA0" w14:textId="77777777" w:rsidR="009D54C6" w:rsidRPr="009D54C6" w:rsidRDefault="009D54C6" w:rsidP="009D54C6"><w:pPr><w:spacing w:before="120" w:after="120"/><w:ind w:left="57"/><w:rPr><w:lang w:val="de-DE" w:eastAsia="ja-JP" w:bidi="th-TH"/></w:rPr></w:pPr><w:r><w:rPr><w:b/><w:bCs/><w:lang w:eastAsia="ja-JP" w:bidi="th-TH"/></w:rPr><w:t>Stadler Anforderungen:</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47F6A7D4" w14:textId="77777777" w:rsidR="009D54C6" w:rsidRPr="009D54C6" w:rsidRDefault="009D54C6" w:rsidP="009D54C6"><w:pPr><w:spacing w:before="120" w:after="120"/><w:ind w:left="57"/><w:rPr><w:lang w:val="de-DE" w:eastAsia="ja-JP" w:bidi="th-TH"/></w:rPr></w:pPr><w:r><w:rPr><w:b/><w:bCs/><w:lang w:eastAsia="ja-JP" w:bidi="th-TH"/></w:rPr><w:t>Nomad Konformität</w:t></w:r><w:r><w:rPr><w:lang w:val="de-DE" w:eastAsia="ja-JP" w:bidi="th-TH"/></w:rPr><w:t> </w:t></w:r></w:p></w:tc></w:tr><w:tr w:rsidR="009D54C6" w:rsidRPr="009D54C6" w14:paraId="1D51F093"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444D7D77" w14:textId="72A40E4F" w:rsidR="009D54C6" w:rsidRPr="009D54C6" w:rsidRDefault="009D54C6" w:rsidP="009D54C6"><w:pPr><w:spacing w:before="120" w:after="120"/><w:ind w:left="57"/><w:rPr><w:lang w:val="de-DE" w:eastAsia="ja-JP" w:bidi="th-TH"/></w:rPr></w:pPr><w:r><w:rPr><w:lang w:eastAsia="ja-JP" w:bidi="th-TH"/></w:rPr><w:t>-Startup Zeit maximal 30 Sekunden</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6BD31ED0" w14:textId="77777777" w:rsidR="009D54C6" w:rsidRPr="009D54C6" w:rsidRDefault="009D54C6" w:rsidP="009D54C6"><w:pPr><w:spacing w:before="120" w:after="120"/><w:ind w:left="57"/><w:rPr><w:lang w:val="de-DE" w:eastAsia="ja-JP" w:bidi="th-TH"/></w:rPr></w:pPr><w:r><w:rPr><w:lang w:eastAsia="ja-JP" w:bidi="th-TH"/></w:rPr><w:t>Ja</w:t></w:r><w:r><w:rPr><w:lang w:val="de-DE" w:eastAsia="ja-JP" w:bidi="th-TH"/></w:rPr><w:t> </w:t></w:r></w:p></w:tc></w:tr><w:tr w:rsidR="009D54C6" w:rsidRPr="009D54C6" w14:paraId="17ABBAFE"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33C4F634" w14:textId="451C1A78" w:rsidR="009D54C6" w:rsidRPr="009D54C6" w:rsidRDefault="009D54C6" w:rsidP="009D54C6"><w:pPr><w:spacing w:before="120" w:after="120"/><w:ind w:left="57"/><w:rPr><w:lang w:val="de-DE" w:eastAsia="ja-JP" w:bidi="th-TH"/></w:rPr></w:pPr><w:r><w:rPr><w:lang w:eastAsia="ja-JP" w:bidi="th-TH"/></w:rPr><w:t>-DNS Server</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2625EAC1" w14:textId="77777777" w:rsidR="009D54C6" w:rsidRPr="009D54C6" w:rsidRDefault="009D54C6" w:rsidP="009D54C6"><w:pPr><w:spacing w:before="120" w:after="120"/><w:ind w:left="57"/><w:rPr><w:lang w:val="de-DE" w:eastAsia="ja-JP" w:bidi="th-TH"/></w:rPr></w:pPr><w:r><w:rPr><w:lang w:eastAsia="ja-JP" w:bidi="th-TH"/></w:rPr><w:t>Ja</w:t></w:r><w:r><w:rPr><w:lang w:val="de-DE" w:eastAsia="ja-JP" w:bidi="th-TH"/></w:rPr><w:t> </w:t></w:r></w:p></w:tc></w:tr><w:tr w:rsidR="009D54C6" w:rsidRPr="009D54C6" w14:paraId="6ED42E10"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2BCA205E" w14:textId="18BD556F" w:rsidR="009D54C6" w:rsidRPr="009D54C6" w:rsidRDefault="009D54C6" w:rsidP="009D54C6"><w:pPr><w:spacing w:before="120" w:after="120"/><w:ind w:left="57"/><w:rPr><w:lang w:val="de-DE" w:eastAsia="ja-JP" w:bidi="th-TH"/></w:rPr></w:pPr><w:r><w:rPr><w:lang w:eastAsia="ja-JP" w:bidi="th-TH"/></w:rPr><w:t>-Port basierter DHCP</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0448904B" w14:textId="77777777" w:rsidR="009D54C6" w:rsidRPr="009D54C6" w:rsidRDefault="009D54C6" w:rsidP="009D54C6"><w:pPr><w:spacing w:before="120" w:after="120"/><w:ind w:left="57"/><w:rPr><w:lang w:val="de-DE" w:eastAsia="ja-JP" w:bidi="th-TH"/></w:rPr></w:pPr><w:r><w:rPr><w:lang w:eastAsia="ja-JP" w:bidi="th-TH"/></w:rPr><w:t>Ja</w:t></w:r><w:r><w:rPr><w:lang w:val="de-DE" w:eastAsia="ja-JP" w:bidi="th-TH"/></w:rPr><w:t> </w:t></w:r></w:p></w:tc></w:tr><w:tr w:rsidR="009D54C6" w:rsidRPr="009D54C6" w14:paraId="491C83BE"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32CDF46E" w14:textId="732FB639" w:rsidR="009D54C6" w:rsidRPr="009D54C6" w:rsidRDefault="009D54C6" w:rsidP="009D54C6"><w:pPr><w:spacing w:before="120" w:after="120"/><w:ind w:left="57"/><w:rPr><w:lang w:val="de-DE" w:eastAsia="ja-JP" w:bidi="th-TH"/></w:rPr></w:pPr><w:r><w:rPr><w:lang w:eastAsia="ja-JP" w:bidi="th-TH"/></w:rPr><w:lastRenderedPageBreak/><w:t>-IP / Netzmaske</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2226E499" w14:textId="77777777" w:rsidR="009D54C6" w:rsidRPr="009D54C6" w:rsidRDefault="009D54C6" w:rsidP="009D54C6"><w:pPr><w:spacing w:before="120" w:after="120"/><w:ind w:left="57"/><w:rPr><w:lang w:val="de-DE" w:eastAsia="ja-JP" w:bidi="th-TH"/></w:rPr></w:pPr><w:r><w:rPr><w:lang w:eastAsia="ja-JP" w:bidi="th-TH"/></w:rPr><w:t>Ja</w:t></w:r><w:r><w:rPr><w:lang w:val="de-DE" w:eastAsia="ja-JP" w:bidi="th-TH"/></w:rPr><w:t> </w:t></w:r></w:p></w:tc></w:tr><w:tr w:rsidR="009D54C6" w:rsidRPr="009D54C6" w14:paraId="682DCD44"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4EB29B38" w14:textId="159563F3" w:rsidR="009D54C6" w:rsidRPr="009D54C6" w:rsidRDefault="009D54C6" w:rsidP="009D54C6"><w:pPr><w:spacing w:before="120" w:after="120"/><w:ind w:left="57"/><w:rPr><w:lang w:val="de-DE" w:eastAsia="ja-JP" w:bidi="th-TH"/></w:rPr></w:pPr><w:r><w:rPr><w:lang w:eastAsia="ja-JP" w:bidi="th-TH"/></w:rPr><w:t>-Gateway</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34F9A4A3" w14:textId="77777777" w:rsidR="009D54C6" w:rsidRPr="009D54C6" w:rsidRDefault="009D54C6" w:rsidP="009D54C6"><w:pPr><w:spacing w:before="120" w:after="120"/><w:ind w:left="57"/><w:rPr><w:lang w:val="de-DE" w:eastAsia="ja-JP" w:bidi="th-TH"/></w:rPr></w:pPr><w:r><w:rPr><w:lang w:eastAsia="ja-JP" w:bidi="th-TH"/></w:rPr><w:t>Ja</w:t></w:r><w:r><w:rPr><w:lang w:val="de-DE" w:eastAsia="ja-JP" w:bidi="th-TH"/></w:rPr><w:t> </w:t></w:r></w:p></w:tc></w:tr><w:tr w:rsidR="009D54C6" w:rsidRPr="009D54C6" w14:paraId="160BFB3C"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6F64C4FB" w14:textId="61E18891" w:rsidR="009D54C6" w:rsidRPr="009D54C6" w:rsidRDefault="009D54C6" w:rsidP="009D54C6"><w:pPr><w:spacing w:before="120" w:after="120"/><w:ind w:left="57"/><w:rPr><w:lang w:val="de-DE" w:eastAsia="ja-JP" w:bidi="th-TH"/></w:rPr></w:pPr><w:r><w:rPr><w:lang w:eastAsia="ja-JP" w:bidi="th-TH"/></w:rPr><w:t>-NTP Server</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07E5CD91" w14:textId="77777777" w:rsidR="009D54C6" w:rsidRPr="009D54C6" w:rsidRDefault="009D54C6" w:rsidP="009D54C6"><w:pPr><w:spacing w:before="120" w:after="120"/><w:ind w:left="57"/><w:rPr><w:lang w:val="de-DE" w:eastAsia="ja-JP" w:bidi="th-TH"/></w:rPr></w:pPr><w:r><w:rPr><w:lang w:eastAsia="ja-JP" w:bidi="th-TH"/></w:rPr><w:t>Ja</w:t></w:r><w:r><w:rPr><w:lang w:val="de-DE" w:eastAsia="ja-JP" w:bidi="th-TH"/></w:rPr><w:t> </w:t></w:r></w:p></w:tc></w:tr><w:tr w:rsidR="009D54C6" w:rsidRPr="009D54C6" w14:paraId="7ACE2D6D"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19A4B032" w14:textId="6C6082E8" w:rsidR="009D54C6" w:rsidRPr="009D54C6" w:rsidRDefault="009D54C6" w:rsidP="009D54C6"><w:pPr><w:spacing w:before="120" w:after="120"/><w:ind w:left="57"/><w:rPr><w:lang w:val="de-DE" w:eastAsia="ja-JP" w:bidi="th-TH"/></w:rPr></w:pPr><w:r><w:rPr><w:lang w:eastAsia="ja-JP" w:bidi="th-TH"/></w:rPr><w:t>-NTP Server und Client</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5E082DB4" w14:textId="77777777" w:rsidR="009D54C6" w:rsidRPr="009D54C6" w:rsidRDefault="009D54C6" w:rsidP="009D54C6"><w:pPr><w:spacing w:before="120" w:after="120"/><w:ind w:left="57"/><w:rPr><w:lang w:val="de-DE" w:eastAsia="ja-JP" w:bidi="th-TH"/></w:rPr></w:pPr><w:r><w:rPr><w:lang w:eastAsia="ja-JP" w:bidi="th-TH"/></w:rPr><w:t>Ja</w:t></w:r><w:r><w:rPr><w:lang w:val="de-DE" w:eastAsia="ja-JP" w:bidi="th-TH"/></w:rPr><w:t> </w:t></w:r></w:p></w:tc></w:tr><w:tr w:rsidR="009D54C6" w:rsidRPr="009D54C6" w14:paraId="49EC718D"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03C8749A" w14:textId="66C7DE96" w:rsidR="009D54C6" w:rsidRPr="009D54C6" w:rsidRDefault="009D54C6" w:rsidP="009D54C6"><w:pPr><w:spacing w:before="120" w:after="120"/><w:ind w:left="57"/><w:rPr><w:lang w:val="de-DE" w:eastAsia="ja-JP" w:bidi="th-TH"/></w:rPr></w:pPr><w:r><w:rPr><w:lang w:eastAsia="ja-JP" w:bidi="th-TH"/></w:rPr><w:t>-SNMPV3 (Zustand der Netzwerkstruktur)</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3C2DF3BD" w14:textId="77777777" w:rsidR="009D54C6" w:rsidRPr="009D54C6" w:rsidRDefault="009D54C6" w:rsidP="009D54C6"><w:pPr><w:spacing w:before="120" w:after="120"/><w:ind w:left="57"/><w:rPr><w:lang w:val="de-DE" w:eastAsia="ja-JP" w:bidi="th-TH"/></w:rPr></w:pPr><w:r><w:rPr><w:lang w:eastAsia="ja-JP" w:bidi="th-TH"/></w:rPr><w:t>Ja</w:t></w:r><w:r><w:rPr><w:lang w:val="de-DE" w:eastAsia="ja-JP" w:bidi="th-TH"/></w:rPr><w:t> </w:t></w:r></w:p></w:tc></w:tr><w:tr w:rsidR="009D54C6" w:rsidRPr="009D54C6" w14:paraId="2E207BA1"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0ECD0A8A" w14:textId="494EBB2B" w:rsidR="009D54C6" w:rsidRPr="009D54C6" w:rsidRDefault="009D54C6" w:rsidP="009D54C6"><w:pPr><w:spacing w:before="120" w:after="120"/><w:ind w:left="57"/><w:rPr><w:lang w:val="de-DE" w:eastAsia="ja-JP" w:bidi="th-TH"/></w:rPr></w:pPr><w:r><w:rPr><w:lang w:eastAsia="ja-JP" w:bidi="th-TH"/></w:rPr><w:t>Pro Port:</w:t></w:r></w:p><w:p w14:paraId="6B19FB37" w14:textId="77777777" w:rsidR="009D54C6" w:rsidRPr="009D54C6" w:rsidRDefault="009D54C6" w:rsidP="009D54C6"><w:pPr><w:spacing w:before="120" w:after="120"/><w:ind w:left="57"/><w:rPr><w:lang w:val="de-DE" w:eastAsia="ja-JP" w:bidi="th-TH"/></w:rPr></w:pPr><w:r><w:rPr><w:lang w:eastAsia="ja-JP" w:bidi="th-TH"/></w:rPr><w:t>-Link Zustand</w:t></w:r><w:r><w:rPr><w:lang w:val="de-DE" w:eastAsia="ja-JP" w:bidi="th-TH"/></w:rPr><w:t> </w:t></w:r></w:p><w:p w14:paraId="5EC757D4" w14:textId="77777777" w:rsidR="009D54C6" w:rsidRPr="009D54C6" w:rsidRDefault="009D54C6" w:rsidP="009D54C6"><w:pPr><w:spacing w:before="120" w:after="120"/><w:ind w:left="57"/><w:rPr><w:lang w:val="de-DE" w:eastAsia="ja-JP" w:bidi="th-TH"/></w:rPr></w:pPr><w:r><w:rPr><w:lang w:eastAsia="ja-JP" w:bidi="th-TH"/></w:rPr><w:t>-Auslastung</w:t></w:r><w:r><w:rPr><w:lang w:val="de-DE" w:eastAsia="ja-JP" w:bidi="th-TH"/></w:rPr><w:t> </w:t></w:r></w:p><w:p w14:paraId="18B7D6AE" w14:textId="199EFC07" w:rsidR="009D54C6" w:rsidRPr="009D54C6" w:rsidRDefault="009D54C6" w:rsidP="009D54C6"><w:pPr><w:spacing w:before="120" w:after="120"/><w:ind w:left="57"/><w:rPr><w:lang w:val="de-DE" w:eastAsia="ja-JP" w:bidi="th-TH"/></w:rPr></w:pPr><w:r><w:rPr><w:lang w:eastAsia="ja-JP" w:bidi="th-TH"/></w:rPr><w:t>-Angeschlossene MAC-Adresse</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5FB39F82" w14:textId="77777777" w:rsidR="009D54C6" w:rsidRPr="009D54C6" w:rsidRDefault="009D54C6" w:rsidP="009D54C6"><w:pPr><w:spacing w:before="120" w:after="120"/><w:ind w:left="57"/><w:rPr><w:lang w:val="de-DE" w:eastAsia="ja-JP" w:bidi="th-TH"/></w:rPr></w:pPr><w:r><w:rPr><w:lang w:eastAsia="ja-JP" w:bidi="th-TH"/></w:rPr><w:t>Link Zustand – Ja</w:t></w:r><w:r><w:rPr><w:lang w:val="de-DE" w:eastAsia="ja-JP" w:bidi="th-TH"/></w:rPr><w:t> </w:t></w:r></w:p><w:p w14:paraId="08FB3750" w14:textId="77777777" w:rsidR="009D54C6" w:rsidRPr="009D54C6" w:rsidRDefault="009D54C6" w:rsidP="009D54C6"><w:pPr><w:spacing w:before="120" w:after="120"/><w:ind w:left="57"/><w:rPr><w:lang w:val="de-DE" w:eastAsia="ja-JP" w:bidi="th-TH"/></w:rPr></w:pPr><w:r><w:rPr><w:lang w:eastAsia="ja-JP" w:bidi="th-TH"/></w:rPr><w:t>Auslastung – Ja</w:t></w:r><w:r><w:rPr><w:lang w:val="de-DE" w:eastAsia="ja-JP" w:bidi="th-TH"/></w:rPr><w:t> </w:t></w:r></w:p><w:p w14:paraId="2885BFEC" w14:textId="77777777" w:rsidR="009D54C6" w:rsidRPr="009D54C6" w:rsidRDefault="009D54C6" w:rsidP="009D54C6"><w:pPr><w:spacing w:before="120" w:after="120"/><w:ind w:left="57"/><w:rPr><w:lang w:val="de-DE" w:eastAsia="ja-JP" w:bidi="th-TH"/></w:rPr></w:pPr><w:r><w:rPr><w:lang w:eastAsia="ja-JP" w:bidi="th-TH"/></w:rPr><w:t>Angeschlossene MAC-Adresse – Nein</w:t></w:r><w:r><w:rPr><w:lang w:val="de-DE" w:eastAsia="ja-JP" w:bidi="th-TH"/></w:rPr><w:t> </w:t></w:r></w:p></w:tc></w:tr><w:tr w:rsidR="009D54C6" w:rsidRPr="009D54C6" w14:paraId="0C7E90D0"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2F33A07D" w14:textId="77777777" w:rsidR="009D54C6" w:rsidRPr="009D54C6" w:rsidRDefault="009D54C6" w:rsidP="009D54C6"><w:pPr><w:spacing w:before="120" w:after="120"/><w:ind w:left="57"/><w:rPr><w:lang w:val="de-DE" w:eastAsia="ja-JP" w:bidi="th-TH"/></w:rPr></w:pPr><w:r><w:rPr><w:lang w:eastAsia="ja-JP" w:bidi="th-TH"/></w:rPr><w:t>-Benutzerauthentifizierung auf allen Schnittstellen: Webinterface, SNMP, Seriell</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18FF12BD" w14:textId="3B6ABB1B" w:rsidR="009D54C6" w:rsidRPr="009D54C6" w:rsidRDefault="009D54C6" w:rsidP="009D54C6"><w:pPr><w:spacing w:before="120" w:after="120"/><w:ind w:left="57"/><w:rPr><w:lang w:eastAsia="ja-JP" w:bidi="th-TH"/></w:rPr></w:pPr><w:r><w:rPr><w:lang w:eastAsia="ja-JP" w:bidi="th-TH"/></w:rPr><w:t>Seriell – Nein</w:t></w:r><w:r><w:rPr><w:lang w:eastAsia="ja-JP" w:bidi="th-TH"/></w:rPr><w:br/><w:t>Rest - Ja</w:t></w:r></w:p></w:tc></w:tr><w:tr w:rsidR="009D54C6" w:rsidRPr="009D54C6" w14:paraId="23504759"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2F34485F" w14:textId="7CBC7E5B" w:rsidR="009D54C6" w:rsidRPr="009D54C6" w:rsidRDefault="009D54C6" w:rsidP="009D54C6"><w:pPr><w:spacing w:before="120" w:after="120"/><w:ind w:left="57"/><w:rPr><w:lang w:val="de-DE" w:eastAsia="ja-JP" w:bidi="th-TH"/></w:rPr></w:pPr><w:r><w:rPr><w:lang w:eastAsia="ja-JP" w:bidi="th-TH"/></w:rPr><w:t>-Redundanz Protokoll, um einen Ring zu bilden, Zeit für Recovery 20ms</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03C93643" w14:textId="77777777" w:rsidR="009D54C6" w:rsidRPr="009D54C6" w:rsidRDefault="009D54C6" w:rsidP="009D54C6"><w:pPr><w:spacing w:before="120" w:after="120"/><w:ind w:left="57"/><w:rPr><w:lang w:val="de-DE" w:eastAsia="ja-JP" w:bidi="th-TH"/></w:rPr></w:pPr><w:r><w:rPr><w:lang w:eastAsia="ja-JP" w:bidi="th-TH"/></w:rPr><w:t>RSTP – 10s</w:t></w:r><w:r><w:rPr><w:lang w:val="de-DE" w:eastAsia="ja-JP" w:bidi="th-TH"/></w:rPr><w:t> </w:t></w:r></w:p><w:p w14:paraId="59336255" w14:textId="77777777" w:rsidR="009D54C6" w:rsidRPr="009D54C6" w:rsidRDefault="009D54C6" w:rsidP="009D54C6"><w:pPr><w:spacing w:before="120" w:after="120"/><w:ind w:left="57"/><w:rPr><w:lang w:val="de-DE" w:eastAsia="ja-JP" w:bidi="th-TH"/></w:rPr></w:pPr><w:r><w:rPr><w:lang w:eastAsia="ja-JP" w:bidi="th-TH"/></w:rPr><w:t>STP – 50s</w:t></w:r><w:r><w:rPr><w:lang w:val="de-DE" w:eastAsia="ja-JP" w:bidi="th-TH"/></w:rPr><w:t> </w:t></w:r></w:p></w:tc></w:tr><w:tr w:rsidR="009D54C6" w:rsidRPr="009D54C6" w14:paraId="30131D18"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4C1B9053" w14:textId="7FA55E7F" w:rsidR="009D54C6" w:rsidRPr="009D54C6" w:rsidRDefault="009D54C6" w:rsidP="009D54C6"><w:pPr><w:spacing w:before="120" w:after="120"/><w:ind w:left="57"/><w:rPr><w:lang w:val="de-DE" w:eastAsia="ja-JP" w:bidi="th-TH"/></w:rPr></w:pPr><w:r><w:rPr><w:lang w:eastAsia="ja-JP" w:bidi="th-TH"/></w:rPr><w:t>-mehrere Ringe zu verbinden mit Redundanten Leitungen für Mehrfachtraktion, Zeit ca. 10 Sekunden, für die Anzahl an Fahrzeugen in Mehrfachtraktion die im Projekt möglich sind</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3D242E5B" w14:textId="36DEC313" w:rsidR="009D54C6" w:rsidRPr="009D54C6" w:rsidRDefault="009D54C6" w:rsidP="009D54C6"><w:pPr><w:spacing w:before="120" w:after="120"/><w:ind w:left="57"/><w:rPr><w:lang w:val="de-DE" w:eastAsia="ja-JP" w:bidi="th-TH"/></w:rPr></w:pPr><w:r><w:rPr><w:lang w:eastAsia="ja-JP" w:bidi="th-TH"/></w:rPr><w:delText>Muss von Stadler definiert werden und in deren Dokumentation beschrieben werden.</w:delText></w:r></w:del><w:ins w:id="905" w:author="Claude" w:date="2026-05-15T00:00:00Z"><w:r><w:rPr><w:lang w:eastAsia="ja-JP" w:bidi="th-TH"/></w:rPr><w:t xml:space="preserve">Erweiterter Leistungsumfang (Variation Order) gem&#228;&#223; ND-036 Kap.&#160;6. Nomad liefert das gemeinsame Netzwerk &#252;ber gekoppelte Fahrzeuge sowie das Routing der definierten Dienste, sobald Stadler folgende Eingaben bereitstellt: IP-Schema und Port-Zuweisung der Drittsysteme, Liste der &#252;ber die Mehrfachtraktion zu transportierenden Stadler-VLANs, QoS-Anforderungen sowie erwartete Durchsatzzahlen der Drittsysteme (CCTV, FIS etc.). Zieldatum: 15.&#160;Juni&#160;2026.</w:t></w:r></w:ins><w:del w:id="904_placeholder" w:author="placeholder" w:date="2026-05-15T00:00:00Z"><w:r><w:rPr><w:lang w:val="de-DE" w:eastAsia="ja-JP" w:bidi="th-TH"/></w:rPr><w:t> </w:t></w:r></w:p></w:tc></w:tr><w:tr w:rsidR="009D54C6" w:rsidRPr="009D54C6" w14:paraId="2A98EE29" w14:textId="77777777"><w:trPr><w:trHeight w:val="300"/></w:trPr><w:tc><w:tcPr><w:tcW w:w="4635" w:type="dxa"/><w:tcBorders><w:top w:val="single" w:sz="6" w:space="0" w:color="auto"/><w:left w:val="single" w:sz="6" w:space="0" w:color="auto"/><w:bottom w:val="single" w:sz="6" w:space="0" w:color="auto"/><w:right w:val="single" w:sz="6" w:space="0" w:color="auto"/></w:tcBorders><w:hideMark/></w:tcPr><w:p w14:paraId="684FF8DC" w14:textId="77777777" w:rsidR="009D54C6" w:rsidRPr="009D54C6" w:rsidRDefault="009D54C6" w:rsidP="009D54C6"><w:pPr><w:spacing w:before="120" w:after="120"/><w:ind w:left="57"/><w:rPr><w:lang w:val="de-DE" w:eastAsia="ja-JP" w:bidi="th-TH"/></w:rPr></w:pPr><w:r><w:rPr><w:b/><w:bCs/><w:lang w:eastAsia="ja-JP" w:bidi="th-TH"/></w:rPr><w:t>Optional:</w:t></w:r><w:r><w:rPr><w:lang w:val="de-DE" w:eastAsia="ja-JP" w:bidi="th-TH"/></w:rPr><w:t> </w:t></w:r></w:p><w:p w14:paraId="4223BF16" w14:textId="273AFC03" w:rsidR="009D54C6" w:rsidRPr="009D54C6" w:rsidRDefault="009D54C6" w:rsidP="009D54C6"><w:pPr><w:spacing w:before="120" w:after="120"/><w:ind w:left="57"/><w:rPr><w:lang w:val="de-DE" w:eastAsia="ja-JP" w:bidi="th-TH"/></w:rPr></w:pPr><w:r><w:rPr><w:lang w:eastAsia="ja-JP" w:bidi="th-TH"/></w:rPr><w:t>-IEC 62443 4 2:2018 Zertifiziert, d.h. mit Secure Boot etc.</w:t></w:r><w:r><w:rPr><w:lang w:val="de-DE" w:eastAsia="ja-JP" w:bidi="th-TH"/></w:rPr><w:t xml:space="preserve">  </w:t></w:r><w:r><w:rPr><w:lang w:eastAsia="ja-JP" w:bidi="th-TH"/></w:rPr><w:t>-ACL</w:t></w:r><w:r><w:rPr><w:lang w:val="de-DE" w:eastAsia="ja-JP" w:bidi="th-TH"/></w:rPr><w:t> </w:t></w:r></w:p></w:tc><w:tc><w:tcPr><w:tcW w:w="4695" w:type="dxa"/><w:tcBorders><w:top w:val="single" w:sz="6" w:space="0" w:color="auto"/><w:left w:val="single" w:sz="6" w:space="0" w:color="auto"/><w:bottom w:val="single" w:sz="6" w:space="0" w:color="auto"/><w:right w:val="single" w:sz="6" w:space="0" w:color="auto"/></w:tcBorders><w:hideMark/></w:tcPr><w:p w14:paraId="70669617" w14:textId="77777777" w:rsidR="009D54C6" w:rsidRPr="009D54C6" w:rsidRDefault="009D54C6" w:rsidP="009D54C6"><w:pPr><w:spacing w:before="120" w:after="120"/><w:ind w:left="57"/><w:rPr><w:lang w:val="de-DE" w:eastAsia="ja-JP" w:bidi="th-TH"/></w:rPr></w:pPr><w:r><w:rPr><w:lang w:eastAsia="ja-JP" w:bidi="th-TH"/></w:rPr><w:t>Nein</w:t></w:r><w:r><w:rPr><w:lang w:val="de-DE" w:eastAsia="ja-JP" w:bidi="th-TH"/></w:rPr><w:t> </w:t></w:r></w:p></w:tc></w:tr></w:tbl><w:p w14:paraId="74A5EEF2" w14:textId="77777777" w:rsidR="00A438A4" w:rsidRDefault="00A438A4" w:rsidP="00A438A4"><w:pPr><w:pStyle w:val="Heading1"/><w:rPr><w:lang w:eastAsia="ja-JP"/></w:rPr></w:pPr><w:bookmarkStart w:id="76" w:name="_Toc229775511"/><w:r><w:rPr><w:lang w:eastAsia="ja-JP"/></w:rPr><w:t>Hardwarekomponenten</w:t></w:r><w:bookmarkEnd w:id="76"/></w:p><w:p w14:paraId="1CCCBC11" w14:textId="77777777" w:rsidR="00A438A4" w:rsidRDefault="00A438A4" w:rsidP="00A438A4"><w:pPr><w:rPr><w:lang w:eastAsia="ja-JP"/></w:rPr></w:pPr><w:r><w:rPr><w:lang w:eastAsia="ja-JP"/></w:rPr><w:t>Für alle Komponenten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Darin werden Anforderungen, wie Betriebstemperatur, Strom, Montageausrichtung, Luftstrom, Drehmoment, Freiraum und Biegeradius für die Verkabelung abgedeckt.</w:t></w:r></w:p><w:p w14:paraId="75579F48" w14:textId="77777777" w:rsidR="00A438A4" w:rsidRDefault="00A438A4" w:rsidP="00A438A4"><w:pPr><w:rPr><w:lang w:eastAsia="ja-JP"/></w:rPr></w:pPr><w:r><w:rPr><w:lang w:eastAsia="ja-JP"/></w:rPr><w:t>Für Wagenübergangskabel und Netzwerkkabel gibt Nomad nur die Leistungsanforderungen für das Kabelsegment an, um 10G-Verbindungen zu unterstützen. Nomad spezifiziert/entwirft/akzeptiert keine Abnahmetests für das Kabelsegment</w:t></w:r></w:p><w:tbl><w:tblPr><w:tblStyle w:val="TableGrid"/><w:tblW w:w="0" w:type="auto"/><w:jc w:val="center"/><w:tblLook w:val="04A0" w:firstRow="1" w:lastRow="0" w:firstColumn="1" w:lastColumn="0" w:noHBand="0" w:noVBand="1"/></w:tblPr><w:tblGrid><w:gridCol w:w="2336"/><w:gridCol w:w="2336"/><w:gridCol w:w="2336"/><w:gridCol w:w="2337"/></w:tblGrid><w:tr w:rsidR="00A438A4" w14:paraId="35215C19" w14:textId="77777777" w:rsidTr="006B76E5"><w:trPr><w:jc w:val="center"/></w:trPr><w:tc><w:tcPr><w:tcW w:w="2336" w:type="dxa"/><w:shd w:val="clear" w:color="auto" w:fill="B8CCE4" w:themeFill="accent1" w:themeFillTint="66"/><w:vAlign w:val="center"/></w:tcPr><w:p w14:paraId="3D867575" w14:textId="77777777" w:rsidR="00A438A4" w:rsidRPr="00321054"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lastRenderedPageBreak/><w:t>Komponente</w:t></w:r></w:p></w:tc><w:tc><w:tcPr><w:tcW w:w="2336" w:type="dxa"/><w:shd w:val="clear" w:color="auto" w:fill="B8CCE4" w:themeFill="accent1" w:themeFillTint="66"/><w:vAlign w:val="center"/></w:tcPr><w:p w14:paraId="6A54DD59" w14:textId="77777777" w:rsidR="00A438A4" w:rsidRPr="00321054"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t>Geliefert von</w:t></w:r></w:p></w:tc><w:tc><w:tcPr><w:tcW w:w="2336" w:type="dxa"/><w:shd w:val="clear" w:color="auto" w:fill="B8CCE4" w:themeFill="accent1" w:themeFillTint="66"/><w:vAlign w:val="center"/></w:tcPr><w:p w14:paraId="54BC82FC" w14:textId="77777777" w:rsidR="00A438A4" w:rsidRPr="00321054"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t>NMID</w:t></w:r></w:p></w:tc><w:tc><w:tcPr><w:tcW w:w="2337" w:type="dxa"/><w:shd w:val="clear" w:color="auto" w:fill="B8CCE4" w:themeFill="accent1" w:themeFillTint="66"/><w:vAlign w:val="center"/></w:tcPr><w:p w14:paraId="5EF9EDB7" w14:textId="77777777" w:rsidR="00A438A4" w:rsidRPr="00321054" w:rsidRDefault="00A438A4" w:rsidP="006B76E5"><w:pPr><w:jc w:val="center"/><w:rPr><w:rFonts w:asciiTheme="minorHAnsi" w:hAnsiTheme="minorHAnsi" w:cstheme="minorHAnsi"/><w:b/><w:bCs/><w:sz w:val="24"/><w:szCs w:val="24"/><w:lang w:eastAsia="ja-JP"/></w:rPr></w:pPr><w:r><w:rPr><w:rFonts w:asciiTheme="minorHAnsi" w:hAnsiTheme="minorHAnsi" w:cstheme="minorHAnsi"/><w:b/><w:bCs/><w:sz w:val="24"/><w:szCs w:val="24"/><w:lang w:eastAsia="ja-JP"/></w:rPr><w:t>Anzahl</w:t></w:r></w:p></w:tc></w:tr><w:tr w:rsidR="00CC1000" w14:paraId="00AA0001" w14:textId="77777777" w:rsidTr="006B76E5"><w:trPr><w:jc w:val="center"/></w:trPr><w:tc><w:tcPr><w:tcW w:w="2336" w:type="dxa"/><w:vAlign w:val="center"/></w:tcPr><w:p w14:paraId="00AA0002"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CCU R5001C</w:t></w:r></w:p></w:tc><w:tc><w:tcPr><w:tcW w:w="2336" w:type="dxa"/><w:vAlign w:val="center"/></w:tcPr><w:p w14:paraId="00AA0003"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Nomad</w:t></w:r></w:p></w:tc><w:tc><w:tcPr><w:tcW w:w="2336" w:type="dxa"/><w:vAlign w:val="center"/></w:tcPr><w:p w14:paraId="00AA0004"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1138</w:t></w:r></w:p></w:tc><w:tc><w:tcPr><w:tcW w:w="2337" w:type="dxa"/><w:vAlign w:val="center"/></w:tcPr><w:p w14:paraId="00AA0005"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1 pro Garnitur</w:t></w:r></w:p></w:tc></w:tr><w:tr w:rsidR="00CC1000" w14:paraId="00AA0006" w14:textId="77777777" w:rsidTr="006B76E5"><w:trPr><w:jc w:val="center"/></w:trPr><w:tc><w:tcPr><w:tcW w:w="2336" w:type="dxa"/><w:vAlign w:val="center"/></w:tcPr><w:p w14:paraId="00AA0007"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SIM-Karten (5G)</w:t></w:r></w:p></w:tc><w:tc><w:tcPr><w:tcW w:w="2336" w:type="dxa"/><w:vAlign w:val="center"/></w:tcPr><w:p w14:paraId="00AA0008"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ÖBB</w:t></w:r></w:p></w:tc><w:tc><w:tcPr><w:tcW w:w="2336" w:type="dxa"/><w:vAlign w:val="center"/></w:tcPr><w:p w14:paraId="00AA0009"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w:t></w:r></w:p></w:tc><w:tc><w:tcPr><w:tcW w:w="2337" w:type="dxa"/><w:vAlign w:val="center"/></w:tcPr><w:p w14:paraId="00AA000A"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6 pro Garnitur</w:t></w:r></w:p></w:tc></w:tr><w:tr w:rsidR="00CC1000" w14:paraId="00AA000B" w14:textId="77777777" w:rsidTr="006B76E5"><w:trPr><w:jc w:val="center"/></w:trPr><w:tc><w:tcPr><w:tcW w:w="2336" w:type="dxa"/><w:vAlign w:val="center"/></w:tcPr><w:p w14:paraId="00AA000C"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Access Point: Westermo Ibex 610</w:t></w:r></w:p></w:tc><w:tc><w:tcPr><w:tcW w:w="2336" w:type="dxa"/><w:vAlign w:val="center"/></w:tcPr><w:p w14:paraId="00AA000D"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Nomad</w:t></w:r></w:p></w:tc><w:tc><w:tcPr><w:tcW w:w="2336" w:type="dxa"/><w:vAlign w:val="center"/></w:tcPr><w:p w14:paraId="00AA000E"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1043</w:t></w:r></w:p></w:tc><w:tc><w:tcPr><w:tcW w:w="2337" w:type="dxa"/><w:vAlign w:val="center"/></w:tcPr><w:p w14:paraId="00AA000F"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4 pro Wagen</w:t></w:r></w:p></w:tc></w:tr><w:tr w:rsidR="00CC1000" w14:paraId="00AA0010" w14:textId="77777777" w:rsidTr="006B76E5"><w:trPr><w:jc w:val="center"/></w:trPr><w:tc><w:tcPr><w:tcW w:w="2336" w:type="dxa"/><w:vAlign w:val="center"/></w:tcPr><w:p w14:paraId="00AA0011" w14:textId="77777777" w:rsidR="00D45FC0" w:rsidRPr="00DF7147" w:rsidRDefault="00D45FC0" w:rsidP="006B76E5"><w:pPr><w:jc w:val="center"/><w:rPr><w:rFonts w:asciiTheme="minorHAnsi" w:hAnsiTheme="minorHAnsi" w:cstheme="minorHAnsi"/><w:sz w:val="24"/><w:szCs w:val="24"/><w:lang w:val="en-GB" w:eastAsia="ja-JP"/></w:rPr></w:pPr><w:r w:rsidRPr="00DF7147"><w:rPr><w:rFonts w:asciiTheme="minorHAnsi" w:hAnsiTheme="minorHAnsi" w:cstheme="minorHAnsi"/><w:sz w:val="24"/><w:szCs w:val="24"/><w:lang w:val="en-GB" w:eastAsia="ja-JP"/></w:rPr><w:t xml:space="preserve">Ethernet Switch: </w:t></w:r><w:proofErr w:type="spellStart"/><w:r w:rsidRPr="00DF7147"><w:rPr><w:rFonts w:asciiTheme="minorHAnsi" w:hAnsiTheme="minorHAnsi" w:cstheme="minorHAnsi"/><w:sz w:val="24"/><w:szCs w:val="24"/><w:lang w:val="en-GB" w:eastAsia="ja-JP"/></w:rPr><w:t>VDSRail</w:t></w:r><w:proofErr w:type="spellEnd"/><w:r w:rsidRPr="00DF7147"><w:rPr><w:rFonts w:asciiTheme="minorHAnsi" w:hAnsiTheme="minorHAnsi" w:cstheme="minorHAnsi"/><w:sz w:val="24"/><w:szCs w:val="24"/><w:lang w:val="en-GB" w:eastAsia="ja-JP"/></w:rPr><w:t xml:space="preserve"> DS-CSWP28 (28-Port)</w:t></w:r></w:p></w:tc><w:tc><w:tcPr><w:tcW w:w="2336" w:type="dxa"/><w:vAlign w:val="center"/></w:tcPr><w:p w14:paraId="00AA0012"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Nomad</w:t></w:r></w:p></w:tc><w:tc><w:tcPr><w:tcW w:w="2336" w:type="dxa"/><w:vAlign w:val="center"/></w:tcPr><w:p w14:paraId="00AA0013"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1143</w:t></w:r></w:p></w:tc><w:tc><w:tcPr><w:tcW w:w="2337" w:type="dxa"/><w:vAlign w:val="center"/></w:tcPr><w:p w14:paraId="00AA0014"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3 pro Wagen</w:t></w:r></w:p></w:tc></w:tr><w:tr w:rsidR="00CC1000" w14:paraId="00AA0015" w14:textId="77777777" w:rsidTr="006B76E5"><w:trPr><w:jc w:val="center"/></w:trPr><w:tc><w:tcPr><w:tcW w:w="2336" w:type="dxa"/><w:vAlign w:val="center"/></w:tcPr><w:p w14:paraId="00AA0016"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Dachantenne: Sencity Rail Multi 1399.99.0307</w:t></w:r></w:p></w:tc><w:tc><w:tcPr><w:tcW w:w="2336" w:type="dxa"/><w:vAlign w:val="center"/></w:tcPr><w:p w14:paraId="00AA0017"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Stadler</w:t></w:r></w:p></w:tc><w:tc><w:tcPr><w:tcW w:w="2336" w:type="dxa"/><w:vAlign w:val="center"/></w:tcPr><w:p w14:paraId="00AA0018"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w:t></w:r></w:p></w:tc><w:tc><w:tcPr><w:tcW w:w="2337" w:type="dxa"/><w:vAlign w:val="center"/></w:tcPr><w:p w14:paraId="00AA0019"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4 pro Garnitur (Masterwagen)</w:t></w:r></w:p></w:tc></w:tr><w:tr w:rsidR="00CC1000" w14:paraId="00AA001A" w14:textId="77777777" w:rsidTr="006B76E5"><w:trPr><w:jc w:val="center"/></w:trPr><w:tc><w:tcPr><w:tcW w:w="2336" w:type="dxa"/><w:vAlign w:val="center"/></w:tcPr><w:p w14:paraId="00AA001B"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WLAN Innenantenne: Huber&amp;Suhner 1399.35.0020</w:t></w:r></w:p></w:tc><w:tc><w:tcPr><w:tcW w:w="2336" w:type="dxa"/><w:vAlign w:val="center"/></w:tcPr><w:p w14:paraId="00AA001C"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Stadler</w:t></w:r></w:p></w:tc><w:tc><w:tcPr><w:tcW w:w="2336" w:type="dxa"/><w:vAlign w:val="center"/></w:tcPr><w:p w14:paraId="00AA001D"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w:t></w:r></w:p></w:tc><w:tc><w:tcPr><w:tcW w:w="2337" w:type="dxa"/><w:vAlign w:val="center"/></w:tcPr><w:p w14:paraId="00AA001E" w14:textId="77777777" w:rsidR="00D45FC0" w:rsidRDefault="00D45FC0" w:rsidP="006B76E5"><w:pPr><w:jc w:val="center"/><w:rPr><w:rFonts w:asciiTheme="minorHAnsi" w:hAnsiTheme="minorHAnsi" w:cstheme="minorHAnsi"/><w:sz w:val="24"/><w:szCs w:val="24"/><w:lang w:eastAsia="ja-JP"/></w:rPr></w:pPr><w:r><w:rPr><w:rFonts w:asciiTheme="minorHAnsi" w:hAnsiTheme="minorHAnsi" w:cstheme="minorHAnsi"/><w:sz w:val="24"/><w:szCs w:val="24"/><w:lang w:eastAsia="ja-JP"/></w:rPr><w:t>4 pro Wagen (ohne Masterwagen)</w:t></w:r></w:p></w:tc></w:tr></w:tbl><w:p w14:paraId="7FCDEAAB" w14:textId="7F030433" w:rsidR="00B54CC9" w:rsidRDefault="00B54CC9" w:rsidP="00B54CC9"><w:pPr><w:pStyle w:val="Heading1"/><w:rPr><w:lang w:eastAsia="ja-JP"/></w:rPr></w:pPr><w:bookmarkStart w:id="77" w:name="_Toc229775512"/><w:r><w:rPr><w:lang w:eastAsia="ja-JP"/></w:rPr><w:t>Hardware installation</w:t></w:r><w:bookmarkEnd w:id="77"/></w:p><w:p w14:paraId="00AA001F" w14:textId="77777777" w:rsidR="00D45FC0" w:rsidRDefault="00D45FC0" w:rsidP="00CC1000"><w:pPr><w:rPr><w:lang w:eastAsia="ja-JP"/></w:rPr></w:pPr><w:r><w:rPr><w:lang w:eastAsia="ja-JP"/></w:rPr><w:t>Die Hardwareinstallation aller Nomad-Komponenten – einschließlich CCU, Access Points, Switches und Dachantennen – wird von Stadler Rail durchgeführt. Die Softwarekonfiguration, Inbetriebnahme (IBS) und Netzwerkintegration liegen im Verantwortungsbereich von Nomad Digital.</w:t></w:r></w:p><w:p w14:paraId="00AA0020" w14:textId="77777777" w:rsidR="00D45FC0" w:rsidRDefault="00D45FC0" w:rsidP="00CC1000"><w:pPr><w:rPr><w:lang w:eastAsia="ja-JP"/></w:rPr></w:pPr><w:r><w:rPr><w:lang w:eastAsia="ja-JP"/></w:rPr><w:t>Im Rahmen des Design-Detail-Review (DDR)-Prozesses erstellt Nomad ein Installationsparameter-Dokument, das alle installationsrelevanten Anforderungen festlegt: Betriebstemperatur, Stromversorgung, Montageausrichtung, Luftstrom, Anzugsmoment, Freiraum und Biegeradien der Verkabelung. Dieses Dokument ist Voraussetzung dafür, dass Nomad seine Gewährleistungsverpflichtungen erfüllen kann.</w:t></w:r></w:p><w:p w14:paraId="00AA0021" w14:textId="77777777" w:rsidR="00D45FC0" w:rsidRDefault="00D45FC0" w:rsidP="00CC1000"><w:pPr><w:rPr><w:lang w:eastAsia="ja-JP"/></w:rPr></w:pPr><w:r><w:rPr><w:lang w:eastAsia="ja-JP"/></w:rPr><w:t>Die Inbetriebsetzung wird von Stadler anhand des aktuellen IBS-Protokolls durchgeführt, das von Nomad erstellt und bei Änderungen aktualisiert wird. Nach Abschluss lädt Stadler das ausgefüllte Protokoll in den gemeinsamen SharePoint hoch. Nomad prüft anschließend die Vollständigkeit und Korrektheit – einschließlich Zugnummer, Datum und etwaiger Kommentare auf mögliche Fehler.</w:t></w:r></w:p><w:p w14:paraId="00AA0022" w14:textId="77777777" w:rsidR="00D45FC0" w:rsidRDefault="00D45FC0" w:rsidP="00CC1000"><w:pPr><w:rPr><w:lang w:eastAsia="ja-JP"/></w:rPr></w:pPr><w:r><w:rPr><w:lang w:eastAsia="ja-JP"/></w:rPr><w:t>Wagenpassierkabel und Netzwerkkabel werden von Stadler bereitgestellt. Nomad gibt ausschließlich die Leistungsanforderungen vor (10G-Unterstützung), spezifiziert oder akzeptiert jedoch keine Abnahmetests für die Kabelsegmente.</w:t></w:r></w:p><w:p w14:paraId="58E37E37" w14:textId="38BE83AA" w:rsidR="006C37F9" w:rsidRDefault="006C37F9" w:rsidP="006C37F9"><w:pPr><w:pStyle w:val="Heading1"/><w:rPr><w:lang w:eastAsia="ja-JP"/></w:rPr></w:pPr><w:bookmarkStart w:id="78" w:name="_Toc229775513"/><w:r><w:rPr><w:lang w:eastAsia="ja-JP"/></w:rPr><w:lastRenderedPageBreak/><w:t>Zertifikate und normen</w:t></w:r><w:bookmarkEnd w:id="78"/></w:p><w:bookmarkEnd w:id="2"/><w:p w14:paraId="00AA0038" w14:textId="77777777" w:rsidR="00D45FC0" w:rsidRDefault="00D45FC0" w:rsidP="00CC1000"><w:pPr><w:rPr><w:lang w:eastAsia="ja-JP"/></w:rPr></w:pPr><w:r><w:rPr><w:lang w:eastAsia="ja-JP"/></w:rPr><w:t>Alle von Nomad Digital gelieferten Komponenten sind für den Einsatz in Schienenfahrzeugen ausgelegt und erfüllen die relevanten europäischen und internationalen Bahnnormen. Die nachfolgende Tabelle gibt einen Überblick über die für dieses Projekt relevanten Normen und Zertifizierungen.</w:t></w:r></w:p><w:tbl><w:tblPr><w:tblStyle w:val="TableGrid"/><w:tblW w:w="0" w:type="auto"/><w:tblLook w:val="04A0" w:firstRow="1" w:lastRow="0" w:firstColumn="1" w:lastColumn="0" w:noHBand="0" w:noVBand="1"/></w:tblPr><w:tblGrid><w:gridCol w:w="2336"/><w:gridCol w:w="7009"/></w:tblGrid><w:tr w:rsidR="00CC2000" w14:paraId="00AA0023" w14:textId="77777777" w:rsidTr="006B76E5"><w:tc><w:tcPr><w:tcW w:w="2336" w:type="dxa"/><w:vAlign w:val="center"/></w:tcPr><w:p w14:paraId="00AA0024" w14:textId="77777777" w:rsidR="00D45FC0" w:rsidRDefault="00D45FC0" w:rsidP="006B76E5"><w:pPr><w:rPr><w:rFonts w:asciiTheme="minorHAnsi" w:hAnsiTheme="minorHAnsi" w:cstheme="minorHAnsi"/><w:b/><w:bCs/><w:sz w:val="24"/><w:szCs w:val="24"/><w:lang w:eastAsia="ja-JP"/></w:rPr></w:pPr><w:r><w:rPr><w:rFonts w:asciiTheme="minorHAnsi" w:hAnsiTheme="minorHAnsi" w:cstheme="minorHAnsi"/><w:b/><w:bCs/><w:sz w:val="24"/><w:szCs w:val="24"/><w:lang w:eastAsia="ja-JP"/></w:rPr><w:t>Norm</w:t></w:r></w:p></w:tc><w:tc><w:tcPr><w:tcW w:w="7009" w:type="dxa"/><w:vAlign w:val="center"/></w:tcPr><w:p w14:paraId="00AA0025" w14:textId="77777777" w:rsidR="00D45FC0" w:rsidRDefault="00D45FC0" w:rsidP="006B76E5"><w:pPr><w:rPr><w:rFonts w:asciiTheme="minorHAnsi" w:hAnsiTheme="minorHAnsi" w:cstheme="minorHAnsi"/><w:b/><w:bCs/><w:sz w:val="24"/><w:szCs w:val="24"/><w:lang w:eastAsia="ja-JP"/></w:rPr></w:pPr><w:r><w:rPr><w:rFonts w:asciiTheme="minorHAnsi" w:hAnsiTheme="minorHAnsi" w:cstheme="minorHAnsi"/><w:b/><w:bCs/><w:sz w:val="24"/><w:szCs w:val="24"/><w:lang w:eastAsia="ja-JP"/></w:rPr><w:t>Beschreibung</w:t></w:r></w:p></w:tc></w:tr><w:tr w:rsidR="00CC2000" w14:paraId="00AA0026" w14:textId="77777777" w:rsidTr="006B76E5"><w:tc><w:tcPr><w:tcW w:w="2336" w:type="dxa"/><w:vAlign w:val="center"/></w:tcPr><w:p w14:paraId="00AA0027"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EN 50155</w:t></w:r></w:p></w:tc><w:tc><w:tcPr><w:tcW w:w="7009" w:type="dxa"/><w:vAlign w:val="center"/></w:tcPr><w:p w14:paraId="00AA0028"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Elektronische Einrichtungen auf Schienenfahrzeugen – alle Nomad-Komponenten sind auf Konformität mit dieser Norm ausgelegt</w:t></w:r></w:p></w:tc></w:tr><w:tr w:rsidR="00CC2000" w14:paraId="00AA0029" w14:textId="77777777" w:rsidTr="006B76E5"><w:tc><w:tcPr><w:tcW w:w="2336" w:type="dxa"/><w:vAlign w:val="center"/></w:tcPr><w:p w14:paraId="00AA002A"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EN 45545-2</w:t></w:r></w:p></w:tc><w:tc><w:tcPr><w:tcW w:w="7009" w:type="dxa"/><w:vAlign w:val="center"/></w:tcPr><w:p w14:paraId="00AA002B"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Brandschutz in Schienenfahrzeugen – alle installierten Komponenten erfüllen die Anforderungen für den Einsatz in Fahrgasträumen</w:t></w:r></w:p></w:tc></w:tr><w:tr w:rsidR="00CC2000" w14:paraId="00AA002C" w14:textId="77777777" w:rsidTr="006B76E5"><w:tc><w:tcPr><w:tcW w:w="2336" w:type="dxa"/><w:vAlign w:val="center"/></w:tcPr><w:p w14:paraId="00AA002D"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EN 50121-3-2</w:t></w:r></w:p></w:tc><w:tc><w:tcPr><w:tcW w:w="7009" w:type="dxa"/><w:vAlign w:val="center"/></w:tcPr><w:p w14:paraId="00AA002E"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Elektromagnetische Verträglichkeit (EMV) – elektronische Ausrüstung auf Fahrzeugen</w:t></w:r></w:p></w:tc></w:tr><w:tr w:rsidR="00CC2000" w14:paraId="00AA002F" w14:textId="77777777" w:rsidTr="006B76E5"><w:tc><w:tcPr><w:tcW w:w="2336" w:type="dxa"/><w:vAlign w:val="center"/></w:tcPr><w:p w14:paraId="00AA0030"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EN 50121-4</w:t></w:r></w:p></w:tc><w:tc><w:tcPr><w:tcW w:w="7009" w:type="dxa"/><w:vAlign w:val="center"/></w:tcPr><w:p w14:paraId="00AA0031"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Elektromagnetische Verträglichkeit – Emissionen und Immunität von Signal- und Telekommunikationsanlagen</w:t></w:r></w:p></w:tc></w:tr><w:tr w:rsidR="00CC2000" w14:paraId="00AA0032" w14:textId="77777777" w:rsidTr="006B76E5"><w:tc><w:tcPr><w:tcW w:w="2336" w:type="dxa"/><w:vAlign w:val="center"/></w:tcPr><w:p w14:paraId="00AA0033"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DIN 5510-2</w:t></w:r></w:p></w:tc><w:tc><w:tcPr><w:tcW w:w="7009" w:type="dxa"/><w:vAlign w:val="center"/></w:tcPr><w:p w14:paraId="00AA0034"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Vorbeugender Brandschutz in Schienenfahrzeugen – Brandverhalten von Werkstoffen und Bauteilen</w:t></w:r></w:p></w:tc></w:tr><w:tr w:rsidR="00CC2000" w14:paraId="00AA0035" w14:textId="77777777" w:rsidTr="006B76E5"><w:tc><w:tcPr><w:tcW w:w="2336" w:type="dxa"/><w:vAlign w:val="center"/></w:tcPr><w:p w14:paraId="00AA0036"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EN 62368-1</w:t></w:r></w:p></w:tc><w:tc><w:tcPr><w:tcW w:w="7009" w:type="dxa"/><w:vAlign w:val="center"/></w:tcPr><w:p w14:paraId="00AA0037" w14:textId="77777777" w:rsidR="00D45FC0" w:rsidRDefault="00D45FC0" w:rsidP="006B76E5"><w:pPr><w:rPr><w:rFonts w:asciiTheme="minorHAnsi" w:hAnsiTheme="minorHAnsi" w:cstheme="minorHAnsi"/><w:sz w:val="24"/><w:szCs w:val="24"/><w:lang w:eastAsia="ja-JP"/></w:rPr></w:pPr><w:r><w:rPr><w:rFonts w:asciiTheme="minorHAnsi" w:hAnsiTheme="minorHAnsi" w:cstheme="minorHAnsi"/><w:sz w:val="24"/><w:szCs w:val="24"/><w:lang w:eastAsia="ja-JP"/></w:rPr><w:t>Audio/Video-, Informations- und Kommunikationstechnik – Sicherheitsanforderungen</w:t></w:r></w:p></w:tc></w:tr></w:tbl><w:p w14:paraId="34AC12F1" w14:textId="77777777" w:rsidR="004C6845" w:rsidRDefault="004C6845"><w:pPr><w:rPr><w:b/><w:bCs/><w:lang w:eastAsia="ja-JP"/></w:rPr></w:pPr><w:r><w:rPr><w:b/><w:bCs/><w:lang w:eastAsia="ja-JP"/></w:rPr><w:br w:type="page"/></w:r></w:p><w:p w14:paraId="6630ECA3" w14:textId="3CCE435A" w:rsidR="00243EDE" w:rsidRDefault="00243EDE" w:rsidP="00243EDE"><w:pPr><w:pStyle w:val="Heading1"/><w:rPr><w:lang w:eastAsia="ja-JP"/></w:rPr></w:pPr><w:bookmarkStart w:id="79" w:name="_Toc229775514"/><w:r><w:rPr><w:lang w:eastAsia="ja-JP"/></w:rPr><w:lastRenderedPageBreak/><w:t>Montage der Geräte</w:t></w:r><w:bookmarkEnd w:id="79"/></w:p><w:p w14:paraId="4EAA84FE" w14:textId="5598E909" w:rsidR="00243EDE" w:rsidRPr="00243EDE" w:rsidRDefault="00243EDE" w:rsidP="00243EDE"><w:pPr><w:rPr><w:lang w:eastAsia="ja-JP"/></w:rPr></w:pPr><w:r><w:rPr><w:b/><w:bCs/><w:lang w:eastAsia="ja-JP"/></w:rPr><w:t>Anforderungen:</w:t></w:r><w:r><w:rPr><w:lang w:eastAsia="ja-JP"/></w:rPr><w:t> </w:t></w:r></w:p><w:p w14:paraId="7EBCF004" w14:textId="11F3A06C" w:rsidR="00243EDE" w:rsidRPr="00243EDE" w:rsidRDefault="00243EDE" w:rsidP="00243EDE"><w:pPr><w:rPr><w:lang w:eastAsia="ja-JP"/></w:rPr></w:pPr><w:r><w:rPr><w:lang w:eastAsia="ja-JP"/></w:rPr><w:t>Nomad plant ein 10 Gbit Netzwerk durch den gesamten Zug, eine CCU mit 5G Modem und bestmöglichen Datenendurchsatz und ein WIFI System mit zukunftssicherem WIFI Support. </w:t></w:r></w:p><w:p w14:paraId="3150D14D" w14:textId="2922E412" w:rsidR="00243EDE" w:rsidRPr="00243EDE" w:rsidRDefault="00243EDE" w:rsidP="00243EDE"><w:pPr><w:rPr><w:lang w:eastAsia="ja-JP"/></w:rPr></w:pPr><w:r><w:rPr><w:lang w:eastAsia="ja-JP"/></w:rPr><w:t>Das 10 Gbit Netzwerk umfasst den gesamten Netzwerkring incl. Verkabelung, Stecker und Wagenübergänge und soll die native 10 Gb Anbindung an zumindest folgende Geräte ermöglichen: </w:t></w:r></w:p><w:p w14:paraId="047A3697" w14:textId="77777777" w:rsidR="00243EDE" w:rsidRPr="00243EDE" w:rsidRDefault="00243EDE"><w:pPr><w:numPr><w:ilvl w:val="0"/><w:numId w:val="35"/></w:numPr><w:rPr><w:lang w:val="en-GB" w:eastAsia="ja-JP"/></w:rPr></w:pPr><w:r><w:rPr><w:lang w:val="en-GB" w:eastAsia="ja-JP"/></w:rPr><w:t>Backbone Switch (3x pro Waggon) </w:t></w:r></w:p><w:p w14:paraId="5F8CFA7F" w14:textId="77777777" w:rsidR="00243EDE" w:rsidRPr="00243EDE" w:rsidRDefault="00243EDE"><w:pPr><w:numPr><w:ilvl w:val="0"/><w:numId w:val="36"/></w:numPr><w:rPr><w:lang w:val="en-GB" w:eastAsia="ja-JP"/></w:rPr></w:pPr><w:r><w:rPr><w:lang w:eastAsia="ja-JP"/></w:rPr><w:t>CCU (1 x oder 2 x)</w:t></w:r><w:r><w:rPr><w:lang w:val="en-GB" w:eastAsia="ja-JP"/></w:rPr><w:t> </w:t></w:r></w:p><w:p w14:paraId="54CDA8B2" w14:textId="6B675300" w:rsidR="00243EDE" w:rsidRPr="00243EDE" w:rsidRDefault="00243EDE"><w:pPr><w:numPr><w:ilvl w:val="0"/><w:numId w:val="37"/></w:numPr><w:rPr><w:lang w:val="en-GB" w:eastAsia="ja-JP"/></w:rPr></w:pPr><w:r><w:rPr><w:lang w:eastAsia="ja-JP"/></w:rPr><w:t>RDC (1 x oder 2 x)</w:t></w:r><w:r><w:rPr><w:lang w:val="en-GB" w:eastAsia="ja-JP"/></w:rPr><w:t> </w:t></w:r><w:r><w:rPr><w:lang w:val="en-GB" w:eastAsia="ja-JP"/></w:rPr><w:br/></w:r></w:p><w:p w14:paraId="70CD855C" w14:textId="3A9440E9" w:rsidR="00243EDE" w:rsidRPr="00243EDE" w:rsidRDefault="00243EDE" w:rsidP="00243EDE"><w:pPr><w:rPr><w:lang w:eastAsia="ja-JP"/></w:rPr></w:pPr><w:r><w:rPr><w:lang w:eastAsia="ja-JP"/></w:rPr><w:t>Alle anderen Netzwerkverbindungen werden zumindest mit CAT7 Kabel / CAT 6e Stecker (wenn verfügbar) ausgeführt und sind 10 Gbit fähig aber abhängig vom Gerät mit 1 bis 2.5 Gbit (M12 -X Coded)  oder 100Mbit (M12 D-Coded) an das Netzwerk angebunden.  </w:t></w:r></w:p><w:p w14:paraId="17820C51" w14:textId="77777777" w:rsidR="00243EDE" w:rsidRPr="00243EDE" w:rsidRDefault="00243EDE" w:rsidP="00243EDE"><w:pPr><w:rPr><w:lang w:eastAsia="ja-JP"/></w:rPr></w:pPr><w:r><w:rPr><w:lang w:eastAsia="ja-JP"/></w:rPr><w:t>Die CCU unterstützt 4 x 5G Modems der neuesten Generation und ist je Modem mit einer 4x4 Mimo Dachantenne verbunden. Zusätzlich gibt es GPS Antennen und Anschlüsse, </w:t></w:r></w:p><w:p w14:paraId="731F367F" w14:textId="77777777" w:rsidR="00243EDE" w:rsidRPr="00243EDE" w:rsidRDefault="00243EDE" w:rsidP="00243EDE"><w:pPr><w:rPr><w:lang w:eastAsia="ja-JP"/></w:rPr></w:pPr><w:r><w:rPr><w:lang w:eastAsia="ja-JP"/></w:rPr><w:t>Nomad stellt Stadler und OEBB ein Dokument mit den Eingabeparametern für die Installation zur Verfügung, in dem die Umgebungsbedingungen und Montageüberlegungen aufgeführt sind, die bei der Auswahl des Standorts und der Montage der Komponenten zu beachten sind. </w:t></w:r></w:p><w:p w14:paraId="0F7A9363" w14:textId="7DE8721D" w:rsidR="00243EDE" w:rsidRPr="00243EDE" w:rsidRDefault="00A5389A" w:rsidP="00243EDE"><w:pPr><w:pStyle w:val="Heading2"/><w:rPr><w:lang w:val="en-GB"/></w:rPr></w:pPr><w:bookmarkStart w:id="80" w:name="_Toc229775515"/><w:r><w:t>Montage der Dachantenne</w:t></w:r><w:bookmarkEnd w:id="80"/></w:p><w:p w14:paraId="6C74EA25" w14:textId="77777777" w:rsidR="00243EDE" w:rsidRPr="00243EDE" w:rsidRDefault="00243EDE" w:rsidP="00243EDE"><w:pPr><w:rPr><w:lang w:eastAsia="ja-JP"/></w:rPr></w:pPr><w:r><w:rPr><w:lang w:eastAsia="ja-JP"/></w:rPr><w:t>Stadler stellt 4x 1399.99.0307 H&amp;S-Dachantennen und Platz für optional 4 zur Verfügung, wenn der Zug mit der optionalen zweiten CCU ausgestattet ist. Das physikalische Design wird von Stadler bereitgestellt und in den folgenden Bildern beschrieben: </w:t></w:r></w:p><w:p w14:paraId="5C477B96" w14:textId="77777777" w:rsidR="00243EDE" w:rsidRPr="00243EDE" w:rsidRDefault="00243EDE" w:rsidP="00243EDE"><w:pPr><w:rPr><w:lang w:eastAsia="ja-JP"/></w:rPr></w:pPr><w:r><w:rPr><w:lang w:eastAsia="ja-JP"/></w:rPr><w:t> </w:t></w:r></w:p><w:p w14:paraId="3D5D03EE" w14:textId="77777777" w:rsidR="00243EDE" w:rsidRPr="00243EDE" w:rsidRDefault="00243EDE" w:rsidP="00243EDE"><w:pPr><w:rPr><w:lang w:eastAsia="ja-JP"/></w:rPr></w:pPr><w:r><w:rPr><w:lang w:eastAsia="ja-JP"/></w:rPr><w:t> </w:t></w:r></w:p><w:p w14:paraId="346CA484" w14:textId="77777777" w:rsidR="00243EDE" w:rsidRPr="00243EDE" w:rsidRDefault="00243EDE" w:rsidP="00243EDE"><w:pPr><w:rPr><w:lang w:eastAsia="ja-JP"/></w:rPr></w:pPr><w:r><w:rPr><w:lang w:eastAsia="ja-JP"/></w:rPr><w:t> </w:t></w:r></w:p><w:p w14:paraId="46F03ABD" w14:textId="77777777" w:rsidR="00243EDE" w:rsidRPr="00243EDE" w:rsidRDefault="00243EDE" w:rsidP="00243EDE"><w:pPr><w:rPr><w:lang w:eastAsia="ja-JP"/></w:rPr></w:pPr><w:r><w:rPr><w:lang w:eastAsia="ja-JP"/></w:rPr><w:t> </w:t></w:r></w:p><w:p w14:paraId="090A35E3" w14:textId="2E2A6F26" w:rsidR="00243EDE" w:rsidRPr="00243EDE" w:rsidRDefault="00243EDE" w:rsidP="00243EDE"><w:pPr><w:rPr><w:lang w:eastAsia="ja-JP"/></w:rPr></w:pPr><w:r><w:rPr><w:noProof/><w:lang w:val="en-GB" w:eastAsia="ja-JP"/></w:rPr><w:lastRenderedPageBreak/><w:drawing><wp:inline distT="0" distB="0" distL="0" distR="0" wp14:anchorId="3B661DEF" wp14:editId="01D35E62"><wp:extent cx="5930900" cy="4254500"/><wp:effectExtent l="0" t="0" r="0" b="0"/><wp:docPr id="1332328921" name="Picture 103" descr="A diagram of a machin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32328921" name="Picture 103" descr="A diagram of a machine  AI-generated content may be incorrect."/><pic:cNvPicPr><a:picLocks noChangeAspect="1" noChangeArrowheads="1"/></pic:cNvPicPr></pic:nvPicPr><pic:blipFill><a:blip r:embed="rId32"><a:extLst><a:ext uri="{28A0092B-C50C-407E-A947-70E740481C1C}"><a14:useLocalDpi xmlns:a14="http://schemas.microsoft.com/office/drawing/2010/main" val="0"/></a:ext></a:extLst></a:blip><a:srcRect/><a:stretch><a:fillRect/></a:stretch></pic:blipFill><pic:spPr bwMode="auto"><a:xfrm><a:off x="0" y="0"/><a:ext cx="5930900" cy="4254500"/></a:xfrm><a:prstGeom prst="rect"><a:avLst/></a:prstGeom><a:noFill/><a:ln><a:noFill/></a:ln></pic:spPr></pic:pic></a:graphicData></a:graphic></wp:inline></w:drawing></w:r><w:r><w:rPr><w:lang w:eastAsia="ja-JP"/></w:rPr><w:t> </w:t></w:r></w:p><w:p w14:paraId="67C1F50B" w14:textId="77777777" w:rsidR="00243EDE" w:rsidRPr="00243EDE" w:rsidRDefault="00243EDE" w:rsidP="00243EDE"><w:pPr><w:rPr><w:lang w:eastAsia="ja-JP"/></w:rPr></w:pPr><w:r><w:rPr><w:lang w:eastAsia="ja-JP"/></w:rPr><w:t> </w:t></w:r></w:p><w:p w14:paraId="16E28DF3" w14:textId="20505ECE" w:rsidR="00243EDE" w:rsidRPr="00243EDE" w:rsidRDefault="00243EDE" w:rsidP="00243EDE"><w:pPr><w:rPr><w:lang w:eastAsia="ja-JP"/></w:rPr></w:pPr><w:r><w:rPr><w:noProof/><w:lang w:val="en-GB" w:eastAsia="ja-JP"/></w:rPr><w:drawing><wp:inline distT="0" distB="0" distL="0" distR="0" wp14:anchorId="579725CD" wp14:editId="61B2B82C"><wp:extent cx="3924300" cy="2692400"/><wp:effectExtent l="0" t="0" r="0" b="0"/><wp:docPr id="911496393" name="Picture 102" descr="A picture containing graphical user interface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87" descr="A picture containing graphical user interface  Description automatically generated"/><pic:cNvPicPr><a:picLocks noChangeAspect="1" noChangeArrowheads="1"/></pic:cNvPicPr></pic:nvPicPr><pic:blipFill><a:blip r:embed="rId33"><a:extLst><a:ext uri="{28A0092B-C50C-407E-A947-70E740481C1C}"><a14:useLocalDpi xmlns:a14="http://schemas.microsoft.com/office/drawing/2010/main" val="0"/></a:ext></a:extLst></a:blip><a:srcRect/><a:stretch><a:fillRect/></a:stretch></pic:blipFill><pic:spPr bwMode="auto"><a:xfrm><a:off x="0" y="0"/><a:ext cx="3924300" cy="2692400"/></a:xfrm><a:prstGeom prst="rect"><a:avLst/></a:prstGeom><a:noFill/><a:ln><a:noFill/></a:ln></pic:spPr></pic:pic></a:graphicData></a:graphic></wp:inline></w:drawing></w:r><w:r><w:rPr><w:lang w:eastAsia="ja-JP"/></w:rPr><w:t> </w:t></w:r></w:p><w:p w14:paraId="0C6C6CC9" w14:textId="77777777" w:rsidR="00243EDE" w:rsidRPr="00243EDE" w:rsidRDefault="00243EDE" w:rsidP="00243EDE"><w:pPr><w:rPr><w:lang w:eastAsia="ja-JP"/></w:rPr></w:pPr><w:r><w:rPr><w:lang w:eastAsia="ja-JP"/></w:rPr><w:t> </w:t></w:r></w:p><w:p w14:paraId="369615C4" w14:textId="77777777" w:rsidR="00243EDE" w:rsidRPr="00243EDE" w:rsidRDefault="00243EDE" w:rsidP="00243EDE"><w:pPr><w:rPr><w:lang w:eastAsia="ja-JP"/></w:rPr></w:pPr><w:r><w:rPr><w:lang w:eastAsia="ja-JP"/></w:rPr><w:lastRenderedPageBreak/><w:t> </w:t></w:r></w:p><w:p w14:paraId="36CDC344" w14:textId="77777777" w:rsidR="00243EDE" w:rsidRPr="00243EDE" w:rsidRDefault="00243EDE" w:rsidP="00243EDE"><w:pPr><w:rPr><w:lang w:eastAsia="ja-JP"/></w:rPr></w:pPr><w:r><w:rPr><w:lang w:eastAsia="ja-JP"/></w:rPr><w:t> </w:t></w:r></w:p><w:p w14:paraId="0EC8D0FC" w14:textId="77777777" w:rsidR="00243EDE" w:rsidRPr="00243EDE" w:rsidRDefault="00243EDE" w:rsidP="00243EDE"><w:pPr><w:rPr><w:lang w:eastAsia="ja-JP"/></w:rPr></w:pPr><w:r><w:rPr><w:b/><w:bCs/><w:lang w:eastAsia="ja-JP"/></w:rPr><w:t>Reserve-Antennenpositionen:</w:t></w:r><w:r><w:rPr><w:lang w:eastAsia="ja-JP"/></w:rPr><w:t> </w:t></w:r></w:p><w:p w14:paraId="49061FC0" w14:textId="5924B39D" w:rsidR="00243EDE" w:rsidRPr="00243EDE" w:rsidRDefault="00243EDE" w:rsidP="00243EDE"><w:pPr><w:rPr><w:lang w:eastAsia="ja-JP"/></w:rPr></w:pPr><w:r><w:rPr><w:noProof/><w:lang w:val="en-GB" w:eastAsia="ja-JP"/></w:rPr><w:drawing><wp:inline distT="0" distB="0" distL="0" distR="0" wp14:anchorId="5C920A5B" wp14:editId="712FFDB3"><wp:extent cx="5930900" cy="4235450"/><wp:effectExtent l="0" t="0" r="0" b="0"/><wp:docPr id="1971207173" name="Picture 101" descr="Diagram, engineering drawing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88" descr="Diagram, engineering drawing  Description automatically generated"/><pic:cNvPicPr><a:picLocks noChangeAspect="1" noChangeArrowheads="1"/></pic:cNvPicPr></pic:nvPicPr><pic:blipFill><a:blip r:embed="rId34"><a:extLst><a:ext uri="{28A0092B-C50C-407E-A947-70E740481C1C}"><a14:useLocalDpi xmlns:a14="http://schemas.microsoft.com/office/drawing/2010/main" val="0"/></a:ext></a:extLst></a:blip><a:srcRect/><a:stretch><a:fillRect/></a:stretch></pic:blipFill><pic:spPr bwMode="auto"><a:xfrm><a:off x="0" y="0"/><a:ext cx="5930900" cy="4235450"/></a:xfrm><a:prstGeom prst="rect"><a:avLst/></a:prstGeom><a:noFill/><a:ln><a:noFill/></a:ln></pic:spPr></pic:pic></a:graphicData></a:graphic></wp:inline></w:drawing></w:r><w:r><w:rPr><w:lang w:eastAsia="ja-JP"/></w:rPr><w:t> </w:t></w:r></w:p><w:p w14:paraId="0AFCD82D" w14:textId="77777777" w:rsidR="00243EDE" w:rsidRPr="00243EDE" w:rsidRDefault="00243EDE" w:rsidP="00243EDE"><w:pPr><w:rPr><w:lang w:eastAsia="ja-JP"/></w:rPr></w:pPr><w:r><w:rPr><w:lang w:eastAsia="ja-JP"/></w:rPr><w:t> </w:t></w:r></w:p><w:p w14:paraId="20FDFE81" w14:textId="77777777" w:rsidR="00243EDE" w:rsidRPr="00243EDE" w:rsidRDefault="00243EDE" w:rsidP="00243EDE"><w:pPr><w:rPr><w:lang w:eastAsia="ja-JP"/></w:rPr></w:pPr><w:r><w:rPr><w:lang w:eastAsia="ja-JP"/></w:rPr><w:t>Nomad stellt Stadler folgende Informationen zur Verfügung, um einige der gestellten Fragen zu beantworten: </w:t></w:r></w:p><w:p w14:paraId="4B1971A1" w14:textId="77777777" w:rsidR="00243EDE" w:rsidRPr="00243EDE" w:rsidRDefault="00243EDE"><w:pPr><w:numPr><w:ilvl w:val="0"/><w:numId w:val="38"/></w:numPr><w:rPr><w:lang w:eastAsia="ja-JP"/></w:rPr></w:pPr><w:r><w:rPr><w:lang w:eastAsia="ja-JP"/></w:rPr><w:t>Mindestisolierung zwischen 1399.99.0307, die von Nomad akzeptiert wird: 30 dB (typischerweise 800 mm physikalischer Abstand zwischen den Antennen basierend auf dem Datenblatt des 1399.99.0307). </w:t></w:r></w:p><w:p w14:paraId="2A29145E" w14:textId="77777777" w:rsidR="00243EDE" w:rsidRPr="00243EDE" w:rsidRDefault="00243EDE"><w:pPr><w:numPr><w:ilvl w:val="0"/><w:numId w:val="39"/></w:numPr><w:rPr><w:lang w:val="en-GB" w:eastAsia="ja-JP"/></w:rPr></w:pPr><w:r><w:rPr><w:lang w:eastAsia="ja-JP"/></w:rPr><w:t>Nomad hat ernsthafte Bedenken hinsichtlich der MIMO-Isolierung der Elemente innerhalb der Antenne und deren Auswirkungen auf die Leistung, die eine Funktion des erreichbaren MIMO-Rangs für Modems ist, basierend auf gemessenem Verhalten. Es kann durch die Portzuweisung aller Antennen zwischen Modems handhabbar sein, aber nur wenn Punkt #1 oben (Abstand zwischen den Antennen) von Stadler gewährleistet wird. Wenn nicht, bleibt Nomad bei diesem Vorbehalt.</w:t></w:r><w:r><w:rPr><w:lang w:val="en-GB" w:eastAsia="ja-JP"/></w:rPr><w:t> </w:t></w:r></w:p><w:p w14:paraId="04FF1CB0" w14:textId="77777777" w:rsidR="00243EDE" w:rsidRDefault="00243EDE" w:rsidP="00243EDE"><w:pPr><w:rPr><w:lang w:eastAsia="ja-JP"/></w:rPr></w:pPr><w:r><w:rPr><w:lang w:eastAsia="ja-JP"/></w:rPr><w:lastRenderedPageBreak/><w:t>Nomad hat das IoB-Konzeptdokument von Stadler geprüft und das Design der Dachantenne wurde genehmigt. </w:t></w:r></w:p><w:p w14:paraId="1ADD5EAB" w14:textId="77777777" w:rsidR="00321054" w:rsidRPr="00243EDE" w:rsidRDefault="00321054" w:rsidP="00243EDE"><w:pPr><w:rPr><w:lang w:eastAsia="ja-JP"/></w:rPr></w:pPr></w:p><w:p w14:paraId="49FC4ACD" w14:textId="0E732FFA" w:rsidR="00243EDE" w:rsidRPr="00243EDE" w:rsidRDefault="00243EDE" w:rsidP="00243EDE"><w:pPr><w:pStyle w:val="Heading2"/><w:rPr><w:lang w:val="en-GB"/></w:rPr></w:pPr><w:bookmarkStart w:id="81" w:name="_Toc229775516"/><w:r><w:t>R5001C CCU Montage</w:t></w:r><w:bookmarkEnd w:id="81"/><w:r><w:rPr><w:lang w:val="en-GB"/></w:rPr><w:t> </w:t></w:r></w:p><w:p w14:paraId="6ECE8385" w14:textId="77777777" w:rsidR="00243EDE" w:rsidRPr="00243EDE" w:rsidRDefault="00243EDE" w:rsidP="00243EDE"><w:pPr><w:rPr><w:lang w:eastAsia="ja-JP"/></w:rPr></w:pPr><w:r><w:rPr><w:lang w:eastAsia="ja-JP"/></w:rPr><w:t>Die CCU wird im Schrank unter der Treppe von WE1 in den Waggons 300 und 500 montiert. Ein reservierter Platz wird für die optionale zweite CCU im Schrank unter der Treppe von WE2 des Wagens 300 bereitgestellt: </w:t></w:r></w:p><w:p w14:paraId="0398787C" w14:textId="3592444B" w:rsidR="00243EDE" w:rsidRPr="00243EDE" w:rsidRDefault="00243EDE" w:rsidP="00243EDE"><w:pPr><w:rPr><w:lang w:eastAsia="ja-JP"/></w:rPr></w:pPr><w:r><w:rPr><w:noProof/><w:lang w:val="en-GB" w:eastAsia="ja-JP"/></w:rPr><w:drawing><wp:inline distT="0" distB="0" distL="0" distR="0" wp14:anchorId="69A41993" wp14:editId="24D88FF9"><wp:extent cx="5930900" cy="4864100"/><wp:effectExtent l="0" t="0" r="0" b="0"/><wp:docPr id="1019203811" name="Picture 100" descr="A computer hardware and computer equipment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19203811" name="Picture 100" descr="A computer hardware and computer equipment  AI-generated content may be incorrect."/><pic:cNvPicPr><a:picLocks noChangeAspect="1" noChangeArrowheads="1"/></pic:cNvPicPr></pic:nvPicPr><pic:blipFill><a:blip r:embed="rId35"><a:extLst><a:ext uri="{28A0092B-C50C-407E-A947-70E740481C1C}"><a14:useLocalDpi xmlns:a14="http://schemas.microsoft.com/office/drawing/2010/main" val="0"/></a:ext></a:extLst></a:blip><a:srcRect/><a:stretch><a:fillRect/></a:stretch></pic:blipFill><pic:spPr bwMode="auto"><a:xfrm><a:off x="0" y="0"/><a:ext cx="5930900" cy="4864100"/></a:xfrm><a:prstGeom prst="rect"><a:avLst/></a:prstGeom><a:noFill/><a:ln><a:noFill/></a:ln></pic:spPr></pic:pic></a:graphicData></a:graphic></wp:inline></w:drawing></w:r><w:r><w:rPr><w:lang w:eastAsia="ja-JP"/></w:rPr><w:t> </w:t></w:r></w:p><w:p w14:paraId="0B52E792" w14:textId="77777777" w:rsidR="00243EDE" w:rsidRPr="00243EDE" w:rsidRDefault="00243EDE" w:rsidP="00243EDE"><w:pPr><w:rPr><w:lang w:eastAsia="ja-JP"/></w:rPr></w:pPr><w:r><w:rPr><w:lang w:eastAsia="ja-JP"/></w:rPr><w:t>Nomad kann die Montageposition der R5001C CCU erst nach Abschluss einer Standortuntersuchung und einer detaillierten Designüberprüfung empfehlen, wobei "Installationsparameter" von Nomad für die gelieferte Ausrüstung berücksichtigt werden. Hier sind jedoch einige wichtige Einschränkungen, die beachtet werden sollten: </w:t></w:r></w:p><w:p w14:paraId="068A7A33" w14:textId="77777777" w:rsidR="00243EDE" w:rsidRPr="00243EDE" w:rsidRDefault="00243EDE"><w:pPr><w:numPr><w:ilvl w:val="0"/><w:numId w:val="40"/></w:numPr><w:rPr><w:lang w:eastAsia="ja-JP"/></w:rPr></w:pPr><w:r><w:rPr><w:lang w:eastAsia="ja-JP"/></w:rPr><w:lastRenderedPageBreak/><w:t>Freier Raum unterhalb und oberhalb der Einheit für die Luftzirkulation erforderlich =&gt; Empfohlen wird 2U, das Minimum beträgt 1U. Im Allgemeinen können die 5G-Modems viel Wärme erzeugen =&gt; "Der Schrank muss eine freie Luftkonvektion von außerhalb des Gehäuses zulassen, d. h. aus dem Fahrgastraum usw., um einen kontinuierlichen Austausch der Luft um die R5001C herum zu ermöglichen. Wenn die R5001C in einem kleinen Schrank installiert wird, muss erzwungene Konvektion auf den Schrank angewendet werden, um die Luftzirkulation um die R5001C sicherzustellen." </w:t></w:r></w:p><w:p w14:paraId="097EA5D0" w14:textId="77777777" w:rsidR="00243EDE" w:rsidRPr="00243EDE" w:rsidRDefault="00243EDE" w:rsidP="00243EDE"><w:pPr><w:rPr><w:lang w:eastAsia="ja-JP"/></w:rPr></w:pPr><w:r><w:rPr><w:lang w:eastAsia="ja-JP"/></w:rPr><w:t>An dieser Stelle wird darauf hingewiesen, dass die bewertete MTBF der CCU bei einem Wert berechnet wird, der weit unter der maximalen Betriebstemperatur der CCU nach EN50155 liegt (typischerweise +70°C) und wenn die Umgebungstemperatur den durchschnittlichen Betriebstemperaturbereich der CCU überschreitet, kann die bewertete MTBF nicht eingehalten werden. </w:t></w:r></w:p><w:p w14:paraId="5AABC147" w14:textId="77777777" w:rsidR="00243EDE" w:rsidRPr="00243EDE" w:rsidRDefault="00243EDE"><w:pPr><w:numPr><w:ilvl w:val="0"/><w:numId w:val="41"/></w:numPr><w:rPr><w:lang w:val="en-GB" w:eastAsia="ja-JP"/></w:rPr></w:pPr><w:r><w:rPr><w:lang w:eastAsia="ja-JP"/></w:rPr><w:t>Zusätzlich gibt es Führungszapfen, um das Chassis zu stützen, bevor die 4 Montagepositionen angezogen werden. Der Zweck der Führungszapfen besteht darin, das Chassis während des Installationsprozesses vorübergehend zu halten. Es soll nicht das Gesamtgewicht des Chassis mit Blades tragen. Die Führungszapfen sind Teil des Rahmens.</w:t></w:r><w:r><w:rPr><w:lang w:val="en-GB" w:eastAsia="ja-JP"/></w:rPr><w:t> </w:t></w:r></w:p><w:p w14:paraId="0A229AC9" w14:textId="33161A9C" w:rsidR="00243EDE" w:rsidRPr="00243EDE" w:rsidRDefault="00243EDE" w:rsidP="00243EDE"><w:pPr><w:rPr><w:lang w:val="en-GB" w:eastAsia="ja-JP"/></w:rPr></w:pPr><w:r><w:rPr><w:noProof/><w:lang w:val="en-GB" w:eastAsia="ja-JP"/></w:rPr><w:drawing><wp:inline distT="0" distB="0" distL="0" distR="0" wp14:anchorId="57761868" wp14:editId="1B73587B"><wp:extent cx="3714750" cy="3816350"/><wp:effectExtent l="0" t="0" r="0" b="0"/><wp:docPr id="116656555" name="Picture 99" descr="Diagram, engineering drawing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90" descr="Diagram, engineering drawing  Description automatically generated"/><pic:cNvPicPr><a:picLocks noChangeAspect="1" noChangeArrowheads="1"/></pic:cNvPicPr></pic:nvPicPr><pic:blipFill><a:blip r:embed="rId36"><a:extLst><a:ext uri="{28A0092B-C50C-407E-A947-70E740481C1C}"><a14:useLocalDpi xmlns:a14="http://schemas.microsoft.com/office/drawing/2010/main" val="0"/></a:ext></a:extLst></a:blip><a:srcRect/><a:stretch><a:fillRect/></a:stretch></pic:blipFill><pic:spPr bwMode="auto"><a:xfrm><a:off x="0" y="0"/><a:ext cx="3714750" cy="3816350"/></a:xfrm><a:prstGeom prst="rect"><a:avLst/></a:prstGeom><a:noFill/><a:ln><a:noFill/></a:ln></pic:spPr></pic:pic></a:graphicData></a:graphic></wp:inline></w:drawing></w:r><w:r><w:rPr><w:lang w:val="en-GB" w:eastAsia="ja-JP"/></w:rPr><w:t> </w:t></w:r></w:p><w:p w14:paraId="6C98CA43" w14:textId="77777777" w:rsidR="00243EDE" w:rsidRPr="00243EDE" w:rsidRDefault="00243EDE"><w:pPr><w:numPr><w:ilvl w:val="0"/><w:numId w:val="42"/></w:numPr><w:rPr><w:lang w:eastAsia="ja-JP"/></w:rPr></w:pPr><w:r><w:rPr><w:lang w:eastAsia="ja-JP"/></w:rPr><w:t>Es sollte ausreichend Platz zwischen der Vorderseite der CCU und der Schranktür vorhanden sein, damit die SPUMA_240-RF-Kabel beim Schließen der Tür nicht verbogen werden. </w:t></w:r></w:p><w:p w14:paraId="3C9463DA" w14:textId="77777777" w:rsidR="00243EDE" w:rsidRPr="00243EDE" w:rsidRDefault="00243EDE" w:rsidP="00243EDE"><w:pPr><w:rPr><w:lang w:eastAsia="ja-JP"/></w:rPr></w:pPr><w:r><w:rPr><w:lang w:eastAsia="ja-JP"/></w:rPr><w:t> </w:t></w:r></w:p><w:p w14:paraId="23C7713F" w14:textId="056F15CD" w:rsidR="00243EDE" w:rsidRPr="00243EDE" w:rsidRDefault="00243EDE" w:rsidP="00243EDE"><w:pPr><w:pStyle w:val="Heading3"/><w:rPr><w:lang w:val="en-GB" w:eastAsia="ja-JP"/></w:rPr></w:pPr><w:bookmarkStart w:id="82" w:name="_Toc229775517"/><w:r><w:rPr><w:lang w:eastAsia="ja-JP"/></w:rPr><w:lastRenderedPageBreak/><w:t>CCU Side-Brackets</w:t></w:r><w:bookmarkEnd w:id="82"/><w:r><w:rPr><w:lang w:val="en-GB" w:eastAsia="ja-JP"/></w:rPr><w:t> </w:t></w:r></w:p><w:p w14:paraId="35504991" w14:textId="77777777" w:rsidR="00243EDE" w:rsidRDefault="00243EDE" w:rsidP="00243EDE"><w:pPr><w:rPr><w:lang w:eastAsia="ja-JP"/></w:rPr></w:pPr><w:r><w:rPr><w:lang w:eastAsia="ja-JP"/></w:rPr><w:t>Die CCU wird mit seitlichen Halterungen für die Montage in einem 19-Zoll-Rack geliefert: </w:t></w:r></w:p><w:p w14:paraId="55871A61" w14:textId="77777777" w:rsidR="00243EDE" w:rsidRPr="00243EDE" w:rsidRDefault="00243EDE" w:rsidP="00243EDE"><w:pPr><w:rPr><w:lang w:eastAsia="ja-JP"/></w:rPr></w:pPr></w:p><w:p w14:paraId="642304AF" w14:textId="5E9CCE43" w:rsidR="00243EDE" w:rsidRPr="00243EDE" w:rsidRDefault="00243EDE" w:rsidP="00243EDE"><w:pPr><w:rPr><w:lang w:val="en-GB" w:eastAsia="ja-JP"/></w:rPr></w:pPr><w:r><w:rPr><w:b/><w:bCs/><w:lang w:eastAsia="ja-JP"/></w:rPr><w:t>Side-bracket Vorderansicht:</w:t></w:r><w:r><w:rPr><w:lang w:val="en-GB" w:eastAsia="ja-JP"/></w:rPr><w:t> </w:t></w:r></w:p><w:p w14:paraId="2E779294" w14:textId="3B3E92E1" w:rsidR="00243EDE" w:rsidRPr="00243EDE" w:rsidRDefault="00243EDE" w:rsidP="00243EDE"><w:pPr><w:rPr><w:lang w:val="en-GB" w:eastAsia="ja-JP"/></w:rPr></w:pPr><w:r><w:rPr><w:noProof/><w:lang w:val="en-GB" w:eastAsia="ja-JP"/></w:rPr><w:drawing><wp:inline distT="0" distB="0" distL="0" distR="0" wp14:anchorId="68933F38" wp14:editId="23180A0B"><wp:extent cx="3581400" cy="2114550"/><wp:effectExtent l="0" t="0" r="0" b="0"/><wp:docPr id="124532091" name="Picture 98" descr="A white rectangular object with red lines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4532091" name="Picture 98" descr="A white rectangular object with red lines  AI-generated content may be incorrect."/><pic:cNvPicPr><a:picLocks noChangeAspect="1" noChangeArrowheads="1"/></pic:cNvPicPr></pic:nvPicPr><pic:blipFill><a:blip r:embed="rId37"><a:extLst><a:ext uri="{28A0092B-C50C-407E-A947-70E740481C1C}"><a14:useLocalDpi xmlns:a14="http://schemas.microsoft.com/office/drawing/2010/main" val="0"/></a:ext></a:extLst></a:blip><a:srcRect/><a:stretch><a:fillRect/></a:stretch></pic:blipFill><pic:spPr bwMode="auto"><a:xfrm><a:off x="0" y="0"/><a:ext cx="3581400" cy="2114550"/></a:xfrm><a:prstGeom prst="rect"><a:avLst/></a:prstGeom><a:noFill/><a:ln><a:noFill/></a:ln></pic:spPr></pic:pic></a:graphicData></a:graphic></wp:inline></w:drawing></w:r><w:r><w:rPr><w:lang w:val="en-GB" w:eastAsia="ja-JP"/></w:rPr><w:t> </w:t></w:r></w:p><w:p w14:paraId="6A70F372" w14:textId="2EF852FE" w:rsidR="00243EDE" w:rsidRPr="00243EDE" w:rsidRDefault="00243EDE" w:rsidP="00243EDE"><w:pPr><w:rPr><w:lang w:val="en-GB" w:eastAsia="ja-JP"/></w:rPr></w:pPr><w:r><w:rPr><w:noProof/><w:lang w:val="en-GB" w:eastAsia="ja-JP"/></w:rPr><w:drawing><wp:inline distT="0" distB="0" distL="0" distR="0" wp14:anchorId="73ED47B1" wp14:editId="6C461685"><wp:extent cx="2095500" cy="2393950"/><wp:effectExtent l="0" t="0" r="0" b="6350"/><wp:docPr id="2022585817" name="Picture 97" descr="A diagram of a machin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022585817" name="Picture 97" descr="A diagram of a machine  AI-generated content may be incorrect."/><pic:cNvPicPr><a:picLocks noChangeAspect="1" noChangeArrowheads="1"/></pic:cNvPicPr></pic:nvPicPr><pic:blipFill><a:blip r:embed="rId38"><a:extLst><a:ext uri="{28A0092B-C50C-407E-A947-70E740481C1C}"><a14:useLocalDpi xmlns:a14="http://schemas.microsoft.com/office/drawing/2010/main" val="0"/></a:ext></a:extLst></a:blip><a:srcRect/><a:stretch><a:fillRect/></a:stretch></pic:blipFill><pic:spPr bwMode="auto"><a:xfrm><a:off x="0" y="0"/><a:ext cx="2095500" cy="2393950"/></a:xfrm><a:prstGeom prst="rect"><a:avLst/></a:prstGeom><a:noFill/><a:ln><a:noFill/></a:ln></pic:spPr></pic:pic></a:graphicData></a:graphic></wp:inline></w:drawing></w:r><w:r><w:rPr><w:lang w:eastAsia="ja-JP"/></w:rPr><w:t xml:space="preserve">            </w:t></w:r><w:r><w:rPr><w:noProof/><w:lang w:val="en-GB" w:eastAsia="ja-JP"/></w:rPr><w:drawing><wp:inline distT="0" distB="0" distL="0" distR="0" wp14:anchorId="70E45745" wp14:editId="57DAD3F1"><wp:extent cx="1333500" cy="2381250"/><wp:effectExtent l="0" t="0" r="0" b="0"/><wp:docPr id="189023330" name="Picture 96" descr="A screenshot of a computer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89023330" name="Picture 96" descr="A screenshot of a computer  AI-generated content may be incorrect."/><pic:cNvPicPr><a:picLocks noChangeAspect="1" noChangeArrowheads="1"/></pic:cNvPicPr></pic:nvPicPr><pic:blipFill><a:blip r:embed="rId39"><a:extLst><a:ext uri="{28A0092B-C50C-407E-A947-70E740481C1C}"><a14:useLocalDpi xmlns:a14="http://schemas.microsoft.com/office/drawing/2010/main" val="0"/></a:ext></a:extLst></a:blip><a:srcRect/><a:stretch><a:fillRect/></a:stretch></pic:blipFill><pic:spPr bwMode="auto"><a:xfrm><a:off x="0" y="0"/><a:ext cx="1333500" cy="2381250"/></a:xfrm><a:prstGeom prst="rect"><a:avLst/></a:prstGeom><a:noFill/><a:ln><a:noFill/></a:ln></pic:spPr></pic:pic></a:graphicData></a:graphic></wp:inline></w:drawing></w:r><w:r><w:rPr><w:lang w:eastAsia="ja-JP"/></w:rPr><w:t> </w:t></w:r><w:r><w:rPr><w:lang w:val="en-GB" w:eastAsia="ja-JP"/></w:rPr><w:t> </w:t></w:r></w:p><w:p w14:paraId="1542DC38" w14:textId="17D7C3BB" w:rsidR="00243EDE" w:rsidRPr="00243EDE" w:rsidRDefault="00243EDE" w:rsidP="00243EDE"><w:pPr><w:rPr><w:lang w:val="en-GB" w:eastAsia="ja-JP"/></w:rPr></w:pPr><w:r><w:rPr><w:b/><w:bCs/><w:lang w:eastAsia="ja-JP"/></w:rPr><w:lastRenderedPageBreak/><w:t>Side-bracket Montageloch:</w:t></w:r><w:r><w:rPr><w:lang w:val="en-GB" w:eastAsia="ja-JP"/></w:rPr><w:t> </w:t></w:r><w:r><w:rPr><w:lang w:val="en-GB" w:eastAsia="ja-JP"/></w:rPr><w:br/></w:r><w:r><w:rPr><w:lang w:val="en-GB" w:eastAsia="ja-JP"/></w:rPr><w:br/></w:r><w:r><w:rPr><w:noProof/><w:lang w:val="en-GB" w:eastAsia="ja-JP"/></w:rPr><w:drawing><wp:inline distT="0" distB="0" distL="0" distR="0" wp14:anchorId="02F4E995" wp14:editId="466E46AE"><wp:extent cx="3868615" cy="3581342"/><wp:effectExtent l="0" t="0" r="0" b="635"/><wp:docPr id="855288360" name="Picture 95" descr="A white rectangular object with red and green text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55288360" name="Picture 95" descr="A white rectangular object with red and green text  AI-generated content may be incorrect."/><pic:cNvPicPr><a:picLocks noChangeAspect="1" noChangeArrowheads="1"/></pic:cNvPicPr></pic:nvPicPr><pic:blipFill><a:blip r:embed="rId40"><a:extLst><a:ext uri="{28A0092B-C50C-407E-A947-70E740481C1C}"><a14:useLocalDpi xmlns:a14="http://schemas.microsoft.com/office/drawing/2010/main" val="0"/></a:ext></a:extLst></a:blip><a:srcRect/><a:stretch><a:fillRect/></a:stretch></pic:blipFill><pic:spPr bwMode="auto"><a:xfrm><a:off x="0" y="0"/><a:ext cx="3888509" cy="3599759"/></a:xfrm><a:prstGeom prst="rect"><a:avLst/></a:prstGeom><a:noFill/><a:ln><a:noFill/></a:ln></pic:spPr></pic:pic></a:graphicData></a:graphic></wp:inline></w:drawing></w:r><w:r><w:rPr><w:lang w:val="en-GB" w:eastAsia="ja-JP"/></w:rPr><w:t> </w:t></w:r></w:p><w:p w14:paraId="41071B33" w14:textId="77777777" w:rsidR="00243EDE" w:rsidRPr="00243EDE" w:rsidRDefault="00243EDE" w:rsidP="00243EDE"><w:pPr><w:pStyle w:val="Heading3"/><w:rPr><w:lang w:val="en-GB" w:eastAsia="ja-JP"/></w:rPr></w:pPr><w:bookmarkStart w:id="83" w:name="_Toc229775518"/><w:r><w:rPr><w:lang w:eastAsia="ja-JP"/></w:rPr><w:t>CCU Stromkabel</w:t></w:r><w:bookmarkEnd w:id="83"/><w:r><w:rPr><w:lang w:val="en-GB" w:eastAsia="ja-JP"/></w:rPr><w:t> </w:t></w:r></w:p><w:p w14:paraId="48AB389C" w14:textId="77777777" w:rsidR="00243EDE" w:rsidRPr="00243EDE" w:rsidRDefault="00243EDE" w:rsidP="00243EDE"><w:pPr><w:rPr><w:lang w:eastAsia="ja-JP"/></w:rPr></w:pPr><w:r><w:rPr><w:lang w:eastAsia="ja-JP"/></w:rPr><w:t>Die CCU wird auch mit einem Stromadapterkabel geliefert, um die von Stadler gelieferten K-kodierten Stecker auf die von der CCU benötigten HC-D7-Stecker umzuwandeln: </w:t></w:r></w:p><w:p w14:paraId="6BA7A4A4" w14:textId="763FD2B6" w:rsidR="00243EDE" w:rsidRPr="00243EDE" w:rsidRDefault="00243EDE" w:rsidP="00243EDE"><w:pPr><w:rPr><w:lang w:val="en-GB" w:eastAsia="ja-JP"/></w:rPr></w:pPr><w:r><w:rPr><w:lang w:eastAsia="ja-JP"/></w:rPr><w:t> </w:t></w:r><w:r><w:rPr><w:noProof/><w:lang w:val="en-GB" w:eastAsia="ja-JP"/></w:rPr><w:drawing><wp:inline distT="0" distB="0" distL="0" distR="0" wp14:anchorId="08B1A1D2" wp14:editId="2187EA9A"><wp:extent cx="5940425" cy="463550"/><wp:effectExtent l="0" t="0" r="0" b="0"/><wp:docPr id="1663903223" name="Picture 9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95"/><pic:cNvPicPr><a:picLocks noChangeAspect="1" noChangeArrowheads="1"/></pic:cNvPicPr></pic:nvPicPr><pic:blipFill><a:blip r:embed="rId41"><a:extLst><a:ext uri="{28A0092B-C50C-407E-A947-70E740481C1C}"><a14:useLocalDpi xmlns:a14="http://schemas.microsoft.com/office/drawing/2010/main" val="0"/></a:ext></a:extLst></a:blip><a:srcRect/><a:stretch><a:fillRect/></a:stretch></pic:blipFill><pic:spPr bwMode="auto"><a:xfrm><a:off x="0" y="0"/><a:ext cx="5940425" cy="463550"/></a:xfrm><a:prstGeom prst="rect"><a:avLst/></a:prstGeom><a:noFill/><a:ln><a:noFill/></a:ln></pic:spPr></pic:pic></a:graphicData></a:graphic></wp:inline></w:drawing></w:r><w:r><w:rPr><w:lang w:val="en-GB" w:eastAsia="ja-JP"/></w:rPr><w:t> </w:t></w:r></w:p><w:p w14:paraId="19641DF8" w14:textId="77777777" w:rsidR="00243EDE" w:rsidRDefault="00243EDE" w:rsidP="00243EDE"><w:pPr><w:rPr><w:lang w:val="en-GB" w:eastAsia="ja-JP"/></w:rPr></w:pPr><w:r><w:rPr><w:lang w:val="en-GB" w:eastAsia="ja-JP"/></w:rPr><w:t> </w:t></w:r></w:p><w:p w14:paraId="6209D9AB" w14:textId="77777777" w:rsidR="00243EDE" w:rsidRDefault="00243EDE" w:rsidP="00243EDE"><w:pPr><w:rPr><w:lang w:val="en-GB" w:eastAsia="ja-JP"/></w:rPr></w:pPr></w:p><w:p w14:paraId="56930833" w14:textId="77777777" w:rsidR="00243EDE" w:rsidRDefault="00243EDE" w:rsidP="00243EDE"><w:pPr><w:rPr><w:lang w:val="en-GB" w:eastAsia="ja-JP"/></w:rPr></w:pPr></w:p><w:p w14:paraId="7ACAD39E" w14:textId="77777777" w:rsidR="00243EDE" w:rsidRDefault="00243EDE" w:rsidP="00243EDE"><w:pPr><w:rPr><w:lang w:val="en-GB" w:eastAsia="ja-JP"/></w:rPr></w:pPr></w:p><w:p w14:paraId="7E19FF08" w14:textId="77777777" w:rsidR="00243EDE" w:rsidRPr="00243EDE" w:rsidRDefault="00243EDE" w:rsidP="00243EDE"><w:pPr><w:rPr><w:lang w:val="en-GB" w:eastAsia="ja-JP"/></w:rPr></w:pPr></w:p><w:p w14:paraId="30DE6645" w14:textId="77777777" w:rsidR="00243EDE" w:rsidRPr="00243EDE" w:rsidRDefault="00243EDE" w:rsidP="00243EDE"><w:pPr><w:rPr><w:lang w:val="en-GB" w:eastAsia="ja-JP"/></w:rPr></w:pPr><w:r><w:rPr><w:lang w:val="en-GB" w:eastAsia="ja-JP"/></w:rPr><w:t> </w:t></w:r></w:p><w:p w14:paraId="5F06413A" w14:textId="77777777" w:rsidR="00243EDE" w:rsidRPr="00243EDE" w:rsidRDefault="00243EDE" w:rsidP="00243EDE"><w:pPr><w:pStyle w:val="Heading2"/><w:rPr><w:lang w:val="en-GB"/></w:rPr></w:pPr><w:bookmarkStart w:id="84" w:name="_Toc229775519"/><w:r><w:lastRenderedPageBreak/><w:t>Access Point (AP)</w:t></w:r><w:bookmarkEnd w:id="84"/><w:r><w:rPr><w:lang w:val="en-GB"/></w:rPr><w:t> </w:t></w:r></w:p><w:p w14:paraId="0E0137F3" w14:textId="77777777" w:rsidR="00243EDE" w:rsidRPr="00243EDE" w:rsidRDefault="00243EDE" w:rsidP="00243EDE"><w:pPr><w:rPr><w:lang w:eastAsia="ja-JP"/></w:rPr></w:pPr><w:r><w:rPr><w:lang w:eastAsia="ja-JP"/></w:rPr><w:t>Es werden 4x AP pro Wagen verwendet. </w:t></w:r></w:p><w:p w14:paraId="5FCC0BA4" w14:textId="53829BDD" w:rsidR="00243EDE" w:rsidRPr="00243EDE" w:rsidRDefault="00243EDE" w:rsidP="00243EDE"><w:pPr><w:rPr><w:lang w:val="en-GB" w:eastAsia="ja-JP"/></w:rPr></w:pPr><w:r><w:rPr><w:noProof/><w:lang w:val="en-GB" w:eastAsia="ja-JP"/></w:rPr><w:drawing><wp:inline distT="0" distB="0" distL="0" distR="0" wp14:anchorId="21999A9C" wp14:editId="2E718185"><wp:extent cx="3676650" cy="2609850"/><wp:effectExtent l="0" t="0" r="0" b="0"/><wp:docPr id="2060205353" name="Picture 9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96"/><pic:cNvPicPr><a:picLocks noChangeAspect="1" noChangeArrowheads="1"/></pic:cNvPicPr></pic:nvPicPr><pic:blipFill><a:blip r:embed="rId42"><a:extLst><a:ext uri="{28A0092B-C50C-407E-A947-70E740481C1C}"><a14:useLocalDpi xmlns:a14="http://schemas.microsoft.com/office/drawing/2010/main" val="0"/></a:ext></a:extLst></a:blip><a:srcRect/><a:stretch><a:fillRect/></a:stretch></pic:blipFill><pic:spPr bwMode="auto"><a:xfrm><a:off x="0" y="0"/><a:ext cx="3676650" cy="2609850"/></a:xfrm><a:prstGeom prst="rect"><a:avLst/></a:prstGeom><a:noFill/><a:ln><a:noFill/></a:ln></pic:spPr></pic:pic></a:graphicData></a:graphic></wp:inline></w:drawing></w:r><w:r><w:rPr><w:lang w:val="en-GB" w:eastAsia="ja-JP"/></w:rPr><w:t> </w:t></w:r></w:p><w:p w14:paraId="1637168C" w14:textId="1300FAC1" w:rsidR="00243EDE" w:rsidRPr="00243EDE" w:rsidRDefault="00243EDE" w:rsidP="00243EDE"><w:pPr><w:rPr><w:lang w:val="en-GB" w:eastAsia="ja-JP"/></w:rPr></w:pPr><w:r><w:rPr><w:noProof/><w:lang w:val="en-GB" w:eastAsia="ja-JP"/></w:rPr><w:drawing><wp:inline distT="0" distB="0" distL="0" distR="0" wp14:anchorId="1CCD0850" wp14:editId="375CA609"><wp:extent cx="3683000" cy="4343400"/><wp:effectExtent l="0" t="0" r="0" b="0"/><wp:docPr id="441009126" name="Picture 92" descr="A computer screen shot of a machin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41009126" name="Picture 92" descr="A computer screen shot of a machine  AI-generated content may be incorrect."/><pic:cNvPicPr><a:picLocks noChangeAspect="1" noChangeArrowheads="1"/></pic:cNvPicPr></pic:nvPicPr><pic:blipFill><a:blip r:embed="rId43"><a:extLst><a:ext uri="{28A0092B-C50C-407E-A947-70E740481C1C}"><a14:useLocalDpi xmlns:a14="http://schemas.microsoft.com/office/drawing/2010/main" val="0"/></a:ext></a:extLst></a:blip><a:srcRect/><a:stretch><a:fillRect/></a:stretch></pic:blipFill><pic:spPr bwMode="auto"><a:xfrm><a:off x="0" y="0"/><a:ext cx="3683000" cy="4343400"/></a:xfrm><a:prstGeom prst="rect"><a:avLst/></a:prstGeom><a:noFill/><a:ln><a:noFill/></a:ln></pic:spPr></pic:pic></a:graphicData></a:graphic></wp:inline></w:drawing></w:r><w:r><w:rPr><w:lang w:val="en-GB" w:eastAsia="ja-JP"/></w:rPr><w:t> </w:t></w:r></w:p><w:p w14:paraId="5A68ABE2" w14:textId="77777777" w:rsidR="00243EDE" w:rsidRPr="00243EDE" w:rsidRDefault="00243EDE" w:rsidP="00243EDE"><w:pPr><w:pStyle w:val="Heading2"/><w:rPr><w:lang w:val="en-GB"/></w:rPr></w:pPr><w:bookmarkStart w:id="85" w:name="_Toc229775520"/><w:r><w:lastRenderedPageBreak/><w:t>Innenantennen</w:t></w:r><w:bookmarkEnd w:id="85"/><w:r><w:rPr><w:lang w:val="en-GB"/></w:rPr><w:t> </w:t></w:r></w:p><w:p w14:paraId="7C96F1B0" w14:textId="77777777" w:rsidR="00243EDE" w:rsidRPr="00243EDE" w:rsidRDefault="00243EDE" w:rsidP="00243EDE"><w:pPr><w:rPr><w:lang w:eastAsia="ja-JP"/></w:rPr></w:pPr><w:r><w:rPr><w:lang w:eastAsia="ja-JP"/></w:rPr><w:t>Es werden 4 Innenantennen verwendet (1x per AP).  </w:t></w:r></w:p><w:p w14:paraId="45C2DF0E" w14:textId="5721B926" w:rsidR="00243EDE" w:rsidRPr="00243EDE" w:rsidRDefault="00243EDE" w:rsidP="00243EDE"><w:pPr><w:rPr><w:lang w:val="en-GB" w:eastAsia="ja-JP"/></w:rPr></w:pPr><w:r><w:rPr><w:noProof/><w:lang w:val="en-GB" w:eastAsia="ja-JP"/></w:rPr><w:drawing><wp:inline distT="0" distB="0" distL="0" distR="0" wp14:anchorId="00C4B1C1" wp14:editId="785A6994"><wp:extent cx="4711700" cy="3238500"/><wp:effectExtent l="0" t="0" r="0" b="0"/><wp:docPr id="589978135" name="Picture 91" descr="A cartoon of a television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89978135" name="Picture 91" descr="A cartoon of a television  AI-generated content may be incorrect."/><pic:cNvPicPr><a:picLocks noChangeAspect="1" noChangeArrowheads="1"/></pic:cNvPicPr></pic:nvPicPr><pic:blipFill><a:blip r:embed="rId44"><a:extLst><a:ext uri="{28A0092B-C50C-407E-A947-70E740481C1C}"><a14:useLocalDpi xmlns:a14="http://schemas.microsoft.com/office/drawing/2010/main" val="0"/></a:ext></a:extLst></a:blip><a:srcRect/><a:stretch><a:fillRect/></a:stretch></pic:blipFill><pic:spPr bwMode="auto"><a:xfrm><a:off x="0" y="0"/><a:ext cx="4711700" cy="3238500"/></a:xfrm><a:prstGeom prst="rect"><a:avLst/></a:prstGeom><a:noFill/><a:ln><a:noFill/></a:ln></pic:spPr></pic:pic></a:graphicData></a:graphic></wp:inline></w:drawing></w:r><w:r><w:rPr><w:lang w:val="en-GB" w:eastAsia="ja-JP"/></w:rPr><w:t> </w:t></w:r></w:p><w:p w14:paraId="5FF3E823" w14:textId="0AFFDA9A" w:rsidR="00243EDE" w:rsidRPr="00243EDE" w:rsidRDefault="00243EDE" w:rsidP="00243EDE"><w:pPr><w:rPr><w:lang w:val="en-GB" w:eastAsia="ja-JP"/></w:rPr></w:pPr><w:r><w:rPr><w:noProof/><w:lang w:val="en-GB" w:eastAsia="ja-JP"/></w:rPr><w:drawing><wp:inline distT="0" distB="0" distL="0" distR="0" wp14:anchorId="14E3FC4A" wp14:editId="3F9154EB"><wp:extent cx="4406900" cy="3886200"/><wp:effectExtent l="0" t="0" r="0" b="0"/><wp:docPr id="1738456271" name="Picture 90" descr="A green and white machin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738456271" name="Picture 90" descr="A green and white machine  AI-generated content may be incorrect."/><pic:cNvPicPr><a:picLocks noChangeAspect="1" noChangeArrowheads="1"/></pic:cNvPicPr></pic:nvPicPr><pic:blipFill><a:blip r:embed="rId45"><a:extLst><a:ext uri="{28A0092B-C50C-407E-A947-70E740481C1C}"><a14:useLocalDpi xmlns:a14="http://schemas.microsoft.com/office/drawing/2010/main" val="0"/></a:ext></a:extLst></a:blip><a:srcRect/><a:stretch><a:fillRect/></a:stretch></pic:blipFill><pic:spPr bwMode="auto"><a:xfrm><a:off x="0" y="0"/><a:ext cx="4406900" cy="3886200"/></a:xfrm><a:prstGeom prst="rect"><a:avLst/></a:prstGeom><a:noFill/><a:ln><a:noFill/></a:ln></pic:spPr></pic:pic></a:graphicData></a:graphic></wp:inline></w:drawing></w:r><w:r><w:rPr><w:lang w:val="en-GB" w:eastAsia="ja-JP"/></w:rPr><w:t> </w:t></w:r></w:p><w:p w14:paraId="2B1D6E91" w14:textId="0D862735" w:rsidR="00243EDE" w:rsidRPr="00243EDE" w:rsidRDefault="00243EDE" w:rsidP="00243EDE"><w:pPr><w:pStyle w:val="Heading2"/><w:rPr><w:lang w:val="de-AT"/></w:rPr></w:pPr><w:bookmarkStart w:id="86" w:name="_Toc229775521"/><w:r><w:lastRenderedPageBreak/><w:t>Switch montage für alle Waggons</w:t></w:r><w:bookmarkEnd w:id="86"/><w:r><w:rPr><w:lang w:val="de-AT"/></w:rPr><w:t> </w:t></w:r></w:p><w:p w14:paraId="23278113" w14:textId="77777777" w:rsidR="00243EDE" w:rsidRPr="00243EDE" w:rsidRDefault="00243EDE" w:rsidP="00243EDE"><w:pPr><w:rPr><w:lang w:eastAsia="ja-JP"/></w:rPr></w:pPr><w:r><w:rPr><w:lang w:eastAsia="ja-JP"/></w:rPr><w:t>Insgesamt sind es 3 Switche pro Wagen. </w:t></w:r></w:p><w:p w14:paraId="3D8F8BEC" w14:textId="60FA829C" w:rsidR="00243EDE" w:rsidRPr="00243EDE" w:rsidRDefault="00243EDE" w:rsidP="00243EDE"><w:pPr><w:rPr><w:lang w:val="en-GB" w:eastAsia="ja-JP"/></w:rPr></w:pPr><w:r><w:rPr><w:noProof/><w:lang w:val="en-GB" w:eastAsia="ja-JP"/></w:rPr><w:drawing><wp:inline distT="0" distB="0" distL="0" distR="0" wp14:anchorId="09526370" wp14:editId="4573827A"><wp:extent cx="4953000" cy="3124200"/><wp:effectExtent l="0" t="0" r="0" b="0"/><wp:docPr id="102477106" name="Picture 89" descr="A computer generated image of a machin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2477106" name="Picture 89" descr="A computer generated image of a machine  AI-generated content may be incorrect."/><pic:cNvPicPr><a:picLocks noChangeAspect="1" noChangeArrowheads="1"/></pic:cNvPicPr></pic:nvPicPr><pic:blipFill><a:blip r:embed="rId46"><a:extLst><a:ext uri="{28A0092B-C50C-407E-A947-70E740481C1C}"><a14:useLocalDpi xmlns:a14="http://schemas.microsoft.com/office/drawing/2010/main" val="0"/></a:ext></a:extLst></a:blip><a:srcRect/><a:stretch><a:fillRect/></a:stretch></pic:blipFill><pic:spPr bwMode="auto"><a:xfrm><a:off x="0" y="0"/><a:ext cx="4953000" cy="3124200"/></a:xfrm><a:prstGeom prst="rect"><a:avLst/></a:prstGeom><a:noFill/><a:ln><a:noFill/></a:ln></pic:spPr></pic:pic></a:graphicData></a:graphic></wp:inline></w:drawing></w:r><w:r><w:rPr><w:lang w:val="en-GB" w:eastAsia="ja-JP"/></w:rPr><w:t> </w:t></w:r></w:p><w:p w14:paraId="46F7A44A" w14:textId="1924627A" w:rsidR="00243EDE" w:rsidRPr="00243EDE" w:rsidRDefault="00243EDE" w:rsidP="00243EDE"><w:pPr><w:rPr><w:lang w:val="en-GB" w:eastAsia="ja-JP"/></w:rPr></w:pPr><w:r><w:rPr><w:noProof/><w:lang w:val="en-GB" w:eastAsia="ja-JP"/></w:rPr><w:drawing><wp:inline distT="0" distB="0" distL="0" distR="0" wp14:anchorId="38BD7E07" wp14:editId="7B616A9E"><wp:extent cx="4959350" cy="3543300"/><wp:effectExtent l="0" t="0" r="0" b="0"/><wp:docPr id="541468119" name="Picture 88" descr="A computer generated image of a machin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41468119" name="Picture 88" descr="A computer generated image of a machine  AI-generated content may be incorrect."/><pic:cNvPicPr><a:picLocks noChangeAspect="1" noChangeArrowheads="1"/></pic:cNvPicPr></pic:nvPicPr><pic:blipFill><a:blip r:embed="rId47"><a:extLst><a:ext uri="{28A0092B-C50C-407E-A947-70E740481C1C}"><a14:useLocalDpi xmlns:a14="http://schemas.microsoft.com/office/drawing/2010/main" val="0"/></a:ext></a:extLst></a:blip><a:srcRect/><a:stretch><a:fillRect/></a:stretch></pic:blipFill><pic:spPr bwMode="auto"><a:xfrm><a:off x="0" y="0"/><a:ext cx="4959350" cy="3543300"/></a:xfrm><a:prstGeom prst="rect"><a:avLst/></a:prstGeom><a:noFill/><a:ln><a:noFill/></a:ln></pic:spPr></pic:pic></a:graphicData></a:graphic></wp:inline></w:drawing></w:r><w:r><w:rPr><w:lang w:val="en-GB" w:eastAsia="ja-JP"/></w:rPr><w:t> </w:t></w:r></w:p><w:p w14:paraId="256696A2" w14:textId="433379A7" w:rsidR="00243EDE" w:rsidRPr="00243EDE" w:rsidRDefault="00243EDE" w:rsidP="00243EDE"><w:pPr><w:rPr><w:lang w:val="en-GB" w:eastAsia="ja-JP"/></w:rPr></w:pPr><w:r><w:rPr><w:noProof/><w:lang w:val="en-GB" w:eastAsia="ja-JP"/></w:rPr><w:lastRenderedPageBreak/><w:drawing><wp:inline distT="0" distB="0" distL="0" distR="0" wp14:anchorId="5898B12D" wp14:editId="6344299B"><wp:extent cx="4940300" cy="3562350"/><wp:effectExtent l="0" t="0" r="0" b="0"/><wp:docPr id="851059249" name="Picture 87" descr="A computer generated image of a machin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51059249" name="Picture 87" descr="A computer generated image of a machine  AI-generated content may be incorrect."/><pic:cNvPicPr><a:picLocks noChangeAspect="1" noChangeArrowheads="1"/></pic:cNvPicPr></pic:nvPicPr><pic:blipFill><a:blip r:embed="rId48"><a:extLst><a:ext uri="{28A0092B-C50C-407E-A947-70E740481C1C}"><a14:useLocalDpi xmlns:a14="http://schemas.microsoft.com/office/drawing/2010/main" val="0"/></a:ext></a:extLst></a:blip><a:srcRect/><a:stretch><a:fillRect/></a:stretch></pic:blipFill><pic:spPr bwMode="auto"><a:xfrm><a:off x="0" y="0"/><a:ext cx="4940300" cy="3562350"/></a:xfrm><a:prstGeom prst="rect"><a:avLst/></a:prstGeom><a:noFill/><a:ln><a:noFill/></a:ln></pic:spPr></pic:pic></a:graphicData></a:graphic></wp:inline></w:drawing></w:r><w:r><w:rPr><w:lang w:val="en-GB" w:eastAsia="ja-JP"/></w:rPr><w:t> </w:t></w:r></w:p><w:p w14:paraId="6BAD7FF8" w14:textId="40D01630" w:rsidR="00243EDE" w:rsidRPr="00243EDE" w:rsidRDefault="00243EDE" w:rsidP="00243EDE"><w:pPr><w:rPr><w:lang w:val="en-GB" w:eastAsia="ja-JP"/></w:rPr></w:pPr><w:r><w:rPr><w:noProof/><w:lang w:val="en-GB" w:eastAsia="ja-JP"/></w:rPr><w:drawing><wp:inline distT="0" distB="0" distL="0" distR="0" wp14:anchorId="74D1F4FE" wp14:editId="48FD030A"><wp:extent cx="4953000" cy="3962400"/><wp:effectExtent l="0" t="0" r="0" b="0"/><wp:docPr id="683403650" name="Picture 86" descr="A blue and black stairs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83403650" name="Picture 86" descr="A blue and black stairs  AI-generated content may be incorrect."/><pic:cNvPicPr><a:picLocks noChangeAspect="1" noChangeArrowheads="1"/></pic:cNvPicPr></pic:nvPicPr><pic:blipFill><a:blip r:embed="rId49"><a:extLst><a:ext uri="{28A0092B-C50C-407E-A947-70E740481C1C}"><a14:useLocalDpi xmlns:a14="http://schemas.microsoft.com/office/drawing/2010/main" val="0"/></a:ext></a:extLst></a:blip><a:srcRect/><a:stretch><a:fillRect/></a:stretch></pic:blipFill><pic:spPr bwMode="auto"><a:xfrm><a:off x="0" y="0"/><a:ext cx="4953000" cy="3962400"/></a:xfrm><a:prstGeom prst="rect"><a:avLst/></a:prstGeom><a:noFill/><a:ln><a:noFill/></a:ln></pic:spPr></pic:pic></a:graphicData></a:graphic></wp:inline></w:drawing></w:r><w:r><w:rPr><w:lang w:val="en-GB" w:eastAsia="ja-JP"/></w:rPr><w:t> </w:t></w:r></w:p><w:p w14:paraId="7A1332FE" w14:textId="583CEE5F" w:rsidR="00243EDE" w:rsidRPr="00243EDE" w:rsidRDefault="00243EDE" w:rsidP="00243EDE"><w:pPr><w:rPr><w:lang w:val="en-GB" w:eastAsia="ja-JP"/></w:rPr></w:pPr><w:r><w:rPr><w:noProof/><w:lang w:val="en-GB" w:eastAsia="ja-JP"/></w:rPr><w:lastRenderedPageBreak/><w:drawing><wp:inline distT="0" distB="0" distL="0" distR="0" wp14:anchorId="35B0B8D3" wp14:editId="2D6A6768"><wp:extent cx="5181600" cy="3435350"/><wp:effectExtent l="0" t="0" r="0" b="0"/><wp:docPr id="21953900" name="Picture 85" descr="A drawing of a colorful staircas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1953900" name="Picture 85" descr="A drawing of a colorful staircase  AI-generated content may be incorrect."/><pic:cNvPicPr><a:picLocks noChangeAspect="1" noChangeArrowheads="1"/></pic:cNvPicPr></pic:nvPicPr><pic:blipFill><a:blip r:embed="rId50"><a:extLst><a:ext uri="{28A0092B-C50C-407E-A947-70E740481C1C}"><a14:useLocalDpi xmlns:a14="http://schemas.microsoft.com/office/drawing/2010/main" val="0"/></a:ext></a:extLst></a:blip><a:srcRect/><a:stretch><a:fillRect/></a:stretch></pic:blipFill><pic:spPr bwMode="auto"><a:xfrm><a:off x="0" y="0"/><a:ext cx="5181600" cy="3435350"/></a:xfrm><a:prstGeom prst="rect"><a:avLst/></a:prstGeom><a:noFill/><a:ln><a:noFill/></a:ln></pic:spPr></pic:pic></a:graphicData></a:graphic></wp:inline></w:drawing></w:r><w:r><w:rPr><w:lang w:val="en-GB" w:eastAsia="ja-JP"/></w:rPr><w:t> </w:t></w:r></w:p><w:p w14:paraId="4D983BAD" w14:textId="43C4DFFD" w:rsidR="00243EDE" w:rsidRPr="00243EDE" w:rsidRDefault="00243EDE" w:rsidP="00243EDE"><w:pPr><w:rPr><w:lang w:val="en-GB" w:eastAsia="ja-JP"/></w:rPr></w:pPr><w:r><w:rPr><w:noProof/><w:lang w:val="en-GB" w:eastAsia="ja-JP"/></w:rPr><w:drawing><wp:inline distT="0" distB="0" distL="0" distR="0" wp14:anchorId="57AF3691" wp14:editId="18AD19D6"><wp:extent cx="5181600" cy="3486150"/><wp:effectExtent l="0" t="0" r="0" b="0"/><wp:docPr id="1101502268" name="Picture 8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05"/><pic:cNvPicPr><a:picLocks noChangeAspect="1" noChangeArrowheads="1"/></pic:cNvPicPr></pic:nvPicPr><pic:blipFill><a:blip r:embed="rId51"><a:extLst><a:ext uri="{28A0092B-C50C-407E-A947-70E740481C1C}"><a14:useLocalDpi xmlns:a14="http://schemas.microsoft.com/office/drawing/2010/main" val="0"/></a:ext></a:extLst></a:blip><a:srcRect/><a:stretch><a:fillRect/></a:stretch></pic:blipFill><pic:spPr bwMode="auto"><a:xfrm><a:off x="0" y="0"/><a:ext cx="5181600" cy="3486150"/></a:xfrm><a:prstGeom prst="rect"><a:avLst/></a:prstGeom><a:noFill/><a:ln><a:noFill/></a:ln></pic:spPr></pic:pic></a:graphicData></a:graphic></wp:inline></w:drawing></w:r><w:r><w:rPr><w:lang w:val="en-GB" w:eastAsia="ja-JP"/></w:rPr><w:t> </w:t></w:r></w:p><w:p w14:paraId="643629FF" w14:textId="77777777" w:rsidR="00243EDE" w:rsidRPr="00243EDE" w:rsidRDefault="00243EDE" w:rsidP="00243EDE"><w:pPr><w:rPr><w:lang w:val="en-GB" w:eastAsia="ja-JP"/></w:rPr></w:pPr><w:r><w:rPr><w:lang w:val="en-GB" w:eastAsia="ja-JP"/></w:rPr><w:t> </w:t></w:r></w:p><w:p w14:paraId="0CF606CA" w14:textId="77777777" w:rsidR="00243EDE" w:rsidRPr="00243EDE" w:rsidRDefault="00243EDE" w:rsidP="00243EDE"><w:pPr><w:pStyle w:val="Heading2"/><w:rPr><w:lang w:val="en-GB"/></w:rPr></w:pPr><w:bookmarkStart w:id="87" w:name="_Toc229775522"/><w:r><w:lastRenderedPageBreak/><w:t>Netzwerkverkabelung und zwischenwagenverbindungen (Frontkupplung)</w:t></w:r><w:bookmarkEnd w:id="87"/><w:r><w:rPr><w:lang w:val="en-GB"/></w:rPr><w:t> </w:t></w:r></w:p><w:p w14:paraId="556F1D1E" w14:textId="77777777" w:rsidR="00243EDE" w:rsidRPr="00243EDE" w:rsidRDefault="00243EDE" w:rsidP="00243EDE"><w:pPr><w:rPr><w:lang w:eastAsia="ja-JP"/></w:rPr></w:pPr><w:r><w:rPr><w:lang w:eastAsia="ja-JP"/></w:rPr><w:t>Um ein 10-Gigabit-Netzwerk im gesamten Fahrzeug sicherzustellen, erfordert Nomad, dass das gesamte Verkabelungssystem (einschließlich Anschlüsse) den Anforderungen der IEC 11801 Klasse EA entspricht. Bei einer Mehrfachtraktion sind die von Stadler bereitgestellten Verbindungen zwischen den Zügen jedoch nur mit 1 Gbps ausgelegt, was den Netzwerkverkehr zwischen zwei Zügen auf 1 Gbps reduzieren würde. </w:t></w:r></w:p><w:p w14:paraId="22BCE868" w14:textId="77777777" w:rsidR="00243EDE" w:rsidRPr="0046075E" w:rsidRDefault="00243EDE" w:rsidP="00243EDE"><w:pPr><w:rPr><w:lang w:eastAsia="ja-JP"/></w:rPr></w:pPr><w:r><w:rPr><w:lang w:eastAsia="ja-JP"/></w:rPr><w:t>Das IoB Netzwerk wird über zwei sogenannte OctiConn Stecker, (vorbehaltlich CR) über die Frontkupplung geführt, womit eine redundante Verbindung zwischen zwei Fahrzeugen entsteht. Lieferant ist Dellner. </w:t></w:r></w:p><w:p w14:paraId="442CB5D2" w14:textId="77777777" w:rsidR="00243EDE" w:rsidRPr="0046075E" w:rsidRDefault="00243EDE" w:rsidP="00243EDE"><w:pPr><w:rPr><w:lang w:eastAsia="ja-JP"/></w:rPr></w:pPr><w:r><w:rPr><w:lang w:eastAsia="ja-JP"/></w:rPr><w:t> </w:t></w:r></w:p><w:p w14:paraId="0248238B" w14:textId="302F560E" w:rsidR="00243EDE" w:rsidRPr="0046075E" w:rsidRDefault="00243EDE" w:rsidP="00243EDE"><w:pPr><w:rPr><w:lang w:eastAsia="ja-JP"/></w:rPr></w:pPr><w:r><w:rPr><w:noProof/><w:lang w:val="en-GB" w:eastAsia="ja-JP"/></w:rPr><w:drawing><wp:inline distT="0" distB="0" distL="0" distR="0" wp14:anchorId="77CD3030" wp14:editId="38CD1F1C"><wp:extent cx="5429250" cy="1924050"/><wp:effectExtent l="0" t="0" r="0" b="0"/><wp:docPr id="801399434" name="Picture 83" descr="A diagram of a device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06" descr="A diagram of a device  Description automatically generated"/><pic:cNvPicPr><a:picLocks noChangeAspect="1" noChangeArrowheads="1"/></pic:cNvPicPr></pic:nvPicPr><pic:blipFill><a:blip r:embed="rId52"><a:extLst><a:ext uri="{28A0092B-C50C-407E-A947-70E740481C1C}"><a14:useLocalDpi xmlns:a14="http://schemas.microsoft.com/office/drawing/2010/main" val="0"/></a:ext></a:extLst></a:blip><a:srcRect/><a:stretch><a:fillRect/></a:stretch></pic:blipFill><pic:spPr bwMode="auto"><a:xfrm><a:off x="0" y="0"/><a:ext cx="5429250" cy="1924050"/></a:xfrm><a:prstGeom prst="rect"><a:avLst/></a:prstGeom><a:noFill/><a:ln><a:noFill/></a:ln></pic:spPr></pic:pic></a:graphicData></a:graphic></wp:inline></w:drawing></w:r><w:r><w:rPr><w:lang w:eastAsia="ja-JP"/></w:rPr><w:t> </w:t></w:r></w:p><w:p w14:paraId="24882E57" w14:textId="77777777" w:rsidR="00243EDE" w:rsidRPr="00243EDE" w:rsidRDefault="00243EDE" w:rsidP="00243EDE"><w:pPr><w:rPr><w:lang w:eastAsia="ja-JP"/></w:rPr></w:pPr><w:r><w:rPr><w:lang w:eastAsia="ja-JP"/></w:rPr><w:t>Die Stecker sind als CAT 6a oder CAT 7 spezifiziert womit beim Kupplungsübergang eine Übertragungsgeschwindigkeit von 1 Gbit/s möglich ist. Während des Betriebs werden über den Kupplungsübergang Daten wie Fehlermeldungen, Kamerastreams im Alarmfall bzw. beim Halt für die Rückseheinrichtung übertragen. </w:t></w:r></w:p><w:p w14:paraId="176684D8" w14:textId="65949147" w:rsidR="00243EDE" w:rsidRDefault="00243EDE" w:rsidP="00243EDE"><w:pPr><w:rPr><w:lang w:eastAsia="ja-JP"/></w:rPr></w:pPr><w:r><w:rPr><w:lang w:eastAsia="ja-JP"/></w:rPr><w:t>Bei einer Unterbrechung der elektrischen Frontkupplung funktionieren die Fahrzeugnetzwerke innerhalb der getrennten Fahrzeuge, abgesehen von den Funktionen über die Kupplung, in deren Funktionalität weiter. </w:t></w:r></w:p><w:p w14:paraId="0F964CCD" w14:textId="77777777" w:rsidR="00243EDE" w:rsidRDefault="00243EDE"><w:pPr><w:rPr><w:lang w:eastAsia="ja-JP"/></w:rPr></w:pPr><w:r><w:rPr><w:lang w:eastAsia="ja-JP"/></w:rPr><w:br w:type="page"/></w:r></w:p><w:p w14:paraId="7F150CAF" w14:textId="77777777" w:rsidR="00243EDE" w:rsidRPr="00243EDE" w:rsidRDefault="00243EDE" w:rsidP="00243EDE"><w:pPr><w:rPr><w:lang w:eastAsia="ja-JP"/></w:rPr></w:pPr></w:p><w:p w14:paraId="530316A7" w14:textId="644BD0DC" w:rsidR="00243EDE" w:rsidRPr="00243EDE" w:rsidRDefault="00AE7BEC" w:rsidP="00243EDE"><w:pPr><w:pStyle w:val="Heading1"/><w:rPr><w:lang w:val="en-GB" w:eastAsia="ja-JP"/></w:rPr></w:pPr><w:bookmarkStart w:id="88" w:name="_Toc229775523"/><w:r><w:rPr><w:lang w:val="de-DE" w:eastAsia="ja-JP"/></w:rPr><w:t>Ausstattung</w:t></w:r><w:bookmarkEnd w:id="88"/></w:p><w:p w14:paraId="3888E9BF" w14:textId="0E42B703" w:rsidR="00243EDE" w:rsidRPr="00AE7BEC" w:rsidRDefault="00AE7BEC" w:rsidP="00243EDE"><w:pPr><w:pStyle w:val="Heading2"/><w:rPr><w:lang w:val="en-GB"/></w:rPr></w:pPr><w:bookmarkStart w:id="89" w:name="_Toc229775524"/><w:r><w:rPr><w:lang w:val="de-AT"/></w:rPr><w:t>Ausstattungsliste</w:t></w:r><w:bookmarkEnd w:id="89"/><w:r><w:rPr><w:lang w:val="de-AT"/></w:rPr><w:t> </w:t></w:r></w:p><w:p w14:paraId="777C1F7F" w14:textId="77777777" w:rsidR="00243EDE" w:rsidRPr="00243EDE" w:rsidRDefault="00243EDE" w:rsidP="00243EDE"><w:pPr><w:rPr><w:lang w:eastAsia="ja-JP"/></w:rPr></w:pPr><w:r><w:rPr><w:lang w:eastAsia="ja-JP"/></w:rPr><w:t>Die für die Hardwareinstallation pro Wagen benötigten Komponenten der Lösung sind in den untenstehenden Tabellen aufgeführt. </w:t></w:r></w:p><w:p w14:paraId="6FD1468B" w14:textId="77777777" w:rsidR="00243EDE" w:rsidRPr="00243EDE" w:rsidRDefault="00243EDE" w:rsidP="00243EDE"><w:pPr><w:rPr><w:lang w:eastAsia="ja-JP"/></w:rPr></w:pPr><w:r><w:rPr><w:lang w:eastAsia="ja-JP"/></w:rPr><w:t>Für alle Komponenten, die in diesem Vorverkaufsabschnitt aufgeführt sind,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Dieses Dokument würde Dinge wie Betriebstemperaturanforderungen, detaillierte Stromanforderungen, physische Aspekte wie Montageausrichtung, Luftstrom, Drehmoment, Freiraum und Biegeradius für von Stadler bereitgestellte Verkabelung abdecken, um die Integrität der Steckverbinder zu wahren, Wartungszugang usw. </w:t></w:r></w:p><w:p w14:paraId="4A8C22A1" w14:textId="77777777" w:rsidR="00243EDE" w:rsidRPr="00243EDE" w:rsidRDefault="00243EDE" w:rsidP="00243EDE"><w:pPr><w:rPr><w:lang w:eastAsia="ja-JP"/></w:rPr></w:pPr><w:r><w:rPr><w:lang w:eastAsia="ja-JP"/></w:rPr><w:t>Wagenübergangskabel / Wagenübergangsstecker </w:t></w:r></w:p><w:p w14:paraId="7D19561F" w14:textId="77777777" w:rsidR="00243EDE" w:rsidRPr="00243EDE" w:rsidRDefault="00243EDE" w:rsidP="00243EDE"><w:pPr><w:rPr><w:lang w:val="en-GB" w:eastAsia="ja-JP"/></w:rPr></w:pPr><w:r><w:rPr><w:lang w:eastAsia="ja-JP"/></w:rPr><w:t>Für Wagenübergangskabel und Netzwerkkabel gibt Nomad nur die Leistungsanforderungen für das Kabelsegment an, um 10G-Verbindungen zu unterstützen. Nomad spezifiziert/entwirft/akzeptiert keine Abnahmetests für das Kabelsegment.</w:t></w:r><w:r><w:rPr><w:lang w:val="en-GB" w:eastAsia="ja-JP"/></w:rPr><w:t> </w:t></w:r></w:p><w:tbl><w:tblPr><w:tblW w:w="9315" w:type="dxa"/><w:tblBorders><w:top w:val="outset" w:sz="6" w:space="0" w:color="auto"/><w:left w:val="outset" w:sz="6" w:space="0" w:color="auto"/><w:bottom w:val="outset" w:sz="6" w:space="0" w:color="auto"/><w:right w:val="outset" w:sz="6" w:space="0" w:color="auto"/></w:tblBorders><w:tblCellMar><w:top w:w="57" w:type="dxa"/><w:left w:w="57" w:type="dxa"/><w:bottom w:w="57" w:type="dxa"/><w:right w:w="57" w:type="dxa"/></w:tblCellMar><w:tblLook w:val="04A0" w:firstRow="1" w:lastRow="0" w:firstColumn="1" w:lastColumn="0" w:noHBand="0" w:noVBand="1"/></w:tblPr><w:tblGrid><w:gridCol w:w="2685"/><w:gridCol w:w="1155"/><w:gridCol w:w="2115"/><w:gridCol w:w="270"/><w:gridCol w:w="1845"/><w:gridCol w:w="1245"/></w:tblGrid><w:tr w:rsidR="00243EDE" w:rsidRPr="00243EDE" w14:paraId="264ED745" w14:textId="77777777" w:rsidTr="008472B9"><w:trPr><w:trHeight w:val="300"/></w:trPr><w:tc><w:tcPr><w:tcW w:w="2685" w:type="dxa"/><w:tcBorders><w:top w:val="single" w:sz="6" w:space="0" w:color="auto"/><w:left w:val="single" w:sz="6" w:space="0" w:color="auto"/><w:bottom w:val="single" w:sz="6" w:space="0" w:color="auto"/><w:right w:val="nil"/></w:tcBorders><w:shd w:val="clear" w:color="auto" w:fill="FFC000"/><w:vAlign w:val="center"/><w:hideMark/></w:tcPr><w:p w14:paraId="5009E915" w14:textId="50DE25A3" w:rsidR="00243EDE" w:rsidRPr="00321054" w:rsidRDefault="00321054" w:rsidP="00243EDE"><w:pPr><w:rPr><w:b/><w:bCs/><w:lang w:eastAsia="ja-JP"/></w:rPr></w:pPr><w:r><w:rPr><w:b/><w:bCs/><w:lang w:eastAsia="ja-JP"/></w:rPr><w:t>Liste der Hauptkomponenten – Masterwagen (500)</w:t></w:r></w:p></w:tc><w:tc><w:tcPr><w:tcW w:w="1155" w:type="dxa"/><w:tcBorders><w:top w:val="single" w:sz="6" w:space="0" w:color="auto"/><w:left w:val="nil"/><w:bottom w:val="single" w:sz="6" w:space="0" w:color="auto"/><w:right w:val="nil"/></w:tcBorders><w:shd w:val="clear" w:color="auto" w:fill="FFC000"/><w:vAlign w:val="center"/><w:hideMark/></w:tcPr><w:p w14:paraId="273FB45B" w14:textId="77777777" w:rsidR="00243EDE" w:rsidRPr="00243EDE" w:rsidRDefault="00243EDE" w:rsidP="00243EDE"><w:pPr><w:rPr><w:lang w:val="en-GB" w:eastAsia="ja-JP"/></w:rPr></w:pPr><w:r><w:rPr><w:b/><w:bCs/><w:lang w:val="en-GB" w:eastAsia="ja-JP"/></w:rPr><w:t> </w:t></w:r><w:r><w:rPr><w:lang w:val="en-GB" w:eastAsia="ja-JP"/></w:rPr><w:t> </w:t></w:r></w:p></w:tc><w:tc><w:tcPr><w:tcW w:w="2115" w:type="dxa"/><w:tcBorders><w:top w:val="single" w:sz="6" w:space="0" w:color="auto"/><w:left w:val="nil"/><w:bottom w:val="single" w:sz="6" w:space="0" w:color="auto"/><w:right w:val="nil"/></w:tcBorders><w:shd w:val="clear" w:color="auto" w:fill="FFC000"/><w:hideMark/></w:tcPr><w:p w14:paraId="51F6C5D9" w14:textId="77777777" w:rsidR="00243EDE" w:rsidRPr="00243EDE" w:rsidRDefault="00243EDE" w:rsidP="00243EDE"><w:pPr><w:rPr><w:lang w:val="en-GB" w:eastAsia="ja-JP"/></w:rPr></w:pPr><w:r><w:rPr><w:lang w:val="en-GB" w:eastAsia="ja-JP"/></w:rPr><w:t> </w:t></w:r></w:p></w:tc><w:tc><w:tcPr><w:tcW w:w="270" w:type="dxa"/><w:tcBorders><w:top w:val="single" w:sz="6" w:space="0" w:color="auto"/><w:left w:val="nil"/><w:bottom w:val="single" w:sz="6" w:space="0" w:color="auto"/><w:right w:val="nil"/></w:tcBorders><w:shd w:val="clear" w:color="auto" w:fill="FFC000"/><w:vAlign w:val="center"/><w:hideMark/></w:tcPr><w:p w14:paraId="0310F7EB" w14:textId="77777777" w:rsidR="00243EDE" w:rsidRPr="00243EDE" w:rsidRDefault="00243EDE" w:rsidP="00243EDE"><w:pPr><w:rPr><w:lang w:val="en-GB" w:eastAsia="ja-JP"/></w:rPr></w:pPr><w:r><w:rPr><w:b/><w:bCs/><w:lang w:val="en-GB" w:eastAsia="ja-JP"/></w:rPr><w:t> </w:t></w:r><w:r><w:rPr><w:lang w:val="en-GB" w:eastAsia="ja-JP"/></w:rPr><w:t> </w:t></w:r></w:p></w:tc><w:tc><w:tcPr><w:tcW w:w="1845" w:type="dxa"/><w:tcBorders><w:top w:val="single" w:sz="6" w:space="0" w:color="auto"/><w:left w:val="nil"/><w:bottom w:val="single" w:sz="6" w:space="0" w:color="auto"/><w:right w:val="nil"/></w:tcBorders><w:shd w:val="clear" w:color="auto" w:fill="FFC000"/><w:vAlign w:val="center"/><w:hideMark/></w:tcPr><w:p w14:paraId="3D039CEE" w14:textId="77777777" w:rsidR="00243EDE" w:rsidRPr="00243EDE" w:rsidRDefault="00243EDE" w:rsidP="00243EDE"><w:pPr><w:rPr><w:lang w:val="en-GB" w:eastAsia="ja-JP"/></w:rPr></w:pPr><w:r><w:rPr><w:lang w:val="en-GB" w:eastAsia="ja-JP"/></w:rPr><w:t>  </w:t></w:r></w:p></w:tc><w:tc><w:tcPr><w:tcW w:w="1245" w:type="dxa"/><w:tcBorders><w:top w:val="single" w:sz="6" w:space="0" w:color="auto"/><w:left w:val="nil"/><w:bottom w:val="single" w:sz="6" w:space="0" w:color="auto"/><w:right w:val="single" w:sz="6" w:space="0" w:color="auto"/></w:tcBorders><w:shd w:val="clear" w:color="auto" w:fill="FFC000"/><w:vAlign w:val="center"/><w:hideMark/></w:tcPr><w:p w14:paraId="4EA836E5" w14:textId="77777777" w:rsidR="00243EDE" w:rsidRPr="00243EDE" w:rsidRDefault="00243EDE" w:rsidP="00243EDE"><w:pPr><w:rPr><w:lang w:val="en-GB" w:eastAsia="ja-JP"/></w:rPr></w:pPr><w:r><w:rPr><w:lang w:val="en-GB" w:eastAsia="ja-JP"/></w:rPr><w:t>  </w:t></w:r></w:p></w:tc></w:tr><w:tr w:rsidR="00243EDE" w:rsidRPr="00243EDE" w14:paraId="174399A3" w14:textId="77777777" w:rsidTr="008472B9"><w:trPr><w:trHeight w:val="300"/></w:trPr><w:tc><w:tcPr><w:tcW w:w="3840" w:type="dxa"/><w:gridSpan w:val="2"/><w:tcBorders><w:top w:val="single" w:sz="6" w:space="0" w:color="auto"/><w:left w:val="single" w:sz="6" w:space="0" w:color="auto"/><w:bottom w:val="single" w:sz="6" w:space="0" w:color="auto"/><w:right w:val="single" w:sz="6" w:space="0" w:color="000000"/></w:tcBorders><w:shd w:val="clear" w:color="auto" w:fill="404040"/><w:vAlign w:val="center"/><w:hideMark/></w:tcPr><w:p w14:paraId="39A53102" w14:textId="02653BCE" w:rsidR="00243EDE" w:rsidRPr="00321054" w:rsidRDefault="00321054" w:rsidP="00243EDE"><w:pPr><w:rPr><w:b/><w:bCs/><w:lang w:val="en-GB" w:eastAsia="ja-JP"/></w:rPr></w:pPr><w:proofErr w:type="spellStart"/><w:r><w:rPr><w:b/><w:bCs/><w:lang w:val="en-GB" w:eastAsia="ja-JP"/></w:rPr><w:t>Gerätbeschreibung</w:t></w:r><w:proofErr w:type="spellEnd"/></w:p></w:tc><w:tc><w:tcPr><w:tcW w:w="2115" w:type="dxa"/><w:tcBorders><w:top w:val="nil"/><w:left w:val="nil"/><w:bottom w:val="single" w:sz="6" w:space="0" w:color="auto"/><w:right w:val="nil"/></w:tcBorders><w:shd w:val="clear" w:color="auto" w:fill="404040"/><w:hideMark/></w:tcPr><w:p w14:paraId="1155E362" w14:textId="27681065" w:rsidR="00243EDE" w:rsidRPr="00321054" w:rsidRDefault="00321054" w:rsidP="00243EDE"><w:pPr><w:rPr><w:b/><w:bCs/><w:lang w:val="en-GB" w:eastAsia="ja-JP"/></w:rPr></w:pPr><w:proofErr w:type="spellStart"/><w:r><w:rPr><w:b/><w:bCs/><w:lang w:val="en-GB" w:eastAsia="ja-JP"/></w:rPr><w:t>Lieferumfang</w:t></w:r><w:proofErr w:type="spellEnd"/></w:p></w:tc><w:tc><w:tcPr><w:tcW w:w="2115" w:type="dxa"/><w:gridSpan w:val="2"/><w:tcBorders><w:top w:val="nil"/><w:left w:val="nil"/><w:bottom w:val="single" w:sz="6" w:space="0" w:color="auto"/><w:right w:val="single" w:sz="6" w:space="0" w:color="auto"/></w:tcBorders><w:shd w:val="clear" w:color="auto" w:fill="404040"/><w:vAlign w:val="center"/><w:hideMark/></w:tcPr><w:p w14:paraId="2700EF49" w14:textId="563CBBD2" w:rsidR="00243EDE" w:rsidRPr="00243EDE" w:rsidRDefault="00243EDE" w:rsidP="00243EDE"><w:pPr><w:rPr><w:lang w:val="en-GB" w:eastAsia="ja-JP"/></w:rPr></w:pPr><w:r><w:rPr><w:b/><w:bCs/><w:lang w:eastAsia="ja-JP"/></w:rPr><w:t>Nomad-ID Nummer</w:t></w:r><w:r><w:rPr><w:lang w:val="en-GB" w:eastAsia="ja-JP"/></w:rPr><w:t> </w:t></w:r></w:p></w:tc><w:tc><w:tcPr><w:tcW w:w="1245" w:type="dxa"/><w:tcBorders><w:top w:val="nil"/><w:left w:val="nil"/><w:bottom w:val="single" w:sz="6" w:space="0" w:color="auto"/><w:right w:val="single" w:sz="6" w:space="0" w:color="auto"/></w:tcBorders><w:shd w:val="clear" w:color="auto" w:fill="404040"/><w:vAlign w:val="center"/><w:hideMark/></w:tcPr><w:p w14:paraId="69E87E56" w14:textId="3CD0ED87" w:rsidR="00243EDE" w:rsidRPr="00243EDE" w:rsidRDefault="00321054" w:rsidP="00243EDE"><w:pPr><w:rPr><w:lang w:val="en-GB" w:eastAsia="ja-JP"/></w:rPr></w:pPr><w:r><w:rPr><w:b/><w:bCs/><w:lang w:eastAsia="ja-JP"/></w:rPr><w:t>Menge </w:t></w:r><w:r><w:rPr><w:lang w:val="en-GB" w:eastAsia="ja-JP"/></w:rPr><w:t> </w:t></w:r></w:p></w:tc></w:tr><w:tr w:rsidR="00243EDE" w:rsidRPr="00243EDE" w14:paraId="08A2664A" w14:textId="77777777" w:rsidTr="008472B9"><w:trPr><w:trHeight w:val="300"/></w:trPr><w:tc><w:tcPr><w:tcW w:w="3840" w:type="dxa"/><w:gridSpan w:val="2"/><w:tcBorders><w:top w:val="single" w:sz="6" w:space="0" w:color="auto"/><w:left w:val="single" w:sz="6" w:space="0" w:color="auto"/><w:bottom w:val="single" w:sz="6" w:space="0" w:color="auto"/><w:right w:val="single" w:sz="6" w:space="0" w:color="000000"/></w:tcBorders><w:shd w:val="clear" w:color="auto" w:fill="D9D9D9"/><w:vAlign w:val="center"/><w:hideMark/></w:tcPr><w:p w14:paraId="1769C760" w14:textId="77777777" w:rsidR="00243EDE" w:rsidRPr="00243EDE" w:rsidRDefault="00243EDE" w:rsidP="00243EDE"><w:pPr><w:rPr><w:lang w:val="en-GB" w:eastAsia="ja-JP"/></w:rPr></w:pPr><w:r><w:rPr><w:b/><w:bCs/><w:lang w:eastAsia="ja-JP"/></w:rPr><w:t>CCU R5001C</w:t></w:r><w:r><w:rPr><w:lang w:val="en-GB" w:eastAsia="ja-JP"/></w:rPr><w:t> </w:t></w:r></w:p></w:tc><w:tc><w:tcPr><w:tcW w:w="2115" w:type="dxa"/><w:tcBorders><w:top w:val="nil"/><w:left w:val="nil"/><w:bottom w:val="single" w:sz="6" w:space="0" w:color="auto"/><w:right w:val="single" w:sz="6" w:space="0" w:color="auto"/></w:tcBorders><w:shd w:val="clear" w:color="auto" w:fill="D9D9D9"/><w:hideMark/></w:tcPr><w:p w14:paraId="50127A73" w14:textId="77777777" w:rsidR="00243EDE" w:rsidRPr="00243EDE" w:rsidRDefault="00243EDE" w:rsidP="00243EDE"><w:pPr><w:rPr><w:lang w:val="en-GB" w:eastAsia="ja-JP"/></w:rPr></w:pPr><w:r><w:rPr><w:lang w:eastAsia="ja-JP"/></w:rPr><w:t>Nomad</w:t></w:r><w:r><w:rPr><w:lang w:val="en-GB" w:eastAsia="ja-JP"/></w:rPr><w:t> </w:t></w:r></w:p></w:tc><w:tc><w:tcPr><w:tcW w:w="2115" w:type="dxa"/><w:gridSpan w:val="2"/><w:tcBorders><w:top w:val="nil"/><w:left w:val="nil"/><w:bottom w:val="single" w:sz="6" w:space="0" w:color="auto"/><w:right w:val="single" w:sz="6" w:space="0" w:color="auto"/></w:tcBorders><w:shd w:val="clear" w:color="auto" w:fill="D9D9D9"/><w:hideMark/></w:tcPr><w:p w14:paraId="6FF0800A" w14:textId="77777777" w:rsidR="00243EDE" w:rsidRPr="00243EDE" w:rsidRDefault="00243EDE" w:rsidP="00243EDE"><w:pPr><w:rPr><w:lang w:val="en-GB" w:eastAsia="ja-JP"/></w:rPr></w:pPr><w:r><w:rPr><w:lang w:eastAsia="ja-JP"/></w:rPr><w:t>NMID 1086</w:t></w:r><w:r><w:rPr><w:lang w:val="en-GB" w:eastAsia="ja-JP"/></w:rPr><w:t> </w:t></w:r></w:p></w:tc><w:tc><w:tcPr><w:tcW w:w="1245" w:type="dxa"/><w:tcBorders><w:top w:val="nil"/><w:left w:val="nil"/><w:bottom w:val="single" w:sz="6" w:space="0" w:color="auto"/><w:right w:val="single" w:sz="6" w:space="0" w:color="auto"/></w:tcBorders><w:shd w:val="clear" w:color="auto" w:fill="D9D9D9"/><w:vAlign w:val="center"/><w:hideMark/></w:tcPr><w:p w14:paraId="786CFFE8" w14:textId="77777777" w:rsidR="00243EDE" w:rsidRPr="00243EDE" w:rsidRDefault="00243EDE" w:rsidP="00243EDE"><w:pPr><w:rPr><w:lang w:val="en-GB" w:eastAsia="ja-JP"/></w:rPr></w:pPr><w:r><w:rPr><w:lang w:eastAsia="ja-JP"/></w:rPr><w:t>1</w:t></w:r><w:r><w:rPr><w:lang w:val="en-GB" w:eastAsia="ja-JP"/></w:rPr><w:t> </w:t></w:r></w:p></w:tc></w:tr><w:tr w:rsidR="00243EDE" w:rsidRPr="00243EDE" w14:paraId="72397BAA" w14:textId="77777777" w:rsidTr="008472B9"><w:trPr><w:trHeight w:val="300"/></w:trPr><w:tc><w:tcPr><w:tcW w:w="3840" w:type="dxa"/><w:gridSpan w:val="2"/><w:tcBorders><w:top w:val="single" w:sz="6" w:space="0" w:color="auto"/><w:left w:val="single" w:sz="6" w:space="0" w:color="auto"/><w:bottom w:val="single" w:sz="6" w:space="0" w:color="auto"/><w:right w:val="single" w:sz="6" w:space="0" w:color="000000"/></w:tcBorders><w:shd w:val="clear" w:color="auto" w:fill="D9D9D9"/><w:vAlign w:val="center"/><w:hideMark/></w:tcPr><w:p w14:paraId="593AD3DD" w14:textId="2A845AED" w:rsidR="00243EDE" w:rsidRPr="00243EDE" w:rsidRDefault="00321054" w:rsidP="00243EDE"><w:pPr><w:rPr><w:lang w:val="en-GB" w:eastAsia="ja-JP"/></w:rPr></w:pPr><w:r><w:rPr><w:lang w:val="en-GB" w:eastAsia="ja-JP"/></w:rPr><w:t>SIM-Karten</w:t></w:r></w:p></w:tc><w:tc><w:tcPr><w:tcW w:w="2115" w:type="dxa"/><w:tcBorders><w:top w:val="nil"/><w:left w:val="nil"/><w:bottom w:val="single" w:sz="6" w:space="0" w:color="auto"/><w:right w:val="single" w:sz="6" w:space="0" w:color="auto"/></w:tcBorders><w:shd w:val="clear" w:color="auto" w:fill="D9D9D9"/><w:hideMark/></w:tcPr><w:p w14:paraId="40DE9ADB" w14:textId="77777777" w:rsidR="00243EDE" w:rsidRPr="00243EDE" w:rsidRDefault="00243EDE" w:rsidP="00243EDE"><w:pPr><w:rPr><w:lang w:val="en-GB" w:eastAsia="ja-JP"/></w:rPr></w:pPr><w:r><w:rPr><w:lang w:eastAsia="ja-JP"/></w:rPr><w:t>ÖBB </w:t></w:r><w:r><w:rPr><w:lang w:val="en-GB" w:eastAsia="ja-JP"/></w:rPr><w:t> </w:t></w:r></w:p></w:tc><w:tc><w:tcPr><w:tcW w:w="2115" w:type="dxa"/><w:gridSpan w:val="2"/><w:tcBorders><w:top w:val="nil"/><w:left w:val="nil"/><w:bottom w:val="single" w:sz="6" w:space="0" w:color="auto"/><w:right w:val="single" w:sz="6" w:space="0" w:color="auto"/></w:tcBorders><w:shd w:val="clear" w:color="auto" w:fill="D9D9D9"/><w:hideMark/></w:tcPr><w:p w14:paraId="36E787AB" w14:textId="77777777" w:rsidR="00243EDE" w:rsidRPr="00243EDE" w:rsidRDefault="00243EDE" w:rsidP="00243EDE"><w:pPr><w:rPr><w:lang w:val="en-GB" w:eastAsia="ja-JP"/></w:rPr></w:pPr><w:r><w:rPr><w:lang w:val="en-GB" w:eastAsia="ja-JP"/></w:rPr><w:t> </w:t></w:r></w:p></w:tc><w:tc><w:tcPr><w:tcW w:w="1245" w:type="dxa"/><w:tcBorders><w:top w:val="nil"/><w:left w:val="nil"/><w:bottom w:val="single" w:sz="6" w:space="0" w:color="auto"/><w:right w:val="single" w:sz="6" w:space="0" w:color="auto"/></w:tcBorders><w:shd w:val="clear" w:color="auto" w:fill="D9D9D9"/><w:vAlign w:val="center"/><w:hideMark/></w:tcPr><w:p w14:paraId="6B4C893B" w14:textId="77777777" w:rsidR="00243EDE" w:rsidRPr="00243EDE" w:rsidRDefault="00243EDE" w:rsidP="00243EDE"><w:pPr><w:rPr><w:lang w:val="en-GB" w:eastAsia="ja-JP"/></w:rPr></w:pPr><w:r><w:rPr><w:lang w:eastAsia="ja-JP"/></w:rPr><w:t>6</w:t></w:r><w:r><w:rPr><w:lang w:val="en-GB" w:eastAsia="ja-JP"/></w:rPr><w:t> </w:t></w:r></w:p></w:tc></w:tr><w:tr w:rsidR="00243EDE" w:rsidRPr="00243EDE" w14:paraId="5FADD4A5"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224A23DE" w14:textId="0C9255BF" w:rsidR="00243EDE" w:rsidRPr="00243EDE" w:rsidRDefault="00243EDE" w:rsidP="00243EDE"><w:pPr><w:rPr><w:lang w:val="en-GB" w:eastAsia="ja-JP"/></w:rPr></w:pPr><w:r><w:rPr><w:lang w:eastAsia="ja-JP"/></w:rPr><w:t>5G-Modems</w:t></w:r><w:r><w:rPr><w:lang w:val="en-GB" w:eastAsia="ja-JP"/></w:rPr><w:t> </w:t></w:r></w:p></w:tc><w:tc><w:tcPr><w:tcW w:w="2115" w:type="dxa"/><w:tcBorders><w:top w:val="single" w:sz="6" w:space="0" w:color="auto"/><w:left w:val="single" w:sz="6" w:space="0" w:color="auto"/><w:bottom w:val="single" w:sz="6" w:space="0" w:color="auto"/><w:right w:val="single" w:sz="6" w:space="0" w:color="auto"/></w:tcBorders><w:shd w:val="clear" w:color="auto" w:fill="D9D9D9"/><w:hideMark/></w:tcPr><w:p w14:paraId="114EBFE9" w14:textId="77777777" w:rsidR="00243EDE" w:rsidRPr="00243EDE" w:rsidRDefault="00243EDE" w:rsidP="00243EDE"><w:pPr><w:rPr><w:lang w:val="en-GB" w:eastAsia="ja-JP"/></w:rPr></w:pP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15251355" w14:textId="77777777" w:rsidR="00243EDE" w:rsidRPr="00243EDE" w:rsidRDefault="00243EDE" w:rsidP="00243EDE"><w:pPr><w:rPr><w:lang w:val="en-GB" w:eastAsia="ja-JP"/></w:rPr></w:pPr><w:r><w:rPr><w:lang w:val="en-GB" w:eastAsia="ja-JP"/></w:rPr><w:t> </w:t></w:r></w:p></w:tc><w:tc><w:tcPr><w:tcW w:w="1245" w:type="dxa"/><w:tcBorders><w:top w:val="single" w:sz="6" w:space="0" w:color="auto"/><w:left w:val="single" w:sz="6" w:space="0" w:color="auto"/><w:bottom w:val="single" w:sz="6" w:space="0" w:color="auto"/><w:right w:val="single" w:sz="6" w:space="0" w:color="auto"/></w:tcBorders><w:shd w:val="clear" w:color="auto" w:fill="D9D9D9"/><w:vAlign w:val="center"/><w:hideMark/></w:tcPr><w:p w14:paraId="4A635482" w14:textId="77777777" w:rsidR="00243EDE" w:rsidRPr="00243EDE" w:rsidRDefault="00243EDE" w:rsidP="00243EDE"><w:pPr><w:rPr><w:lang w:val="en-GB" w:eastAsia="ja-JP"/></w:rPr></w:pPr><w:r><w:rPr><w:lang w:eastAsia="ja-JP"/></w:rPr><w:t>4</w:t></w:r><w:r><w:rPr><w:lang w:val="en-GB" w:eastAsia="ja-JP"/></w:rPr><w:t> </w:t></w:r></w:p></w:tc></w:tr><w:tr w:rsidR="00243EDE" w:rsidRPr="00243EDE" w14:paraId="47B2FA43"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2AC39A7B" w14:textId="2F4A05DD" w:rsidR="00243EDE" w:rsidRPr="00243EDE" w:rsidRDefault="00321054" w:rsidP="00243EDE"><w:pPr><w:rPr><w:lang w:val="en-GB" w:eastAsia="ja-JP"/></w:rPr></w:pPr><w:r><w:rPr><w:lang w:val="en-GB" w:eastAsia="ja-JP"/></w:rPr><w:t>GPS-</w:t></w:r><w:proofErr w:type="spellStart"/><w:r><w:rPr><w:lang w:val="en-GB" w:eastAsia="ja-JP"/></w:rPr><w:t>Empfänger</w:t></w:r><w:proofErr w:type="spellEnd"/></w:p></w:tc><w:tc><w:tcPr><w:tcW w:w="2115" w:type="dxa"/><w:tcBorders><w:top w:val="single" w:sz="6" w:space="0" w:color="auto"/><w:left w:val="single" w:sz="6" w:space="0" w:color="auto"/><w:bottom w:val="single" w:sz="6" w:space="0" w:color="auto"/><w:right w:val="single" w:sz="6" w:space="0" w:color="auto"/></w:tcBorders><w:shd w:val="clear" w:color="auto" w:fill="D9D9D9"/><w:hideMark/></w:tcPr><w:p w14:paraId="2D0A20AD" w14:textId="77777777" w:rsidR="00243EDE" w:rsidRPr="00243EDE" w:rsidRDefault="00243EDE" w:rsidP="00243EDE"><w:pPr><w:rPr><w:lang w:val="en-GB" w:eastAsia="ja-JP"/></w:rPr></w:pP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789444F7" w14:textId="77777777" w:rsidR="00243EDE" w:rsidRPr="00243EDE" w:rsidRDefault="00243EDE" w:rsidP="00243EDE"><w:pPr><w:rPr><w:lang w:val="en-GB" w:eastAsia="ja-JP"/></w:rPr></w:pPr><w:r><w:rPr><w:lang w:val="en-GB" w:eastAsia="ja-JP"/></w:rPr><w:t> </w:t></w:r></w:p></w:tc><w:tc><w:tcPr><w:tcW w:w="1245" w:type="dxa"/><w:tcBorders><w:top w:val="single" w:sz="6" w:space="0" w:color="auto"/><w:left w:val="single" w:sz="6" w:space="0" w:color="auto"/><w:bottom w:val="single" w:sz="6" w:space="0" w:color="auto"/><w:right w:val="single" w:sz="6" w:space="0" w:color="auto"/></w:tcBorders><w:shd w:val="clear" w:color="auto" w:fill="D9D9D9"/><w:vAlign w:val="center"/><w:hideMark/></w:tcPr><w:p w14:paraId="6B26B9CE" w14:textId="77777777" w:rsidR="00243EDE" w:rsidRPr="00243EDE" w:rsidRDefault="00243EDE" w:rsidP="00243EDE"><w:pPr><w:rPr><w:lang w:val="en-GB" w:eastAsia="ja-JP"/></w:rPr></w:pPr><w:r><w:rPr><w:lang w:eastAsia="ja-JP"/></w:rPr><w:t>2</w:t></w:r><w:r><w:rPr><w:lang w:val="en-GB" w:eastAsia="ja-JP"/></w:rPr><w:t> </w:t></w:r></w:p></w:tc></w:tr><w:tr w:rsidR="00243EDE" w:rsidRPr="00BE5BA9" w14:paraId="26DFC9D1"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3837C1DE" w14:textId="5421F7FB" w:rsidR="00243EDE" w:rsidRPr="00243EDE" w:rsidRDefault="008472B9" w:rsidP="00243EDE"><w:pPr><w:rPr><w:lang w:val="en-GB" w:eastAsia="ja-JP"/></w:rPr></w:pPr><w:r><w:rPr><w:lang w:val="en-GB" w:eastAsia="ja-JP"/></w:rPr><w:t>Diverse CPU-, Modem-Carrier- und SSD-Carrier-Blades</w:t></w:r></w:p></w:tc><w:tc><w:tcPr><w:tcW w:w="2115" w:type="dxa"/><w:tcBorders><w:top w:val="single" w:sz="6" w:space="0" w:color="auto"/><w:left w:val="single" w:sz="6" w:space="0" w:color="auto"/><w:bottom w:val="single" w:sz="6" w:space="0" w:color="auto"/><w:right w:val="single" w:sz="6" w:space="0" w:color="auto"/></w:tcBorders><w:shd w:val="clear" w:color="auto" w:fill="D9D9D9"/><w:hideMark/></w:tcPr><w:p w14:paraId="4E154035" w14:textId="77777777" w:rsidR="00243EDE" w:rsidRPr="00243EDE" w:rsidRDefault="00243EDE" w:rsidP="00243EDE"><w:pPr><w:rPr><w:lang w:val="en-GB" w:eastAsia="ja-JP"/></w:rPr></w:pP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204D13F0" w14:textId="77777777" w:rsidR="00243EDE" w:rsidRPr="00243EDE" w:rsidRDefault="00243EDE" w:rsidP="00243EDE"><w:pPr><w:rPr><w:lang w:val="en-GB" w:eastAsia="ja-JP"/></w:rPr></w:pPr><w:r><w:rPr><w:lang w:val="en-GB" w:eastAsia="ja-JP"/></w:rPr><w:t> </w:t></w:r></w:p></w:tc><w:tc><w:tcPr><w:tcW w:w="1245" w:type="dxa"/><w:tcBorders><w:top w:val="single" w:sz="6" w:space="0" w:color="auto"/><w:left w:val="single" w:sz="6" w:space="0" w:color="auto"/><w:bottom w:val="single" w:sz="6" w:space="0" w:color="auto"/><w:right w:val="single" w:sz="6" w:space="0" w:color="auto"/></w:tcBorders><w:shd w:val="clear" w:color="auto" w:fill="D9D9D9"/><w:vAlign w:val="center"/><w:hideMark/></w:tcPr><w:p w14:paraId="48029A21" w14:textId="77777777" w:rsidR="00243EDE" w:rsidRPr="00243EDE" w:rsidRDefault="00243EDE" w:rsidP="00243EDE"><w:pPr><w:rPr><w:lang w:val="en-GB" w:eastAsia="ja-JP"/></w:rPr></w:pPr><w:r><w:rPr><w:lang w:val="en-GB" w:eastAsia="ja-JP"/></w:rPr><w:t> </w:t></w:r></w:p></w:tc></w:tr><w:tr w:rsidR="00243EDE" w:rsidRPr="00243EDE" w14:paraId="322E9D31"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724E2AFE" w14:textId="77777777" w:rsidR="00243EDE" w:rsidRPr="00243EDE" w:rsidRDefault="00243EDE" w:rsidP="00243EDE"><w:pPr><w:rPr><w:lang w:val="en-GB" w:eastAsia="ja-JP"/></w:rPr></w:pPr><w:r><w:rPr><w:lang w:eastAsia="ja-JP"/></w:rPr><w:lastRenderedPageBreak/><w:t>1 TB SSD</w:t></w:r><w:r><w:rPr><w:lang w:val="en-GB" w:eastAsia="ja-JP"/></w:rPr><w:t> </w:t></w:r></w:p></w:tc><w:tc><w:tcPr><w:tcW w:w="2115" w:type="dxa"/><w:tcBorders><w:top w:val="single" w:sz="6" w:space="0" w:color="auto"/><w:left w:val="single" w:sz="6" w:space="0" w:color="auto"/><w:bottom w:val="single" w:sz="6" w:space="0" w:color="auto"/><w:right w:val="single" w:sz="6" w:space="0" w:color="auto"/></w:tcBorders><w:shd w:val="clear" w:color="auto" w:fill="D9D9D9"/><w:hideMark/></w:tcPr><w:p w14:paraId="3BD44AD5" w14:textId="77777777" w:rsidR="00243EDE" w:rsidRPr="00243EDE" w:rsidRDefault="00243EDE" w:rsidP="00243EDE"><w:pPr><w:rPr><w:lang w:val="en-GB" w:eastAsia="ja-JP"/></w:rPr></w:pP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5A47B142" w14:textId="77777777" w:rsidR="00243EDE" w:rsidRPr="00243EDE" w:rsidRDefault="00243EDE" w:rsidP="00243EDE"><w:pPr><w:rPr><w:lang w:val="en-GB" w:eastAsia="ja-JP"/></w:rPr></w:pPr><w:r><w:rPr><w:lang w:eastAsia="ja-JP"/></w:rPr><w:t> </w:t></w:r><w:r><w:rPr><w:lang w:val="en-GB" w:eastAsia="ja-JP"/></w:rPr><w:t> </w:t></w:r></w:p></w:tc><w:tc><w:tcPr><w:tcW w:w="1245" w:type="dxa"/><w:tcBorders><w:top w:val="single" w:sz="6" w:space="0" w:color="auto"/><w:left w:val="single" w:sz="6" w:space="0" w:color="auto"/><w:bottom w:val="single" w:sz="6" w:space="0" w:color="auto"/><w:right w:val="single" w:sz="6" w:space="0" w:color="auto"/></w:tcBorders><w:shd w:val="clear" w:color="auto" w:fill="D9D9D9"/><w:vAlign w:val="center"/><w:hideMark/></w:tcPr><w:p w14:paraId="0B680FB1" w14:textId="77777777" w:rsidR="00243EDE" w:rsidRPr="00243EDE" w:rsidRDefault="00243EDE" w:rsidP="00243EDE"><w:pPr><w:rPr><w:lang w:val="en-GB" w:eastAsia="ja-JP"/></w:rPr></w:pPr><w:r><w:rPr><w:lang w:eastAsia="ja-JP"/></w:rPr><w:t>2</w:t></w:r><w:r><w:rPr><w:lang w:val="en-GB" w:eastAsia="ja-JP"/></w:rPr><w:t> </w:t></w:r></w:p></w:tc></w:tr><w:tr w:rsidR="008472B9" w:rsidRPr="00243EDE" w14:paraId="554A778D"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41513ADD" w14:textId="77777777" w:rsidR="008472B9" w:rsidRPr="00243EDE" w:rsidRDefault="008472B9" w:rsidP="008472B9"><w:pPr><w:rPr><w:lang w:val="en-GB" w:eastAsia="ja-JP"/></w:rPr></w:pPr><w:r><w:rPr><w:b/><w:bCs/><w:lang w:eastAsia="ja-JP"/></w:rPr><w:t>Access Point: </w:t></w:r><w:r><w:rPr><w:lang w:val="en-GB" w:eastAsia="ja-JP"/></w:rPr><w:t> </w:t></w:r></w:p><w:p w14:paraId="644C16DC" w14:textId="07C16F26" w:rsidR="008472B9" w:rsidRPr="00243EDE" w:rsidRDefault="008472B9" w:rsidP="008472B9"><w:pPr><w:rPr><w:lang w:val="en-GB" w:eastAsia="ja-JP"/></w:rPr></w:pPr><w:r><w:rPr><w:b/><w:bCs/><w:lang w:eastAsia="ja-JP"/></w:rPr><w:t>Westermo Ibex 610</w:t></w:r><w:r><w:rPr><w:lang w:val="en-GB" w:eastAsia="ja-JP"/></w:rPr><w:t> </w:t></w:r></w:p></w:tc><w:tc><w:tcPr><w:tcW w:w="2115" w:type="dxa"/><w:tcBorders><w:top w:val="single" w:sz="6" w:space="0" w:color="auto"/><w:left w:val="single" w:sz="6" w:space="0" w:color="auto"/><w:bottom w:val="single" w:sz="6" w:space="0" w:color="auto"/><w:right w:val="single" w:sz="6" w:space="0" w:color="auto"/></w:tcBorders><w:shd w:val="clear" w:color="auto" w:fill="D9D9D9"/><w:vAlign w:val="center"/><w:hideMark/></w:tcPr><w:p w14:paraId="5615E94F" w14:textId="428F4AD0" w:rsidR="008472B9" w:rsidRPr="00243EDE" w:rsidRDefault="008472B9" w:rsidP="008472B9"><w:pPr><w:rPr><w:lang w:val="en-GB" w:eastAsia="ja-JP"/></w:rPr></w:pPr><w:r><w:rPr><w:lang w:eastAsia="ja-JP"/></w:rPr><w:t>Nomad</w:t></w: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21A4716A" w14:textId="7B3E5B52" w:rsidR="008472B9" w:rsidRPr="00243EDE" w:rsidRDefault="008472B9" w:rsidP="008472B9"><w:pPr><w:rPr><w:lang w:val="en-GB" w:eastAsia="ja-JP"/></w:rPr></w:pPr><w:r><w:rPr><w:lang w:eastAsia="ja-JP"/></w:rPr><w:t>NMID 1043</w:t></w:r><w:r><w:rPr><w:lang w:val="en-GB" w:eastAsia="ja-JP"/></w:rPr><w:t> </w:t></w:r></w:p></w:tc><w:tc><w:tcPr><w:tcW w:w="1245" w:type="dxa"/><w:tcBorders><w:top w:val="single" w:sz="6" w:space="0" w:color="auto"/><w:left w:val="single" w:sz="6" w:space="0" w:color="auto"/><w:bottom w:val="nil"/><w:right w:val="single" w:sz="6" w:space="0" w:color="auto"/></w:tcBorders><w:shd w:val="clear" w:color="auto" w:fill="D9D9D9"/><w:vAlign w:val="center"/><w:hideMark/></w:tcPr><w:p w14:paraId="3C9FB0B2" w14:textId="77777777" w:rsidR="008472B9" w:rsidRPr="00243EDE" w:rsidRDefault="008472B9" w:rsidP="008472B9"><w:pPr><w:rPr><w:lang w:val="en-GB" w:eastAsia="ja-JP"/></w:rPr></w:pPr><w:r><w:rPr><w:lang w:eastAsia="ja-JP"/></w:rPr><w:t>4</w:t></w:r><w:r><w:rPr><w:lang w:val="en-GB" w:eastAsia="ja-JP"/></w:rPr><w:t> </w:t></w:r></w:p></w:tc></w:tr><w:tr w:rsidR="00243EDE" w:rsidRPr="00243EDE" w14:paraId="1888ED02"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3DE19FA1" w14:textId="66B3AF19" w:rsidR="00243EDE" w:rsidRPr="00243EDE" w:rsidRDefault="00243EDE" w:rsidP="00243EDE"><w:pPr><w:rPr><w:lang w:val="en-GB" w:eastAsia="ja-JP"/></w:rPr></w:pPr><w:r><w:rPr><w:b/><w:bCs/><w:lang w:val="en-GB" w:eastAsia="ja-JP"/></w:rPr><w:t xml:space="preserve">Switch: </w:t></w:r><w:proofErr w:type="spellStart"/><w:r><w:rPr><w:b/><w:bCs/><w:lang w:val="en-GB" w:eastAsia="ja-JP"/></w:rPr><w:t>VDSRail</w:t></w:r><w:proofErr w:type="spellEnd"/><w:r><w:rPr><w:b/><w:bCs/><w:lang w:val="en-GB" w:eastAsia="ja-JP"/></w:rPr><w:t xml:space="preserve"> DS-CSWP28 (28 port)</w:t></w:r><w:r><w:rPr><w:lang w:val="en-GB" w:eastAsia="ja-JP"/></w:rPr><w:t> </w:t></w:r></w:p></w:tc><w:tc><w:tcPr><w:tcW w:w="2115" w:type="dxa"/><w:tcBorders><w:top w:val="single" w:sz="6" w:space="0" w:color="auto"/><w:left w:val="single" w:sz="6" w:space="0" w:color="auto"/><w:bottom w:val="single" w:sz="6" w:space="0" w:color="auto"/><w:right w:val="single" w:sz="6" w:space="0" w:color="auto"/></w:tcBorders><w:shd w:val="clear" w:color="auto" w:fill="D9D9D9"/><w:hideMark/></w:tcPr><w:p w14:paraId="13B5B6F6" w14:textId="77777777" w:rsidR="00243EDE" w:rsidRPr="00243EDE" w:rsidRDefault="00243EDE" w:rsidP="00243EDE"><w:pPr><w:rPr><w:lang w:val="en-GB" w:eastAsia="ja-JP"/></w:rPr></w:pPr><w:r><w:rPr><w:lang w:eastAsia="ja-JP"/></w:rPr><w:t>Nomad</w:t></w: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3D38BC2E" w14:textId="77777777" w:rsidR="00243EDE" w:rsidRPr="00243EDE" w:rsidRDefault="00243EDE" w:rsidP="00243EDE"><w:pPr><w:rPr><w:lang w:val="en-GB" w:eastAsia="ja-JP"/></w:rPr></w:pPr><w:r><w:rPr><w:lang w:eastAsia="ja-JP"/></w:rPr><w:t>NMID 1143</w:t></w:r><w:r><w:rPr><w:lang w:val="en-GB" w:eastAsia="ja-JP"/></w:rPr><w:t> </w:t></w:r></w:p></w:tc><w:tc><w:tcPr><w:tcW w:w="1245" w:type="dxa"/><w:tcBorders><w:top w:val="single" w:sz="6" w:space="0" w:color="auto"/><w:left w:val="single" w:sz="6" w:space="0" w:color="auto"/><w:bottom w:val="nil"/><w:right w:val="single" w:sz="6" w:space="0" w:color="auto"/></w:tcBorders><w:shd w:val="clear" w:color="auto" w:fill="D9D9D9"/><w:vAlign w:val="center"/><w:hideMark/></w:tcPr><w:p w14:paraId="44980F1F" w14:textId="77777777" w:rsidR="00243EDE" w:rsidRPr="00243EDE" w:rsidRDefault="00243EDE" w:rsidP="00243EDE"><w:pPr><w:rPr><w:lang w:val="en-GB" w:eastAsia="ja-JP"/></w:rPr></w:pPr><w:r><w:rPr><w:lang w:eastAsia="ja-JP"/></w:rPr><w:t>3</w:t></w:r><w:r><w:rPr><w:lang w:val="en-GB" w:eastAsia="ja-JP"/></w:rPr><w:t> </w:t></w:r></w:p></w:tc></w:tr><w:tr w:rsidR="00243EDE" w:rsidRPr="00243EDE" w14:paraId="12716971"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57F929E9" w14:textId="77777777" w:rsidR="00243EDE" w:rsidRPr="00243EDE" w:rsidRDefault="00243EDE" w:rsidP="00243EDE"><w:pPr><w:rPr><w:lang w:val="en-GB" w:eastAsia="ja-JP"/></w:rPr></w:pPr><w:r><w:rPr><w:b/><w:bCs/><w:lang w:eastAsia="ja-JP"/></w:rPr><w:t>Sencity Rail MULTI Antenna 1399.99.0307</w:t></w:r><w:r><w:rPr><w:lang w:val="en-GB" w:eastAsia="ja-JP"/></w:rPr><w:t> </w:t></w:r></w:p></w:tc><w:tc><w:tcPr><w:tcW w:w="2115" w:type="dxa"/><w:tcBorders><w:top w:val="single" w:sz="6" w:space="0" w:color="auto"/><w:left w:val="single" w:sz="6" w:space="0" w:color="auto"/><w:bottom w:val="single" w:sz="6" w:space="0" w:color="auto"/><w:right w:val="single" w:sz="6" w:space="0" w:color="auto"/></w:tcBorders><w:shd w:val="clear" w:color="auto" w:fill="D9D9D9"/><w:hideMark/></w:tcPr><w:p w14:paraId="0CC9B4BA" w14:textId="77777777" w:rsidR="00243EDE" w:rsidRPr="00243EDE" w:rsidRDefault="00243EDE" w:rsidP="00243EDE"><w:pPr><w:rPr><w:lang w:val="en-GB" w:eastAsia="ja-JP"/></w:rPr></w:pPr><w:r><w:rPr><w:lang w:eastAsia="ja-JP"/></w:rPr><w:t>Stadler</w:t></w: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3126F852" w14:textId="77777777" w:rsidR="00243EDE" w:rsidRPr="00243EDE" w:rsidRDefault="00243EDE" w:rsidP="00243EDE"><w:pPr><w:rPr><w:lang w:val="en-GB" w:eastAsia="ja-JP"/></w:rPr></w:pPr><w:r><w:rPr><w:lang w:val="en-GB" w:eastAsia="ja-JP"/></w:rPr><w:t> </w:t></w:r></w:p></w:tc><w:tc><w:tcPr><w:tcW w:w="1245" w:type="dxa"/><w:tcBorders><w:top w:val="single" w:sz="6" w:space="0" w:color="auto"/><w:left w:val="single" w:sz="6" w:space="0" w:color="auto"/><w:bottom w:val="single" w:sz="6" w:space="0" w:color="auto"/><w:right w:val="single" w:sz="6" w:space="0" w:color="auto"/></w:tcBorders><w:shd w:val="clear" w:color="auto" w:fill="D9D9D9"/><w:vAlign w:val="center"/><w:hideMark/></w:tcPr><w:p w14:paraId="3F1136D5" w14:textId="77777777" w:rsidR="00243EDE" w:rsidRPr="00243EDE" w:rsidRDefault="00243EDE" w:rsidP="00243EDE"><w:pPr><w:rPr><w:lang w:val="en-GB" w:eastAsia="ja-JP"/></w:rPr></w:pPr><w:r><w:rPr><w:lang w:eastAsia="ja-JP"/></w:rPr><w:t>4</w:t></w:r><w:r><w:rPr><w:lang w:val="en-GB" w:eastAsia="ja-JP"/></w:rPr><w:t> </w:t></w:r></w:p></w:tc></w:tr></w:tbl><w:p w14:paraId="23E6C249" w14:textId="77777777" w:rsidR="00243EDE" w:rsidRPr="00243EDE" w:rsidRDefault="00243EDE" w:rsidP="00243EDE"><w:pPr><w:rPr><w:lang w:val="en-GB" w:eastAsia="ja-JP"/></w:rPr></w:pPr><w:r><w:rPr><w:lang w:val="en-GB" w:eastAsia="ja-JP"/></w:rPr><w:t> </w:t></w:r></w:p><w:tbl><w:tblPr><w:tblW w:w="9315" w:type="dxa"/><w:tblBorders><w:top w:val="outset" w:sz="6" w:space="0" w:color="auto"/><w:left w:val="outset" w:sz="6" w:space="0" w:color="auto"/><w:bottom w:val="outset" w:sz="6" w:space="0" w:color="auto"/><w:right w:val="outset" w:sz="6" w:space="0" w:color="auto"/></w:tblBorders><w:tblCellMar><w:top w:w="57" w:type="dxa"/><w:left w:w="57" w:type="dxa"/><w:bottom w:w="57" w:type="dxa"/><w:right w:w="57" w:type="dxa"/></w:tblCellMar><w:tblLook w:val="04A0" w:firstRow="1" w:lastRow="0" w:firstColumn="1" w:lastColumn="0" w:noHBand="0" w:noVBand="1"/></w:tblPr><w:tblGrid><w:gridCol w:w="2685"/><w:gridCol w:w="1155"/><w:gridCol w:w="2115"/><w:gridCol w:w="270"/><w:gridCol w:w="1845"/><w:gridCol w:w="1245"/></w:tblGrid><w:tr w:rsidR="00243EDE" w:rsidRPr="00243EDE" w14:paraId="5FA7EBDC" w14:textId="77777777" w:rsidTr="008472B9"><w:trPr><w:trHeight w:val="300"/></w:trPr><w:tc><w:tcPr><w:tcW w:w="2685" w:type="dxa"/><w:tcBorders><w:top w:val="single" w:sz="6" w:space="0" w:color="auto"/><w:left w:val="single" w:sz="6" w:space="0" w:color="auto"/><w:bottom w:val="single" w:sz="6" w:space="0" w:color="auto"/><w:right w:val="nil"/></w:tcBorders><w:shd w:val="clear" w:color="auto" w:fill="FFC000"/><w:vAlign w:val="center"/><w:hideMark/></w:tcPr><w:p w14:paraId="66B820C4" w14:textId="4D0D8B64" w:rsidR="00243EDE" w:rsidRPr="008472B9" w:rsidRDefault="008472B9" w:rsidP="00243EDE"><w:pPr><w:rPr><w:lang w:eastAsia="ja-JP"/></w:rPr></w:pPr><w:r><w:rPr><w:b/><w:bCs/><w:lang w:eastAsia="ja-JP"/></w:rPr><w:t>Liste der Hauptkomponenten – Endwagon (100)</w:t></w:r><w:r><w:rPr><w:lang w:eastAsia="ja-JP"/></w:rPr><w:t> </w:t></w:r></w:p></w:tc><w:tc><w:tcPr><w:tcW w:w="1155" w:type="dxa"/><w:tcBorders><w:top w:val="single" w:sz="6" w:space="0" w:color="auto"/><w:left w:val="nil"/><w:bottom w:val="single" w:sz="6" w:space="0" w:color="auto"/><w:right w:val="nil"/></w:tcBorders><w:shd w:val="clear" w:color="auto" w:fill="FFC000"/><w:vAlign w:val="center"/><w:hideMark/></w:tcPr><w:p w14:paraId="40CDEC86" w14:textId="77777777" w:rsidR="00243EDE" w:rsidRPr="00243EDE" w:rsidRDefault="00243EDE" w:rsidP="00243EDE"><w:pPr><w:rPr><w:lang w:val="en-GB" w:eastAsia="ja-JP"/></w:rPr></w:pPr><w:r><w:rPr><w:b/><w:bCs/><w:lang w:val="en-GB" w:eastAsia="ja-JP"/></w:rPr><w:t> </w:t></w:r><w:r><w:rPr><w:lang w:val="en-GB" w:eastAsia="ja-JP"/></w:rPr><w:t> </w:t></w:r></w:p></w:tc><w:tc><w:tcPr><w:tcW w:w="2115" w:type="dxa"/><w:tcBorders><w:top w:val="single" w:sz="6" w:space="0" w:color="auto"/><w:left w:val="nil"/><w:bottom w:val="single" w:sz="6" w:space="0" w:color="auto"/><w:right w:val="nil"/></w:tcBorders><w:shd w:val="clear" w:color="auto" w:fill="FFC000"/><w:hideMark/></w:tcPr><w:p w14:paraId="36F7AB0B" w14:textId="77777777" w:rsidR="00243EDE" w:rsidRPr="00243EDE" w:rsidRDefault="00243EDE" w:rsidP="00243EDE"><w:pPr><w:rPr><w:lang w:val="en-GB" w:eastAsia="ja-JP"/></w:rPr></w:pPr><w:r><w:rPr><w:lang w:val="en-GB" w:eastAsia="ja-JP"/></w:rPr><w:t> </w:t></w:r></w:p></w:tc><w:tc><w:tcPr><w:tcW w:w="270" w:type="dxa"/><w:tcBorders><w:top w:val="single" w:sz="6" w:space="0" w:color="auto"/><w:left w:val="nil"/><w:bottom w:val="single" w:sz="6" w:space="0" w:color="auto"/><w:right w:val="nil"/></w:tcBorders><w:shd w:val="clear" w:color="auto" w:fill="FFC000"/><w:vAlign w:val="center"/><w:hideMark/></w:tcPr><w:p w14:paraId="5669A115" w14:textId="77777777" w:rsidR="00243EDE" w:rsidRPr="00243EDE" w:rsidRDefault="00243EDE" w:rsidP="00243EDE"><w:pPr><w:rPr><w:lang w:val="en-GB" w:eastAsia="ja-JP"/></w:rPr></w:pPr><w:r><w:rPr><w:b/><w:bCs/><w:lang w:val="en-GB" w:eastAsia="ja-JP"/></w:rPr><w:t> </w:t></w:r><w:r><w:rPr><w:lang w:val="en-GB" w:eastAsia="ja-JP"/></w:rPr><w:t> </w:t></w:r></w:p></w:tc><w:tc><w:tcPr><w:tcW w:w="1845" w:type="dxa"/><w:tcBorders><w:top w:val="single" w:sz="6" w:space="0" w:color="auto"/><w:left w:val="nil"/><w:bottom w:val="single" w:sz="6" w:space="0" w:color="auto"/><w:right w:val="nil"/></w:tcBorders><w:shd w:val="clear" w:color="auto" w:fill="FFC000"/><w:vAlign w:val="center"/><w:hideMark/></w:tcPr><w:p w14:paraId="2D558589" w14:textId="77777777" w:rsidR="00243EDE" w:rsidRPr="00243EDE" w:rsidRDefault="00243EDE" w:rsidP="00243EDE"><w:pPr><w:rPr><w:lang w:val="en-GB" w:eastAsia="ja-JP"/></w:rPr></w:pPr><w:r><w:rPr><w:lang w:val="en-GB" w:eastAsia="ja-JP"/></w:rPr><w:t>  </w:t></w:r></w:p></w:tc><w:tc><w:tcPr><w:tcW w:w="1245" w:type="dxa"/><w:tcBorders><w:top w:val="single" w:sz="6" w:space="0" w:color="auto"/><w:left w:val="nil"/><w:bottom w:val="single" w:sz="6" w:space="0" w:color="auto"/><w:right w:val="single" w:sz="6" w:space="0" w:color="auto"/></w:tcBorders><w:shd w:val="clear" w:color="auto" w:fill="FFC000"/><w:vAlign w:val="center"/><w:hideMark/></w:tcPr><w:p w14:paraId="44F0A99E" w14:textId="77777777" w:rsidR="00243EDE" w:rsidRPr="00243EDE" w:rsidRDefault="00243EDE" w:rsidP="00243EDE"><w:pPr><w:rPr><w:lang w:val="en-GB" w:eastAsia="ja-JP"/></w:rPr></w:pPr><w:r><w:rPr><w:lang w:val="en-GB" w:eastAsia="ja-JP"/></w:rPr><w:t>  </w:t></w:r></w:p></w:tc></w:tr><w:tr w:rsidR="008472B9" w:rsidRPr="00243EDE" w14:paraId="61C526F1" w14:textId="77777777" w:rsidTr="008472B9"><w:trPr><w:trHeight w:val="300"/></w:trPr><w:tc><w:tcPr><w:tcW w:w="3840" w:type="dxa"/><w:gridSpan w:val="2"/><w:tcBorders><w:top w:val="single" w:sz="6" w:space="0" w:color="auto"/><w:left w:val="single" w:sz="6" w:space="0" w:color="auto"/><w:bottom w:val="single" w:sz="6" w:space="0" w:color="auto"/><w:right w:val="single" w:sz="6" w:space="0" w:color="000000"/></w:tcBorders><w:shd w:val="clear" w:color="auto" w:fill="404040"/><w:vAlign w:val="center"/><w:hideMark/></w:tcPr><w:p w14:paraId="4810527A" w14:textId="16999DFB" w:rsidR="008472B9" w:rsidRPr="00243EDE" w:rsidRDefault="008472B9" w:rsidP="008472B9"><w:pPr><w:rPr><w:lang w:val="en-GB" w:eastAsia="ja-JP"/></w:rPr></w:pPr><w:proofErr w:type="spellStart"/><w:r><w:rPr><w:b/><w:bCs/><w:lang w:val="en-GB" w:eastAsia="ja-JP"/></w:rPr><w:t>Gerätbeschreibung</w:t></w:r><w:proofErr w:type="spellEnd"/></w:p></w:tc><w:tc><w:tcPr><w:tcW w:w="2115" w:type="dxa"/><w:tcBorders><w:top w:val="nil"/><w:left w:val="nil"/><w:bottom w:val="single" w:sz="6" w:space="0" w:color="auto"/><w:right w:val="nil"/></w:tcBorders><w:shd w:val="clear" w:color="auto" w:fill="404040"/><w:hideMark/></w:tcPr><w:p w14:paraId="35390051" w14:textId="41F755DB" w:rsidR="008472B9" w:rsidRPr="00243EDE" w:rsidRDefault="008472B9" w:rsidP="008472B9"><w:pPr><w:rPr><w:lang w:val="en-GB" w:eastAsia="ja-JP"/></w:rPr></w:pPr><w:proofErr w:type="spellStart"/><w:r><w:rPr><w:b/><w:bCs/><w:lang w:val="en-GB" w:eastAsia="ja-JP"/></w:rPr><w:t>Lieferumfang</w:t></w:r><w:proofErr w:type="spellEnd"/></w:p></w:tc><w:tc><w:tcPr><w:tcW w:w="2115" w:type="dxa"/><w:gridSpan w:val="2"/><w:tcBorders><w:top w:val="nil"/><w:left w:val="nil"/><w:bottom w:val="single" w:sz="6" w:space="0" w:color="auto"/><w:right w:val="single" w:sz="6" w:space="0" w:color="auto"/></w:tcBorders><w:shd w:val="clear" w:color="auto" w:fill="404040"/><w:vAlign w:val="center"/><w:hideMark/></w:tcPr><w:p w14:paraId="66CDEFC7" w14:textId="1183BCAE" w:rsidR="008472B9" w:rsidRPr="00243EDE" w:rsidRDefault="008472B9" w:rsidP="008472B9"><w:pPr><w:rPr><w:lang w:val="en-GB" w:eastAsia="ja-JP"/></w:rPr></w:pPr><w:r><w:rPr><w:b/><w:bCs/><w:lang w:eastAsia="ja-JP"/></w:rPr><w:t>Nomad-ID Nummer</w:t></w:r><w:r><w:rPr><w:lang w:val="en-GB" w:eastAsia="ja-JP"/></w:rPr><w:t> </w:t></w:r></w:p></w:tc><w:tc><w:tcPr><w:tcW w:w="1245" w:type="dxa"/><w:tcBorders><w:top w:val="nil"/><w:left w:val="nil"/><w:bottom w:val="single" w:sz="6" w:space="0" w:color="auto"/><w:right w:val="single" w:sz="6" w:space="0" w:color="auto"/></w:tcBorders><w:shd w:val="clear" w:color="auto" w:fill="404040"/><w:vAlign w:val="center"/><w:hideMark/></w:tcPr><w:p w14:paraId="057482A8" w14:textId="7F744043" w:rsidR="008472B9" w:rsidRPr="00243EDE" w:rsidRDefault="008472B9" w:rsidP="008472B9"><w:pPr><w:rPr><w:lang w:val="en-GB" w:eastAsia="ja-JP"/></w:rPr></w:pPr><w:r><w:rPr><w:b/><w:bCs/><w:lang w:eastAsia="ja-JP"/></w:rPr><w:t>Menge </w:t></w:r><w:r><w:rPr><w:lang w:val="en-GB" w:eastAsia="ja-JP"/></w:rPr><w:t> </w:t></w:r></w:p></w:tc></w:tr><w:tr w:rsidR="00243EDE" w:rsidRPr="00243EDE" w14:paraId="780C39B5"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6373E96E" w14:textId="77777777" w:rsidR="00243EDE" w:rsidRPr="00243EDE" w:rsidRDefault="00243EDE" w:rsidP="00243EDE"><w:pPr><w:rPr><w:lang w:val="en-GB" w:eastAsia="ja-JP"/></w:rPr></w:pPr><w:r><w:rPr><w:b/><w:bCs/><w:lang w:eastAsia="ja-JP"/></w:rPr><w:t>Access Point: </w:t></w:r><w:r><w:rPr><w:lang w:val="en-GB" w:eastAsia="ja-JP"/></w:rPr><w:t> </w:t></w:r></w:p><w:p w14:paraId="70CF00CB" w14:textId="63638AA5" w:rsidR="00243EDE" w:rsidRPr="00243EDE" w:rsidRDefault="00243EDE" w:rsidP="00243EDE"><w:pPr><w:rPr><w:lang w:val="en-GB" w:eastAsia="ja-JP"/></w:rPr></w:pPr><w:r><w:rPr><w:b/><w:bCs/><w:lang w:eastAsia="ja-JP"/></w:rPr><w:t>Westermo Ibex 610</w:t></w:r><w:r><w:rPr><w:lang w:val="en-GB" w:eastAsia="ja-JP"/></w:rPr><w:t> </w:t></w:r></w:p></w:tc><w:tc><w:tcPr><w:tcW w:w="2115" w:type="dxa"/><w:tcBorders><w:top w:val="single" w:sz="6" w:space="0" w:color="auto"/><w:left w:val="single" w:sz="6" w:space="0" w:color="auto"/><w:bottom w:val="single" w:sz="6" w:space="0" w:color="auto"/><w:right w:val="single" w:sz="6" w:space="0" w:color="auto"/></w:tcBorders><w:shd w:val="clear" w:color="auto" w:fill="D9D9D9"/><w:vAlign w:val="center"/><w:hideMark/></w:tcPr><w:p w14:paraId="4D74E83C" w14:textId="29D24500" w:rsidR="00243EDE" w:rsidRPr="00243EDE" w:rsidRDefault="00243EDE" w:rsidP="008472B9"><w:pPr><w:rPr><w:lang w:val="en-GB" w:eastAsia="ja-JP"/></w:rPr></w:pPr><w:r><w:rPr><w:lang w:val="en-GB" w:eastAsia="ja-JP"/></w:rPr><w:t> </w:t></w:r><w:r><w:rPr><w:lang w:eastAsia="ja-JP"/></w:rPr><w:t>Nomad</w:t></w: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18FE1992" w14:textId="77777777" w:rsidR="00243EDE" w:rsidRPr="00243EDE" w:rsidRDefault="00243EDE" w:rsidP="00243EDE"><w:pPr><w:rPr><w:lang w:val="en-GB" w:eastAsia="ja-JP"/></w:rPr></w:pPr><w:r><w:rPr><w:lang w:eastAsia="ja-JP"/></w:rPr><w:t>NMID 1043</w:t></w:r><w:r><w:rPr><w:lang w:val="en-GB" w:eastAsia="ja-JP"/></w:rPr><w:t> </w:t></w:r></w:p></w:tc><w:tc><w:tcPr><w:tcW w:w="1245" w:type="dxa"/><w:tcBorders><w:top w:val="single" w:sz="6" w:space="0" w:color="auto"/><w:left w:val="single" w:sz="6" w:space="0" w:color="auto"/><w:bottom w:val="nil"/><w:right w:val="single" w:sz="6" w:space="0" w:color="auto"/></w:tcBorders><w:shd w:val="clear" w:color="auto" w:fill="D9D9D9"/><w:vAlign w:val="center"/><w:hideMark/></w:tcPr><w:p w14:paraId="6727AC5C" w14:textId="77777777" w:rsidR="00243EDE" w:rsidRPr="00243EDE" w:rsidRDefault="00243EDE" w:rsidP="00243EDE"><w:pPr><w:rPr><w:lang w:val="en-GB" w:eastAsia="ja-JP"/></w:rPr></w:pPr><w:r><w:rPr><w:lang w:eastAsia="ja-JP"/></w:rPr><w:t>4</w:t></w:r><w:r><w:rPr><w:lang w:val="en-GB" w:eastAsia="ja-JP"/></w:rPr><w:t> </w:t></w:r></w:p></w:tc></w:tr><w:tr w:rsidR="00243EDE" w:rsidRPr="00243EDE" w14:paraId="1E7553AF"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080ED15D" w14:textId="77777777" w:rsidR="00243EDE" w:rsidRPr="00243EDE" w:rsidRDefault="00243EDE" w:rsidP="00243EDE"><w:pPr><w:rPr><w:lang w:val="en-GB" w:eastAsia="ja-JP"/></w:rPr></w:pPr><w:r><w:rPr><w:b/><w:bCs/><w:lang w:val="en-GB" w:eastAsia="ja-JP"/></w:rPr><w:t xml:space="preserve">Switch: </w:t></w:r><w:proofErr w:type="spellStart"/><w:r><w:rPr><w:b/><w:bCs/><w:lang w:val="en-GB" w:eastAsia="ja-JP"/></w:rPr><w:t>VDSRail</w:t></w:r><w:proofErr w:type="spellEnd"/><w:r><w:rPr><w:b/><w:bCs/><w:lang w:val="en-GB" w:eastAsia="ja-JP"/></w:rPr><w:t xml:space="preserve"> DS-CSWP28 (28 port)</w:t></w:r><w:r><w:rPr><w:lang w:val="en-GB" w:eastAsia="ja-JP"/></w:rPr><w:t> </w:t></w:r></w:p><w:p w14:paraId="3B8292F5" w14:textId="77777777" w:rsidR="00243EDE" w:rsidRPr="00243EDE" w:rsidRDefault="00243EDE" w:rsidP="00243EDE"><w:pPr><w:rPr><w:lang w:val="en-GB" w:eastAsia="ja-JP"/></w:rPr></w:pPr><w:r><w:rPr><w:lang w:val="en-GB" w:eastAsia="ja-JP"/></w:rPr><w:t> </w:t></w:r></w:p></w:tc><w:tc><w:tcPr><w:tcW w:w="2115" w:type="dxa"/><w:tcBorders><w:top w:val="single" w:sz="6" w:space="0" w:color="auto"/><w:left w:val="single" w:sz="6" w:space="0" w:color="auto"/><w:bottom w:val="single" w:sz="6" w:space="0" w:color="auto"/><w:right w:val="single" w:sz="6" w:space="0" w:color="auto"/></w:tcBorders><w:shd w:val="clear" w:color="auto" w:fill="D9D9D9"/><w:vAlign w:val="center"/><w:hideMark/></w:tcPr><w:p w14:paraId="1B4CA75C" w14:textId="77777777" w:rsidR="00243EDE" w:rsidRPr="00243EDE" w:rsidRDefault="00243EDE" w:rsidP="00243EDE"><w:pPr><w:rPr><w:lang w:val="en-GB" w:eastAsia="ja-JP"/></w:rPr></w:pPr><w:r><w:rPr><w:lang w:eastAsia="ja-JP"/></w:rPr><w:t>Nomad</w:t></w: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66BD2C8B" w14:textId="77777777" w:rsidR="00243EDE" w:rsidRPr="00243EDE" w:rsidRDefault="00243EDE" w:rsidP="00243EDE"><w:pPr><w:rPr><w:lang w:val="en-GB" w:eastAsia="ja-JP"/></w:rPr></w:pPr><w:r><w:rPr><w:lang w:eastAsia="ja-JP"/></w:rPr><w:t>NMID 1143</w:t></w:r><w:r><w:rPr><w:lang w:val="en-GB" w:eastAsia="ja-JP"/></w:rPr><w:t> </w:t></w:r></w:p></w:tc><w:tc><w:tcPr><w:tcW w:w="1245" w:type="dxa"/><w:tcBorders><w:top w:val="single" w:sz="6" w:space="0" w:color="auto"/><w:left w:val="single" w:sz="6" w:space="0" w:color="auto"/><w:bottom w:val="single" w:sz="6" w:space="0" w:color="auto"/><w:right w:val="single" w:sz="6" w:space="0" w:color="auto"/></w:tcBorders><w:shd w:val="clear" w:color="auto" w:fill="D9D9D9"/><w:vAlign w:val="center"/><w:hideMark/></w:tcPr><w:p w14:paraId="0262AC36" w14:textId="77777777" w:rsidR="00243EDE" w:rsidRPr="00243EDE" w:rsidRDefault="00243EDE" w:rsidP="00243EDE"><w:pPr><w:rPr><w:lang w:val="en-GB" w:eastAsia="ja-JP"/></w:rPr></w:pPr><w:r><w:rPr><w:lang w:eastAsia="ja-JP"/></w:rPr><w:t>3</w:t></w:r><w:r><w:rPr><w:lang w:val="en-GB" w:eastAsia="ja-JP"/></w:rPr><w:t> </w:t></w:r></w:p></w:tc></w:tr><w:tr w:rsidR="00243EDE" w:rsidRPr="00243EDE" w14:paraId="12147CE8" w14:textId="77777777" w:rsidTr="008472B9"><w:trPr><w:trHeight w:val="300"/></w:trPr><w:tc><w:tcPr><w:tcW w:w="3840"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16181FAB" w14:textId="5ED98F4F" w:rsidR="00243EDE" w:rsidRPr="00490793" w:rsidRDefault="00243EDE" w:rsidP="00243EDE"><w:pPr><w:rPr><w:lang w:eastAsia="ja-JP"/></w:rPr></w:pPr><w:r><w:rPr><w:b/><w:bCs/><w:lang w:eastAsia="ja-JP"/></w:rPr><w:t xml:space="preserve">Sencity Omni-SR Slim MIMO Antenna (Intern) </w:t></w:r><w:r w:rsidRPr="00490793"><w:rPr><w:lang w:eastAsia="ja-JP"/></w:rPr><w:t> </w:t></w:r><w:r w:rsidRPr="00490793"><w:rPr><w:lang w:eastAsia="ja-JP"/></w:rPr><w:br/></w:r><w:r><w:rPr><w:b/><w:bCs/><w:lang w:eastAsia="ja-JP"/></w:rPr><w:t>Huber&amp;Suhner 6x6 MIMO Wifi6e 1399.35.0020</w:t></w:r><w:r w:rsidRPr="00490793"><w:rPr><w:lang w:eastAsia="ja-JP"/></w:rPr><w:t> </w:t></w:r></w:p></w:tc><w:tc><w:tcPr><w:tcW w:w="2115" w:type="dxa"/><w:tcBorders><w:top w:val="single" w:sz="6" w:space="0" w:color="auto"/><w:left w:val="single" w:sz="6" w:space="0" w:color="auto"/><w:bottom w:val="single" w:sz="6" w:space="0" w:color="auto"/><w:right w:val="single" w:sz="6" w:space="0" w:color="auto"/></w:tcBorders><w:shd w:val="clear" w:color="auto" w:fill="D9D9D9"/><w:vAlign w:val="center"/><w:hideMark/></w:tcPr><w:p w14:paraId="3683AB5A" w14:textId="77777777" w:rsidR="00243EDE" w:rsidRPr="00243EDE" w:rsidRDefault="00243EDE" w:rsidP="00243EDE"><w:pPr><w:rPr><w:lang w:val="en-GB" w:eastAsia="ja-JP"/></w:rPr></w:pPr><w:r><w:rPr><w:lang w:eastAsia="ja-JP"/></w:rPr><w:t>Stadler</w:t></w: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7451796E" w14:textId="77777777" w:rsidR="00243EDE" w:rsidRPr="00243EDE" w:rsidRDefault="00243EDE" w:rsidP="00243EDE"><w:pPr><w:rPr><w:lang w:val="en-GB" w:eastAsia="ja-JP"/></w:rPr></w:pPr><w:r><w:rPr><w:lang w:val="en-GB" w:eastAsia="ja-JP"/></w:rPr><w:t> </w:t></w:r></w:p></w:tc><w:tc><w:tcPr><w:tcW w:w="1245" w:type="dxa"/><w:tcBorders><w:top w:val="single" w:sz="6" w:space="0" w:color="auto"/><w:left w:val="single" w:sz="6" w:space="0" w:color="auto"/><w:bottom w:val="single" w:sz="6" w:space="0" w:color="auto"/><w:right w:val="single" w:sz="6" w:space="0" w:color="auto"/></w:tcBorders><w:shd w:val="clear" w:color="auto" w:fill="D9D9D9"/><w:vAlign w:val="center"/><w:hideMark/></w:tcPr><w:p w14:paraId="74AC53B7" w14:textId="77777777" w:rsidR="00243EDE" w:rsidRPr="00243EDE" w:rsidRDefault="00243EDE" w:rsidP="00243EDE"><w:pPr><w:rPr><w:lang w:val="en-GB" w:eastAsia="ja-JP"/></w:rPr></w:pPr><w:r><w:rPr><w:lang w:eastAsia="ja-JP"/></w:rPr><w:t>4</w:t></w:r><w:r><w:rPr><w:lang w:val="en-GB" w:eastAsia="ja-JP"/></w:rPr><w:t> </w:t></w:r></w:p></w:tc></w:tr></w:tbl><w:p w14:paraId="370899A3" w14:textId="77777777" w:rsidR="00243EDE" w:rsidRDefault="00243EDE" w:rsidP="00243EDE"><w:pPr><w:rPr><w:lang w:val="en-GB" w:eastAsia="ja-JP"/></w:rPr></w:pPr><w:r><w:rPr><w:lang w:val="en-GB" w:eastAsia="ja-JP"/></w:rPr><w:t> </w:t></w:r></w:p><w:p w14:paraId="376239CA" w14:textId="77777777" w:rsidR="008472B9" w:rsidRPr="00243EDE" w:rsidRDefault="008472B9" w:rsidP="00243EDE"><w:pPr><w:rPr><w:lang w:val="en-GB" w:eastAsia="ja-JP"/></w:rPr></w:pPr></w:p><w:tbl><w:tblPr><w:tblW w:w="9315" w:type="dxa"/><w:tblBorders><w:top w:val="outset" w:sz="6" w:space="0" w:color="auto"/><w:left w:val="outset" w:sz="6" w:space="0" w:color="auto"/><w:bottom w:val="outset" w:sz="6" w:space="0" w:color="auto"/><w:right w:val="outset" w:sz="6" w:space="0" w:color="auto"/></w:tblBorders><w:tblCellMar><w:top w:w="57" w:type="dxa"/><w:left w:w="57" w:type="dxa"/><w:bottom w:w="57" w:type="dxa"/><w:right w:w="57" w:type="dxa"/></w:tblCellMar><w:tblLook w:val="04A0" w:firstRow="1" w:lastRow="0" w:firstColumn="1" w:lastColumn="0" w:noHBand="0" w:noVBand="1"/></w:tblPr><w:tblGrid><w:gridCol w:w="2685"/><w:gridCol w:w="1140"/><w:gridCol w:w="2115"/><w:gridCol w:w="270"/><w:gridCol w:w="1845"/><w:gridCol w:w="1260"/></w:tblGrid><w:tr w:rsidR="00243EDE" w:rsidRPr="00243EDE" w14:paraId="0F2D17F2" w14:textId="77777777" w:rsidTr="008472B9"><w:trPr><w:trHeight w:val="300"/></w:trPr><w:tc><w:tcPr><w:tcW w:w="2685" w:type="dxa"/><w:tcBorders><w:top w:val="single" w:sz="6" w:space="0" w:color="auto"/><w:left w:val="single" w:sz="6" w:space="0" w:color="auto"/><w:bottom w:val="single" w:sz="6" w:space="0" w:color="auto"/><w:right w:val="nil"/></w:tcBorders><w:shd w:val="clear" w:color="auto" w:fill="FFC000"/><w:vAlign w:val="center"/><w:hideMark/></w:tcPr><w:p w14:paraId="5FFAD562" w14:textId="1C728B27" w:rsidR="00243EDE" w:rsidRPr="008472B9" w:rsidRDefault="008472B9" w:rsidP="00243EDE"><w:pPr><w:rPr><w:b/><w:bCs/><w:lang w:eastAsia="ja-JP"/></w:rPr></w:pPr><w:r><w:rPr><w:b/><w:bCs/><w:lang w:eastAsia="ja-JP"/></w:rPr><w:lastRenderedPageBreak/><w:t>Liste der Hauptkomponenten – alle Zwischenwagen (300, 200, 400, 600)</w:t></w:r></w:p></w:tc><w:tc><w:tcPr><w:tcW w:w="1140" w:type="dxa"/><w:tcBorders><w:top w:val="single" w:sz="6" w:space="0" w:color="auto"/><w:left w:val="nil"/><w:bottom w:val="single" w:sz="6" w:space="0" w:color="auto"/><w:right w:val="nil"/></w:tcBorders><w:shd w:val="clear" w:color="auto" w:fill="FFC000"/><w:vAlign w:val="center"/><w:hideMark/></w:tcPr><w:p w14:paraId="34D90245" w14:textId="77777777" w:rsidR="00243EDE" w:rsidRPr="00243EDE" w:rsidRDefault="00243EDE" w:rsidP="00243EDE"><w:pPr><w:rPr><w:lang w:val="en-GB" w:eastAsia="ja-JP"/></w:rPr></w:pPr><w:r><w:rPr><w:b/><w:bCs/><w:lang w:val="en-GB" w:eastAsia="ja-JP"/></w:rPr><w:t> </w:t></w:r><w:r><w:rPr><w:lang w:val="en-GB" w:eastAsia="ja-JP"/></w:rPr><w:t> </w:t></w:r></w:p></w:tc><w:tc><w:tcPr><w:tcW w:w="2115" w:type="dxa"/><w:tcBorders><w:top w:val="single" w:sz="6" w:space="0" w:color="auto"/><w:left w:val="nil"/><w:bottom w:val="single" w:sz="6" w:space="0" w:color="auto"/><w:right w:val="nil"/></w:tcBorders><w:shd w:val="clear" w:color="auto" w:fill="FFC000"/><w:hideMark/></w:tcPr><w:p w14:paraId="0438D99A" w14:textId="77777777" w:rsidR="00243EDE" w:rsidRPr="00243EDE" w:rsidRDefault="00243EDE" w:rsidP="00243EDE"><w:pPr><w:rPr><w:lang w:val="en-GB" w:eastAsia="ja-JP"/></w:rPr></w:pPr><w:r><w:rPr><w:lang w:val="en-GB" w:eastAsia="ja-JP"/></w:rPr><w:t> </w:t></w:r></w:p></w:tc><w:tc><w:tcPr><w:tcW w:w="270" w:type="dxa"/><w:tcBorders><w:top w:val="single" w:sz="6" w:space="0" w:color="auto"/><w:left w:val="nil"/><w:bottom w:val="single" w:sz="6" w:space="0" w:color="auto"/><w:right w:val="nil"/></w:tcBorders><w:shd w:val="clear" w:color="auto" w:fill="FFC000"/><w:vAlign w:val="center"/><w:hideMark/></w:tcPr><w:p w14:paraId="140095D5" w14:textId="77777777" w:rsidR="00243EDE" w:rsidRPr="00243EDE" w:rsidRDefault="00243EDE" w:rsidP="00243EDE"><w:pPr><w:rPr><w:lang w:val="en-GB" w:eastAsia="ja-JP"/></w:rPr></w:pPr><w:r><w:rPr><w:b/><w:bCs/><w:lang w:val="en-GB" w:eastAsia="ja-JP"/></w:rPr><w:t> </w:t></w:r><w:r><w:rPr><w:lang w:val="en-GB" w:eastAsia="ja-JP"/></w:rPr><w:t> </w:t></w:r></w:p></w:tc><w:tc><w:tcPr><w:tcW w:w="1845" w:type="dxa"/><w:tcBorders><w:top w:val="single" w:sz="6" w:space="0" w:color="auto"/><w:left w:val="nil"/><w:bottom w:val="single" w:sz="6" w:space="0" w:color="auto"/><w:right w:val="nil"/></w:tcBorders><w:shd w:val="clear" w:color="auto" w:fill="FFC000"/><w:vAlign w:val="center"/><w:hideMark/></w:tcPr><w:p w14:paraId="7580B849" w14:textId="77777777" w:rsidR="00243EDE" w:rsidRPr="00243EDE" w:rsidRDefault="00243EDE" w:rsidP="00243EDE"><w:pPr><w:rPr><w:lang w:val="en-GB" w:eastAsia="ja-JP"/></w:rPr></w:pPr><w:r><w:rPr><w:lang w:val="en-GB" w:eastAsia="ja-JP"/></w:rPr><w:t>  </w:t></w:r></w:p></w:tc><w:tc><w:tcPr><w:tcW w:w="1260" w:type="dxa"/><w:tcBorders><w:top w:val="single" w:sz="6" w:space="0" w:color="auto"/><w:left w:val="nil"/><w:bottom w:val="single" w:sz="6" w:space="0" w:color="auto"/><w:right w:val="single" w:sz="6" w:space="0" w:color="auto"/></w:tcBorders><w:shd w:val="clear" w:color="auto" w:fill="FFC000"/><w:vAlign w:val="center"/><w:hideMark/></w:tcPr><w:p w14:paraId="662AB34A" w14:textId="77777777" w:rsidR="00243EDE" w:rsidRPr="00243EDE" w:rsidRDefault="00243EDE" w:rsidP="00243EDE"><w:pPr><w:rPr><w:lang w:val="en-GB" w:eastAsia="ja-JP"/></w:rPr></w:pPr><w:r><w:rPr><w:lang w:val="en-GB" w:eastAsia="ja-JP"/></w:rPr><w:t>  </w:t></w:r></w:p></w:tc></w:tr><w:tr w:rsidR="008472B9" w:rsidRPr="00243EDE" w14:paraId="646B890B" w14:textId="77777777" w:rsidTr="008472B9"><w:trPr><w:trHeight w:val="300"/></w:trPr><w:tc><w:tcPr><w:tcW w:w="3825" w:type="dxa"/><w:gridSpan w:val="2"/><w:tcBorders><w:top w:val="single" w:sz="6" w:space="0" w:color="auto"/><w:left w:val="single" w:sz="6" w:space="0" w:color="auto"/><w:bottom w:val="single" w:sz="6" w:space="0" w:color="auto"/><w:right w:val="single" w:sz="6" w:space="0" w:color="000000"/></w:tcBorders><w:shd w:val="clear" w:color="auto" w:fill="404040"/><w:vAlign w:val="center"/><w:hideMark/></w:tcPr><w:p w14:paraId="4FFC4E45" w14:textId="3F4F052F" w:rsidR="008472B9" w:rsidRPr="00243EDE" w:rsidRDefault="008472B9" w:rsidP="008472B9"><w:pPr><w:rPr><w:lang w:val="en-GB" w:eastAsia="ja-JP"/></w:rPr></w:pPr><w:proofErr w:type="spellStart"/><w:r><w:rPr><w:b/><w:bCs/><w:lang w:val="en-GB" w:eastAsia="ja-JP"/></w:rPr><w:t>Gerätbeschreibung</w:t></w:r><w:proofErr w:type="spellEnd"/></w:p></w:tc><w:tc><w:tcPr><w:tcW w:w="2115" w:type="dxa"/><w:tcBorders><w:top w:val="nil"/><w:left w:val="nil"/><w:bottom w:val="single" w:sz="6" w:space="0" w:color="auto"/><w:right w:val="nil"/></w:tcBorders><w:shd w:val="clear" w:color="auto" w:fill="404040"/><w:hideMark/></w:tcPr><w:p w14:paraId="1D537F1E" w14:textId="2D98B130" w:rsidR="008472B9" w:rsidRPr="00243EDE" w:rsidRDefault="008472B9" w:rsidP="008472B9"><w:pPr><w:rPr><w:lang w:val="en-GB" w:eastAsia="ja-JP"/></w:rPr></w:pPr><w:proofErr w:type="spellStart"/><w:r><w:rPr><w:b/><w:bCs/><w:lang w:val="en-GB" w:eastAsia="ja-JP"/></w:rPr><w:t>Lieferumfang</w:t></w:r><w:proofErr w:type="spellEnd"/></w:p></w:tc><w:tc><w:tcPr><w:tcW w:w="2115" w:type="dxa"/><w:gridSpan w:val="2"/><w:tcBorders><w:top w:val="nil"/><w:left w:val="nil"/><w:bottom w:val="single" w:sz="6" w:space="0" w:color="auto"/><w:right w:val="single" w:sz="6" w:space="0" w:color="auto"/></w:tcBorders><w:shd w:val="clear" w:color="auto" w:fill="404040"/><w:vAlign w:val="center"/><w:hideMark/></w:tcPr><w:p w14:paraId="27405168" w14:textId="7F6C662A" w:rsidR="008472B9" w:rsidRPr="00243EDE" w:rsidRDefault="008472B9" w:rsidP="008472B9"><w:pPr><w:rPr><w:lang w:val="en-GB" w:eastAsia="ja-JP"/></w:rPr></w:pPr><w:r><w:rPr><w:b/><w:bCs/><w:lang w:eastAsia="ja-JP"/></w:rPr><w:t>Nomad-ID Nummer</w:t></w:r><w:r><w:rPr><w:lang w:val="en-GB" w:eastAsia="ja-JP"/></w:rPr><w:t> </w:t></w:r></w:p></w:tc><w:tc><w:tcPr><w:tcW w:w="1260" w:type="dxa"/><w:tcBorders><w:top w:val="nil"/><w:left w:val="nil"/><w:bottom w:val="single" w:sz="6" w:space="0" w:color="auto"/><w:right w:val="single" w:sz="6" w:space="0" w:color="auto"/></w:tcBorders><w:shd w:val="clear" w:color="auto" w:fill="404040"/><w:vAlign w:val="center"/><w:hideMark/></w:tcPr><w:p w14:paraId="697FBC66" w14:textId="78D59668" w:rsidR="008472B9" w:rsidRPr="00243EDE" w:rsidRDefault="008472B9" w:rsidP="008472B9"><w:pPr><w:rPr><w:lang w:val="en-GB" w:eastAsia="ja-JP"/></w:rPr></w:pPr><w:r><w:rPr><w:b/><w:bCs/><w:lang w:eastAsia="ja-JP"/></w:rPr><w:t>Menge </w:t></w:r><w:r><w:rPr><w:lang w:val="en-GB" w:eastAsia="ja-JP"/></w:rPr><w:t> </w:t></w:r></w:p></w:tc></w:tr><w:tr w:rsidR="00243EDE" w:rsidRPr="00243EDE" w14:paraId="2C350831" w14:textId="77777777" w:rsidTr="008472B9"><w:trPr><w:trHeight w:val="300"/></w:trPr><w:tc><w:tcPr><w:tcW w:w="382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0C754BBB" w14:textId="77777777" w:rsidR="00243EDE" w:rsidRPr="00243EDE" w:rsidRDefault="00243EDE" w:rsidP="00243EDE"><w:pPr><w:rPr><w:lang w:val="en-GB" w:eastAsia="ja-JP"/></w:rPr></w:pPr><w:r><w:rPr><w:b/><w:bCs/><w:lang w:eastAsia="ja-JP"/></w:rPr><w:t>Access Point: </w:t></w:r><w:r><w:rPr><w:lang w:val="en-GB" w:eastAsia="ja-JP"/></w:rPr><w:t> </w:t></w:r></w:p><w:p w14:paraId="0AE70B85" w14:textId="09C05368" w:rsidR="00243EDE" w:rsidRPr="00243EDE" w:rsidRDefault="00243EDE" w:rsidP="00243EDE"><w:pPr><w:rPr><w:lang w:val="en-GB" w:eastAsia="ja-JP"/></w:rPr></w:pPr><w:r><w:rPr><w:b/><w:bCs/><w:lang w:eastAsia="ja-JP"/></w:rPr><w:t>Westermo Ibex 610</w:t></w:r><w:r><w:rPr><w:lang w:val="en-GB" w:eastAsia="ja-JP"/></w:rPr><w:t> </w:t></w:r></w:p><w:p w14:paraId="5CB1A4D6" w14:textId="77777777" w:rsidR="00243EDE" w:rsidRPr="00243EDE" w:rsidRDefault="00243EDE" w:rsidP="00243EDE"><w:pPr><w:rPr><w:lang w:val="en-GB" w:eastAsia="ja-JP"/></w:rPr></w:pPr><w:r><w:rPr><w:lang w:val="en-GB" w:eastAsia="ja-JP"/></w:rPr><w:t> </w:t></w:r></w:p><w:p w14:paraId="260D9670" w14:textId="77777777" w:rsidR="00243EDE" w:rsidRPr="00243EDE" w:rsidRDefault="00243EDE" w:rsidP="00243EDE"><w:pPr><w:rPr><w:lang w:val="en-GB" w:eastAsia="ja-JP"/></w:rPr></w:pPr><w:r><w:rPr><w:lang w:val="en-GB" w:eastAsia="ja-JP"/></w:rPr><w:t> </w:t></w:r></w:p></w:tc><w:tc><w:tcPr><w:tcW w:w="2115" w:type="dxa"/><w:tcBorders><w:top w:val="single" w:sz="6" w:space="0" w:color="auto"/><w:left w:val="single" w:sz="6" w:space="0" w:color="auto"/><w:bottom w:val="single" w:sz="6" w:space="0" w:color="auto"/><w:right w:val="single" w:sz="6" w:space="0" w:color="auto"/></w:tcBorders><w:shd w:val="clear" w:color="auto" w:fill="D9D9D9"/><w:vAlign w:val="center"/><w:hideMark/></w:tcPr><w:p w14:paraId="7251015B" w14:textId="77777777" w:rsidR="00243EDE" w:rsidRPr="00243EDE" w:rsidRDefault="00243EDE" w:rsidP="00243EDE"><w:pPr><w:rPr><w:lang w:val="en-GB" w:eastAsia="ja-JP"/></w:rPr></w:pPr><w:r><w:rPr><w:lang w:eastAsia="ja-JP"/></w:rPr><w:t>Nomad</w:t></w: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31D7AF81" w14:textId="67CB5DB7" w:rsidR="00243EDE" w:rsidRPr="00243EDE" w:rsidRDefault="00243EDE" w:rsidP="00243EDE"><w:pPr><w:rPr><w:lang w:val="en-GB" w:eastAsia="ja-JP"/></w:rPr></w:pPr><w:r><w:rPr><w:lang w:eastAsia="ja-JP"/></w:rPr><w:t>NMID 1043</w:t></w:r><w:r><w:rPr><w:lang w:val="en-GB" w:eastAsia="ja-JP"/></w:rPr><w:t> </w:t></w:r></w:p></w:tc><w:tc><w:tcPr><w:tcW w:w="1260" w:type="dxa"/><w:tcBorders><w:top w:val="single" w:sz="6" w:space="0" w:color="auto"/><w:left w:val="single" w:sz="6" w:space="0" w:color="auto"/><w:bottom w:val="nil"/><w:right w:val="single" w:sz="6" w:space="0" w:color="auto"/></w:tcBorders><w:shd w:val="clear" w:color="auto" w:fill="D9D9D9"/><w:vAlign w:val="center"/><w:hideMark/></w:tcPr><w:p w14:paraId="3A74C1A1" w14:textId="77777777" w:rsidR="00243EDE" w:rsidRPr="00243EDE" w:rsidRDefault="00243EDE" w:rsidP="00243EDE"><w:pPr><w:rPr><w:lang w:val="en-GB" w:eastAsia="ja-JP"/></w:rPr></w:pPr><w:r><w:rPr><w:lang w:eastAsia="ja-JP"/></w:rPr><w:t>4</w:t></w:r><w:r><w:rPr><w:lang w:val="en-GB" w:eastAsia="ja-JP"/></w:rPr><w:t> </w:t></w:r></w:p></w:tc></w:tr><w:tr w:rsidR="00243EDE" w:rsidRPr="00243EDE" w14:paraId="401F90D4" w14:textId="77777777" w:rsidTr="008472B9"><w:trPr><w:trHeight w:val="300"/></w:trPr><w:tc><w:tcPr><w:tcW w:w="382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09881D51" w14:textId="77777777" w:rsidR="00243EDE" w:rsidRPr="00243EDE" w:rsidRDefault="00243EDE" w:rsidP="00243EDE"><w:pPr><w:rPr><w:lang w:val="en-GB" w:eastAsia="ja-JP"/></w:rPr></w:pPr><w:r><w:rPr><w:b/><w:bCs/><w:lang w:val="en-GB" w:eastAsia="ja-JP"/></w:rPr><w:t xml:space="preserve">Switch: </w:t></w:r><w:proofErr w:type="spellStart"/><w:r><w:rPr><w:b/><w:bCs/><w:lang w:val="en-GB" w:eastAsia="ja-JP"/></w:rPr><w:t>VDSRail</w:t></w:r><w:proofErr w:type="spellEnd"/><w:r><w:rPr><w:b/><w:bCs/><w:lang w:val="en-GB" w:eastAsia="ja-JP"/></w:rPr><w:t xml:space="preserve"> DS-CSWP28 (28 port)</w:t></w:r><w:r><w:rPr><w:lang w:val="en-GB" w:eastAsia="ja-JP"/></w:rPr><w:t> </w:t></w:r></w:p><w:p w14:paraId="45D953EA" w14:textId="77777777" w:rsidR="00243EDE" w:rsidRPr="00243EDE" w:rsidRDefault="00243EDE" w:rsidP="00243EDE"><w:pPr><w:rPr><w:lang w:val="en-GB" w:eastAsia="ja-JP"/></w:rPr></w:pPr><w:r><w:rPr><w:lang w:val="en-GB" w:eastAsia="ja-JP"/></w:rPr><w:t> </w:t></w:r></w:p></w:tc><w:tc><w:tcPr><w:tcW w:w="2115" w:type="dxa"/><w:tcBorders><w:top w:val="single" w:sz="6" w:space="0" w:color="auto"/><w:left w:val="single" w:sz="6" w:space="0" w:color="auto"/><w:bottom w:val="single" w:sz="6" w:space="0" w:color="auto"/><w:right w:val="single" w:sz="6" w:space="0" w:color="auto"/></w:tcBorders><w:shd w:val="clear" w:color="auto" w:fill="D9D9D9"/><w:vAlign w:val="center"/><w:hideMark/></w:tcPr><w:p w14:paraId="3D750748" w14:textId="77777777" w:rsidR="00243EDE" w:rsidRPr="00243EDE" w:rsidRDefault="00243EDE" w:rsidP="00243EDE"><w:pPr><w:rPr><w:lang w:val="en-GB" w:eastAsia="ja-JP"/></w:rPr></w:pPr><w:r><w:rPr><w:lang w:eastAsia="ja-JP"/></w:rPr><w:t>Nomad</w:t></w: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560B72AB" w14:textId="794E04A1" w:rsidR="00243EDE" w:rsidRPr="00243EDE" w:rsidRDefault="00243EDE" w:rsidP="00243EDE"><w:pPr><w:rPr><w:lang w:val="en-GB" w:eastAsia="ja-JP"/></w:rPr></w:pPr><w:r><w:rPr><w:lang w:eastAsia="ja-JP"/></w:rPr><w:t>NMID 1143</w:t></w:r><w:r><w:rPr><w:lang w:val="en-GB" w:eastAsia="ja-JP"/></w:rPr><w:t> </w:t></w:r></w:p></w:tc><w:tc><w:tcPr><w:tcW w:w="1260" w:type="dxa"/><w:tcBorders><w:top w:val="single" w:sz="6" w:space="0" w:color="auto"/><w:left w:val="single" w:sz="6" w:space="0" w:color="auto"/><w:bottom w:val="nil"/><w:right w:val="single" w:sz="6" w:space="0" w:color="auto"/></w:tcBorders><w:shd w:val="clear" w:color="auto" w:fill="D9D9D9"/><w:vAlign w:val="center"/><w:hideMark/></w:tcPr><w:p w14:paraId="103AF040" w14:textId="77777777" w:rsidR="00243EDE" w:rsidRPr="00243EDE" w:rsidRDefault="00243EDE" w:rsidP="00243EDE"><w:pPr><w:rPr><w:lang w:val="en-GB" w:eastAsia="ja-JP"/></w:rPr></w:pPr><w:r><w:rPr><w:lang w:eastAsia="ja-JP"/></w:rPr><w:t>3</w:t></w:r><w:r><w:rPr><w:lang w:val="en-GB" w:eastAsia="ja-JP"/></w:rPr><w:t> </w:t></w:r></w:p></w:tc></w:tr><w:tr w:rsidR="00243EDE" w:rsidRPr="00243EDE" w14:paraId="6AE44499" w14:textId="77777777" w:rsidTr="008472B9"><w:trPr><w:trHeight w:val="300"/></w:trPr><w:tc><w:tcPr><w:tcW w:w="382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1603FD18" w14:textId="4C9C276E" w:rsidR="00243EDE" w:rsidRPr="00490793" w:rsidRDefault="00243EDE" w:rsidP="00243EDE"><w:pPr><w:rPr><w:lang w:eastAsia="ja-JP"/></w:rPr></w:pPr><w:r><w:rPr><w:b/><w:bCs/><w:lang w:eastAsia="ja-JP"/></w:rPr><w:t xml:space="preserve">Sencity Omni-SR Slim MIMO Antenna (Intern) </w:t></w:r><w:r w:rsidRPr="00490793"><w:rPr><w:lang w:eastAsia="ja-JP"/></w:rPr><w:t> </w:t></w:r><w:r w:rsidRPr="00490793"><w:rPr><w:lang w:eastAsia="ja-JP"/></w:rPr><w:br/></w:r><w:r><w:rPr><w:b/><w:bCs/><w:lang w:eastAsia="ja-JP"/></w:rPr><w:t>Huber&amp;Suhner 6x6 MIMO Wifi6e 1399.35.0020</w:t></w:r><w:r w:rsidRPr="00490793"><w:rPr><w:lang w:eastAsia="ja-JP"/></w:rPr><w:t> </w:t></w:r></w:p></w:tc><w:tc><w:tcPr><w:tcW w:w="2115" w:type="dxa"/><w:tcBorders><w:top w:val="single" w:sz="6" w:space="0" w:color="auto"/><w:left w:val="single" w:sz="6" w:space="0" w:color="auto"/><w:bottom w:val="single" w:sz="6" w:space="0" w:color="auto"/><w:right w:val="single" w:sz="6" w:space="0" w:color="auto"/></w:tcBorders><w:shd w:val="clear" w:color="auto" w:fill="D9D9D9"/><w:vAlign w:val="center"/><w:hideMark/></w:tcPr><w:p w14:paraId="321140A9" w14:textId="77777777" w:rsidR="00243EDE" w:rsidRPr="00243EDE" w:rsidRDefault="00243EDE" w:rsidP="00243EDE"><w:pPr><w:rPr><w:lang w:val="en-GB" w:eastAsia="ja-JP"/></w:rPr></w:pPr><w:r><w:rPr><w:lang w:eastAsia="ja-JP"/></w:rPr><w:t>Stadler</w:t></w:r><w:r><w:rPr><w:lang w:val="en-GB" w:eastAsia="ja-JP"/></w:rPr><w:t> </w:t></w:r></w:p></w:tc><w:tc><w:tcPr><w:tcW w:w="2115" w:type="dxa"/><w:gridSpan w:val="2"/><w:tcBorders><w:top w:val="single" w:sz="6" w:space="0" w:color="auto"/><w:left w:val="single" w:sz="6" w:space="0" w:color="auto"/><w:bottom w:val="single" w:sz="6" w:space="0" w:color="auto"/><w:right w:val="single" w:sz="6" w:space="0" w:color="auto"/></w:tcBorders><w:shd w:val="clear" w:color="auto" w:fill="D9D9D9"/><w:vAlign w:val="center"/><w:hideMark/></w:tcPr><w:p w14:paraId="5AEA5D0C" w14:textId="77777777" w:rsidR="00243EDE" w:rsidRPr="00243EDE" w:rsidRDefault="00243EDE" w:rsidP="00243EDE"><w:pPr><w:rPr><w:lang w:val="en-GB" w:eastAsia="ja-JP"/></w:rPr></w:pPr><w:r><w:rPr><w:lang w:val="en-GB" w:eastAsia="ja-JP"/></w:rPr><w:t> </w:t></w:r></w:p></w:tc><w:tc><w:tcPr><w:tcW w:w="1260" w:type="dxa"/><w:tcBorders><w:top w:val="single" w:sz="6" w:space="0" w:color="auto"/><w:left w:val="single" w:sz="6" w:space="0" w:color="auto"/><w:bottom w:val="nil"/><w:right w:val="single" w:sz="6" w:space="0" w:color="auto"/></w:tcBorders><w:shd w:val="clear" w:color="auto" w:fill="D9D9D9"/><w:vAlign w:val="center"/><w:hideMark/></w:tcPr><w:p w14:paraId="6C008467" w14:textId="77777777" w:rsidR="00243EDE" w:rsidRPr="00243EDE" w:rsidRDefault="00243EDE" w:rsidP="00243EDE"><w:pPr><w:rPr><w:lang w:val="en-GB" w:eastAsia="ja-JP"/></w:rPr></w:pPr><w:r><w:rPr><w:lang w:eastAsia="ja-JP"/></w:rPr><w:t>4</w:t></w:r><w:r><w:rPr><w:lang w:val="en-GB" w:eastAsia="ja-JP"/></w:rPr><w:t> </w:t></w:r></w:p></w:tc></w:tr></w:tbl><w:p w14:paraId="5228920C" w14:textId="77777777" w:rsidR="00243EDE" w:rsidRPr="00243EDE" w:rsidRDefault="00243EDE" w:rsidP="00243EDE"><w:pPr><w:rPr><w:lang w:val="en-GB" w:eastAsia="ja-JP"/></w:rPr></w:pPr><w:r><w:rPr><w:lang w:val="en-GB" w:eastAsia="ja-JP"/></w:rPr><w:t> </w:t></w:r></w:p><w:tbl><w:tblPr><w:tblW w:w="9330" w:type="dxa"/><w:tblBorders><w:top w:val="outset" w:sz="6" w:space="0" w:color="auto"/><w:left w:val="outset" w:sz="6" w:space="0" w:color="auto"/><w:bottom w:val="outset" w:sz="6" w:space="0" w:color="auto"/><w:right w:val="outset" w:sz="6" w:space="0" w:color="auto"/></w:tblBorders><w:tblCellMar><w:top w:w="57" w:type="dxa"/><w:left w:w="57" w:type="dxa"/><w:bottom w:w="57" w:type="dxa"/><w:right w:w="57" w:type="dxa"/></w:tblCellMar><w:tblLook w:val="04A0" w:firstRow="1" w:lastRow="0" w:firstColumn="1" w:lastColumn="0" w:noHBand="0" w:noVBand="1"/></w:tblPr><w:tblGrid><w:gridCol w:w="7500"/><w:gridCol w:w="1830"/></w:tblGrid><w:tr w:rsidR="0094271B" w:rsidRPr="00243EDE" w14:paraId="2DB50BD6" w14:textId="77777777" w:rsidTr="0094271B"><w:trPr><w:trHeight w:val="300"/></w:trPr><w:tc><w:tcPr><w:tcW w:w="7500" w:type="dxa"/><w:tcBorders><w:top w:val="single" w:sz="6" w:space="0" w:color="auto"/><w:left w:val="single" w:sz="6" w:space="0" w:color="auto"/><w:bottom w:val="single" w:sz="6" w:space="0" w:color="auto"/><w:right w:val="single" w:sz="6" w:space="0" w:color="auto"/></w:tcBorders><w:shd w:val="clear" w:color="auto" w:fill="FFC000"/><w:vAlign w:val="center"/><w:hideMark/></w:tcPr><w:p w14:paraId="7977C8EC" w14:textId="70B6E5A1" w:rsidR="0094271B" w:rsidRPr="00243EDE" w:rsidRDefault="0094271B" w:rsidP="0094271B"><w:pPr><w:rPr><w:lang w:val="en-GB" w:eastAsia="ja-JP"/></w:rPr></w:pPr><w:r><w:rPr><w:b/><w:bCs/></w:rPr><w:t>Beschreibung</w:t></w:r></w:p></w:tc><w:tc><w:tcPr><w:tcW w:w="1830" w:type="dxa"/><w:tcBorders><w:top w:val="single" w:sz="6" w:space="0" w:color="auto"/><w:left w:val="single" w:sz="6" w:space="0" w:color="auto"/><w:bottom w:val="single" w:sz="6" w:space="0" w:color="auto"/><w:right w:val="single" w:sz="6" w:space="0" w:color="auto"/></w:tcBorders><w:shd w:val="clear" w:color="auto" w:fill="FFC000"/><w:vAlign w:val="center"/><w:hideMark/></w:tcPr><w:p w14:paraId="0363FB87" w14:textId="575D3B1B" w:rsidR="0094271B" w:rsidRPr="00243EDE" w:rsidRDefault="0094271B" w:rsidP="0094271B"><w:pPr><w:rPr><w:lang w:val="en-GB" w:eastAsia="ja-JP"/></w:rPr></w:pPr><w:r><w:rPr><w:b/><w:bCs/></w:rPr><w:t>Menge</w:t></w:r></w:p></w:tc></w:tr><w:tr w:rsidR="0094271B" w:rsidRPr="00243EDE" w14:paraId="400BC758" w14:textId="77777777" w:rsidTr="0094271B"><w:trPr><w:trHeight w:val="300"/></w:trPr><w:tc><w:tcPr><w:tcW w:w="7500" w:type="dxa"/><w:tcBorders><w:top w:val="single" w:sz="6" w:space="0" w:color="auto"/><w:left w:val="single" w:sz="6" w:space="0" w:color="auto"/><w:bottom w:val="single" w:sz="6" w:space="0" w:color="auto"/><w:right w:val="single" w:sz="6" w:space="0" w:color="auto"/></w:tcBorders><w:shd w:val="clear" w:color="auto" w:fill="D9D9D9"/><w:vAlign w:val="center"/><w:hideMark/></w:tcPr><w:p w14:paraId="1593E783" w14:textId="21CCE2CA" w:rsidR="0094271B" w:rsidRPr="00243EDE" w:rsidRDefault="0094271B" w:rsidP="0094271B"><w:pPr><w:rPr><w:lang w:val="en-GB" w:eastAsia="ja-JP"/></w:rPr></w:pPr><w:r><w:t>RF-Adapterplatte aus Edelstahl</w:t></w:r></w:p></w:tc><w:tc><w:tcPr><w:tcW w:w="1830" w:type="dxa"/><w:tcBorders><w:top w:val="single" w:sz="6" w:space="0" w:color="auto"/><w:left w:val="single" w:sz="6" w:space="0" w:color="auto"/><w:bottom w:val="single" w:sz="6" w:space="0" w:color="auto"/><w:right w:val="single" w:sz="6" w:space="0" w:color="auto"/></w:tcBorders><w:shd w:val="clear" w:color="auto" w:fill="D9D9D9"/><w:vAlign w:val="center"/><w:hideMark/></w:tcPr><w:p w14:paraId="66254D1A" w14:textId="45D2ADC6" w:rsidR="0094271B" w:rsidRPr="00243EDE" w:rsidRDefault="0094271B" w:rsidP="0094271B"><w:pPr><w:rPr><w:lang w:val="en-GB" w:eastAsia="ja-JP"/></w:rPr></w:pPr><w:r><w:t>1</w:t></w:r></w:p></w:tc></w:tr><w:tr w:rsidR="0094271B" w:rsidRPr="00243EDE" w14:paraId="5AF43A76" w14:textId="77777777" w:rsidTr="0094271B"><w:trPr><w:trHeight w:val="300"/></w:trPr><w:tc><w:tcPr><w:tcW w:w="7500" w:type="dxa"/><w:tcBorders><w:top w:val="single" w:sz="6" w:space="0" w:color="auto"/><w:left w:val="single" w:sz="6" w:space="0" w:color="auto"/><w:bottom w:val="single" w:sz="6" w:space="0" w:color="auto"/><w:right w:val="single" w:sz="6" w:space="0" w:color="auto"/></w:tcBorders><w:shd w:val="clear" w:color="auto" w:fill="D9D9D9"/><w:vAlign w:val="center"/><w:hideMark/></w:tcPr><w:p w14:paraId="1EEB6033" w14:textId="39609306" w:rsidR="0094271B" w:rsidRPr="0094271B" w:rsidRDefault="0094271B" w:rsidP="0094271B"><w:pPr><w:rPr><w:lang w:eastAsia="ja-JP"/></w:rPr></w:pPr><w:r><w:t>Zweckgebundene Montagehalterung für Switch, aus Edelstahl</w:t></w:r></w:p></w:tc><w:tc><w:tcPr><w:tcW w:w="1830" w:type="dxa"/><w:tcBorders><w:top w:val="single" w:sz="6" w:space="0" w:color="auto"/><w:left w:val="single" w:sz="6" w:space="0" w:color="auto"/><w:bottom w:val="single" w:sz="6" w:space="0" w:color="auto"/><w:right w:val="single" w:sz="6" w:space="0" w:color="auto"/></w:tcBorders><w:shd w:val="clear" w:color="auto" w:fill="D9D9D9"/><w:vAlign w:val="center"/><w:hideMark/></w:tcPr><w:p w14:paraId="2576D5C9" w14:textId="7D09BD77" w:rsidR="0094271B" w:rsidRPr="00243EDE" w:rsidRDefault="0094271B" w:rsidP="0094271B"><w:pPr><w:rPr><w:lang w:val="en-GB" w:eastAsia="ja-JP"/></w:rPr></w:pPr><w:r><w:t>4-Teiler: 12</w:t></w:r><w:r><w:br/><w:t>6-Teiler: 18</w:t></w:r></w:p></w:tc></w:tr><w:tr w:rsidR="0094271B" w:rsidRPr="00243EDE" w14:paraId="7D9397EF" w14:textId="77777777" w:rsidTr="0094271B"><w:trPr><w:trHeight w:val="300"/></w:trPr><w:tc><w:tcPr><w:tcW w:w="7500" w:type="dxa"/><w:tcBorders><w:top w:val="single" w:sz="6" w:space="0" w:color="auto"/><w:left w:val="single" w:sz="6" w:space="0" w:color="auto"/><w:bottom w:val="single" w:sz="6" w:space="0" w:color="auto"/><w:right w:val="single" w:sz="6" w:space="0" w:color="auto"/></w:tcBorders><w:shd w:val="clear" w:color="auto" w:fill="D9D9D9"/><w:vAlign w:val="center"/><w:hideMark/></w:tcPr><w:p w14:paraId="6673B4C7" w14:textId="658E0324" w:rsidR="0094271B" w:rsidRPr="0094271B" w:rsidRDefault="0094271B" w:rsidP="0094271B"><w:pPr><w:rPr><w:lang w:eastAsia="ja-JP"/></w:rPr></w:pPr><w:r><w:t>Montageplatte für die Sencity Multi-Antenne und 1399.99.0307</w:t></w:r></w:p></w:tc><w:tc><w:tcPr><w:tcW w:w="1830" w:type="dxa"/><w:tcBorders><w:top w:val="single" w:sz="6" w:space="0" w:color="auto"/><w:left w:val="single" w:sz="6" w:space="0" w:color="auto"/><w:bottom w:val="single" w:sz="6" w:space="0" w:color="auto"/><w:right w:val="single" w:sz="6" w:space="0" w:color="auto"/></w:tcBorders><w:shd w:val="clear" w:color="auto" w:fill="D9D9D9"/><w:vAlign w:val="center"/><w:hideMark/></w:tcPr><w:p w14:paraId="7FEB366B" w14:textId="7A11CF24" w:rsidR="0094271B" w:rsidRPr="00243EDE" w:rsidRDefault="0094271B" w:rsidP="0094271B"><w:pPr><w:rPr><w:lang w:val="en-GB" w:eastAsia="ja-JP"/></w:rPr></w:pPr><w:r><w:t>4</w:t></w:r></w:p></w:tc></w:tr><w:tr w:rsidR="0094271B" w:rsidRPr="00243EDE" w14:paraId="78A123C3" w14:textId="77777777" w:rsidTr="0094271B"><w:trPr><w:trHeight w:val="300"/></w:trPr><w:tc><w:tcPr><w:tcW w:w="7500" w:type="dxa"/><w:tcBorders><w:top w:val="single" w:sz="6" w:space="0" w:color="auto"/><w:left w:val="single" w:sz="6" w:space="0" w:color="auto"/><w:bottom w:val="single" w:sz="6" w:space="0" w:color="auto"/><w:right w:val="single" w:sz="6" w:space="0" w:color="auto"/></w:tcBorders><w:shd w:val="clear" w:color="auto" w:fill="D9D9D9"/><w:vAlign w:val="center"/><w:hideMark/></w:tcPr><w:p w14:paraId="2238AFC6" w14:textId="1887AB71" w:rsidR="0094271B" w:rsidRPr="0094271B" w:rsidRDefault="0094271B" w:rsidP="0094271B"><w:pPr><w:rPr><w:lang w:eastAsia="ja-JP"/></w:rPr></w:pPr><w:r><w:t>Zweckgebundene Montagehalterung für Access Points, aus Edelstahl</w:t></w:r></w:p></w:tc><w:tc><w:tcPr><w:tcW w:w="1830" w:type="dxa"/><w:tcBorders><w:top w:val="single" w:sz="6" w:space="0" w:color="auto"/><w:left w:val="single" w:sz="6" w:space="0" w:color="auto"/><w:bottom w:val="single" w:sz="6" w:space="0" w:color="auto"/><w:right w:val="single" w:sz="6" w:space="0" w:color="auto"/></w:tcBorders><w:shd w:val="clear" w:color="auto" w:fill="D9D9D9"/><w:vAlign w:val="center"/><w:hideMark/></w:tcPr><w:p w14:paraId="115157C7" w14:textId="5FD9D9FE" w:rsidR="0094271B" w:rsidRPr="00243EDE" w:rsidRDefault="0094271B" w:rsidP="0094271B"><w:pPr><w:rPr><w:lang w:val="en-GB" w:eastAsia="ja-JP"/></w:rPr></w:pPr><w:r><w:t>4-Teiler: 16</w:t></w:r><w:r><w:br/><w:t>6-Teiler: 24</w:t></w:r></w:p></w:tc></w:tr><w:tr w:rsidR="0094271B" w:rsidRPr="00243EDE" w14:paraId="48DDCD12" w14:textId="77777777" w:rsidTr="0094271B"><w:trPr><w:trHeight w:val="300"/></w:trPr><w:tc><w:tcPr><w:tcW w:w="7500" w:type="dxa"/><w:tcBorders><w:top w:val="single" w:sz="6" w:space="0" w:color="auto"/><w:left w:val="single" w:sz="6" w:space="0" w:color="auto"/><w:bottom w:val="single" w:sz="6" w:space="0" w:color="auto"/><w:right w:val="single" w:sz="6" w:space="0" w:color="auto"/></w:tcBorders><w:shd w:val="clear" w:color="auto" w:fill="D9D9D9"/><w:vAlign w:val="center"/><w:hideMark/></w:tcPr><w:p w14:paraId="58E5F210" w14:textId="0B8F1610" w:rsidR="0094271B" w:rsidRPr="0094271B" w:rsidRDefault="0094271B" w:rsidP="0094271B"><w:pPr><w:rPr><w:lang w:eastAsia="ja-JP"/></w:rPr></w:pPr><w:r><w:lastRenderedPageBreak/><w:t>Zweckgebundene Montagehalterung für Innenantennen, aus Edelstahl</w:t></w:r></w:p></w:tc><w:tc><w:tcPr><w:tcW w:w="1830" w:type="dxa"/><w:tcBorders><w:top w:val="single" w:sz="6" w:space="0" w:color="auto"/><w:left w:val="single" w:sz="6" w:space="0" w:color="auto"/><w:bottom w:val="single" w:sz="6" w:space="0" w:color="auto"/><w:right w:val="single" w:sz="6" w:space="0" w:color="auto"/></w:tcBorders><w:shd w:val="clear" w:color="auto" w:fill="D9D9D9"/><w:vAlign w:val="center"/><w:hideMark/></w:tcPr><w:p w14:paraId="553E0F4D" w14:textId="4C7EB376" w:rsidR="0094271B" w:rsidRPr="00243EDE" w:rsidRDefault="0094271B" w:rsidP="0094271B"><w:pPr><w:rPr><w:lang w:val="en-GB" w:eastAsia="ja-JP"/></w:rPr></w:pPr><w:r><w:t>4-Teiler: 16</w:t></w:r><w:r><w:br/><w:t>6-Teiler: 24</w:t></w:r></w:p></w:tc></w:tr></w:tbl><w:p w14:paraId="00110C0D" w14:textId="77777777" w:rsidR="00243EDE" w:rsidRPr="00243EDE" w:rsidRDefault="00243EDE" w:rsidP="00243EDE"><w:pPr><w:rPr><w:lang w:val="en-GB" w:eastAsia="ja-JP"/></w:rPr></w:pPr><w:r><w:rPr><w:lang w:val="en-GB" w:eastAsia="ja-JP"/></w:rPr><w:t> </w:t></w:r></w:p><w:tbl><w:tblPr><w:tblW w:w="9330" w:type="dxa"/><w:tblBorders><w:top w:val="outset" w:sz="6" w:space="0" w:color="auto"/><w:left w:val="outset" w:sz="6" w:space="0" w:color="auto"/><w:bottom w:val="outset" w:sz="6" w:space="0" w:color="auto"/><w:right w:val="outset" w:sz="6" w:space="0" w:color="auto"/></w:tblBorders><w:tblCellMar><w:top w:w="57" w:type="dxa"/><w:left w:w="57" w:type="dxa"/><w:bottom w:w="57" w:type="dxa"/><w:right w:w="57" w:type="dxa"/></w:tblCellMar><w:tblLook w:val="04A0" w:firstRow="1" w:lastRow="0" w:firstColumn="1" w:lastColumn="0" w:noHBand="0" w:noVBand="1"/></w:tblPr><w:tblGrid><w:gridCol w:w="7500"/><w:gridCol w:w="1830"/></w:tblGrid><w:tr w:rsidR="00243EDE" w:rsidRPr="00243EDE" w14:paraId="43310E2E" w14:textId="77777777" w:rsidTr="002107AF"><w:trPr><w:trHeight w:val="300"/></w:trPr><w:tc><w:tcPr><w:tcW w:w="7500" w:type="dxa"/><w:tcBorders><w:top w:val="single" w:sz="6" w:space="0" w:color="auto"/><w:left w:val="single" w:sz="6" w:space="0" w:color="auto"/><w:bottom w:val="single" w:sz="6" w:space="0" w:color="auto"/><w:right w:val="single" w:sz="6" w:space="0" w:color="auto"/></w:tcBorders><w:shd w:val="clear" w:color="auto" w:fill="FFC000"/><w:vAlign w:val="center"/><w:hideMark/></w:tcPr><w:p w14:paraId="29080067" w14:textId="6D07E31C" w:rsidR="00243EDE" w:rsidRPr="0094271B" w:rsidRDefault="0094271B" w:rsidP="00243EDE"><w:pPr><w:rPr><w:b/><w:bCs/><w:lang w:eastAsia="ja-JP"/></w:rPr></w:pPr><w:r><w:rPr><w:b/><w:bCs/><w:lang w:eastAsia="ja-JP"/></w:rPr><w:t>Liste der HF-Kabel (Lieferumfang: Stadler)</w:t></w:r></w:p></w:tc><w:tc><w:tcPr><w:tcW w:w="1830" w:type="dxa"/><w:tcBorders><w:top w:val="single" w:sz="6" w:space="0" w:color="auto"/><w:left w:val="single" w:sz="6" w:space="0" w:color="auto"/><w:bottom w:val="single" w:sz="6" w:space="0" w:color="auto"/><w:right w:val="single" w:sz="6" w:space="0" w:color="auto"/></w:tcBorders><w:shd w:val="clear" w:color="auto" w:fill="FFC000"/><w:vAlign w:val="center"/><w:hideMark/></w:tcPr><w:p w14:paraId="3304334E" w14:textId="6529A9D4" w:rsidR="00243EDE" w:rsidRPr="00243EDE" w:rsidRDefault="0094271B" w:rsidP="00243EDE"><w:pPr><w:rPr><w:lang w:val="en-GB" w:eastAsia="ja-JP"/></w:rPr></w:pPr><w:r><w:rPr><w:b/><w:bCs/><w:lang w:eastAsia="ja-JP"/></w:rPr><w:t>Menge</w:t></w:r><w:r><w:rPr><w:lang w:val="en-GB" w:eastAsia="ja-JP"/></w:rPr><w:t> </w:t></w:r></w:p></w:tc></w:tr><w:tr w:rsidR="00A34469" w:rsidRPr="00243EDE" w14:paraId="3BB8315E" w14:textId="77777777" w:rsidTr="002107AF"><w:trPr><w:trHeight w:val="300"/></w:trPr><w:tc><w:tcPr><w:tcW w:w="7500" w:type="dxa"/><w:tcBorders><w:top w:val="single" w:sz="6" w:space="0" w:color="auto"/><w:left w:val="single" w:sz="6" w:space="0" w:color="auto"/><w:bottom w:val="single" w:sz="6" w:space="0" w:color="auto"/><w:right w:val="single" w:sz="6" w:space="0" w:color="auto"/></w:tcBorders><w:shd w:val="clear" w:color="auto" w:fill="D9D9D9"/><w:vAlign w:val="center"/><w:hideMark/></w:tcPr><w:p w14:paraId="4BF9C231" w14:textId="18951660" w:rsidR="00A34469" w:rsidRPr="00243EDE" w:rsidRDefault="00A34469" w:rsidP="00A34469"><w:pPr><w:rPr><w:lang w:val="en-GB" w:eastAsia="ja-JP"/></w:rPr></w:pPr><w:r><w:t>SPUMA-240-FR-01</w:t></w:r></w:p></w:tc><w:tc><w:tcPr><w:tcW w:w="1830" w:type="dxa"/><w:tcBorders><w:top w:val="single" w:sz="6" w:space="0" w:color="auto"/><w:left w:val="single" w:sz="6" w:space="0" w:color="auto"/><w:bottom w:val="single" w:sz="6" w:space="0" w:color="auto"/><w:right w:val="single" w:sz="6" w:space="0" w:color="auto"/></w:tcBorders><w:shd w:val="clear" w:color="auto" w:fill="D9D9D9"/><w:vAlign w:val="center"/><w:hideMark/></w:tcPr><w:p w14:paraId="479BB694" w14:textId="23F38EF8" w:rsidR="00A34469" w:rsidRPr="00243EDE" w:rsidRDefault="00A34469" w:rsidP="00A34469"><w:pPr><w:rPr><w:lang w:val="en-GB" w:eastAsia="ja-JP"/></w:rPr></w:pPr><w:r><w:t>18 (zur CCU)</w:t></w:r></w:p></w:tc></w:tr><w:tr w:rsidR="00A34469" w:rsidRPr="00243EDE" w14:paraId="26B53F77" w14:textId="77777777" w:rsidTr="002107AF"><w:trPr><w:trHeight w:val="300"/></w:trPr><w:tc><w:tcPr><w:tcW w:w="7500" w:type="dxa"/><w:tcBorders><w:top w:val="single" w:sz="6" w:space="0" w:color="auto"/><w:left w:val="single" w:sz="6" w:space="0" w:color="auto"/><w:bottom w:val="single" w:sz="6" w:space="0" w:color="auto"/><w:right w:val="single" w:sz="6" w:space="0" w:color="auto"/></w:tcBorders><w:shd w:val="clear" w:color="auto" w:fill="D9D9D9"/><w:vAlign w:val="center"/><w:hideMark/></w:tcPr><w:p w14:paraId="244AC8AE" w14:textId="76DE10F8" w:rsidR="00A34469" w:rsidRPr="00A34469" w:rsidRDefault="00A34469" w:rsidP="00A34469"><w:pPr><w:rPr><w:lang w:eastAsia="ja-JP"/></w:rPr></w:pPr><w:r><w:t>SPUMA-400-FR-01 Zuleitungskabel von Dachantennen</w:t></w:r></w:p></w:tc><w:tc><w:tcPr><w:tcW w:w="1830" w:type="dxa"/><w:tcBorders><w:top w:val="single" w:sz="6" w:space="0" w:color="auto"/><w:left w:val="single" w:sz="6" w:space="0" w:color="auto"/><w:bottom w:val="single" w:sz="6" w:space="0" w:color="auto"/><w:right w:val="single" w:sz="6" w:space="0" w:color="auto"/></w:tcBorders><w:shd w:val="clear" w:color="auto" w:fill="D9D9D9"/><w:vAlign w:val="center"/><w:hideMark/></w:tcPr><w:p w14:paraId="64017368" w14:textId="620CB7F5" w:rsidR="00A34469" w:rsidRPr="00243EDE" w:rsidRDefault="00A34469" w:rsidP="00A34469"><w:pPr><w:rPr><w:lang w:val="en-GB" w:eastAsia="ja-JP"/></w:rPr></w:pPr><w:r><w:t>18 (zur CCU)</w:t></w:r></w:p></w:tc></w:tr><w:tr w:rsidR="00A34469" w:rsidRPr="00243EDE" w14:paraId="3CC3250C" w14:textId="77777777" w:rsidTr="002107AF"><w:trPr><w:trHeight w:val="300"/></w:trPr><w:tc><w:tcPr><w:tcW w:w="7500" w:type="dxa"/><w:tcBorders><w:top w:val="single" w:sz="6" w:space="0" w:color="auto"/><w:left w:val="single" w:sz="6" w:space="0" w:color="auto"/><w:bottom w:val="single" w:sz="6" w:space="0" w:color="auto"/><w:right w:val="single" w:sz="6" w:space="0" w:color="auto"/></w:tcBorders><w:shd w:val="clear" w:color="auto" w:fill="D9D9D9"/><w:vAlign w:val="center"/><w:hideMark/></w:tcPr><w:p w14:paraId="1250742D" w14:textId="0018A1DF" w:rsidR="00A34469" w:rsidRPr="00A34469" w:rsidRDefault="00A34469" w:rsidP="00A34469"><w:pPr><w:rPr><w:lang w:eastAsia="ja-JP"/></w:rPr></w:pPr><w:r><w:t>SPUMA-195-FR-01 (Access Point zu Innenantennen)</w:t></w:r></w:p></w:tc><w:tc><w:tcPr><w:tcW w:w="1830" w:type="dxa"/><w:tcBorders><w:top w:val="single" w:sz="6" w:space="0" w:color="auto"/><w:left w:val="single" w:sz="6" w:space="0" w:color="auto"/><w:bottom w:val="single" w:sz="6" w:space="0" w:color="auto"/><w:right w:val="single" w:sz="6" w:space="0" w:color="auto"/></w:tcBorders><w:shd w:val="clear" w:color="auto" w:fill="D9D9D9"/><w:vAlign w:val="center"/><w:hideMark/></w:tcPr><w:p w14:paraId="289D7CA2" w14:textId="3520353B" w:rsidR="00A34469" w:rsidRPr="00243EDE" w:rsidRDefault="00A34469" w:rsidP="00A34469"><w:pPr><w:rPr><w:lang w:val="en-GB" w:eastAsia="ja-JP"/></w:rPr></w:pPr><w:r><w:t>4-Teiler: 96</w:t></w:r><w:r><w:br/><w:t>6-Teiler: 144</w:t></w:r></w:p></w:tc></w:tr></w:tbl><w:p w14:paraId="2571212A" w14:textId="77777777" w:rsidR="00243EDE" w:rsidRPr="00243EDE" w:rsidRDefault="00243EDE" w:rsidP="00243EDE"><w:pPr><w:rPr><w:lang w:val="en-GB" w:eastAsia="ja-JP"/></w:rPr></w:pPr><w:r><w:rPr><w:lang w:val="en-GB" w:eastAsia="ja-JP"/></w:rPr><w:t> </w:t></w:r></w:p><w:tbl><w:tblPr><w:tblW w:w="9339" w:type="dxa"/><w:tblBorders><w:top w:val="outset" w:sz="6" w:space="0" w:color="auto"/><w:left w:val="outset" w:sz="6" w:space="0" w:color="auto"/><w:bottom w:val="outset" w:sz="6" w:space="0" w:color="auto"/><w:right w:val="outset" w:sz="6" w:space="0" w:color="auto"/></w:tblBorders><w:tblCellMar><w:top w:w="57" w:type="dxa"/><w:left w:w="57" w:type="dxa"/><w:bottom w:w="57" w:type="dxa"/><w:right w:w="57" w:type="dxa"/></w:tblCellMar><w:tblLook w:val="04A0" w:firstRow="1" w:lastRow="0" w:firstColumn="1" w:lastColumn="0" w:noHBand="0" w:noVBand="1"/></w:tblPr><w:tblGrid><w:gridCol w:w="3394"/><w:gridCol w:w="2268"/><w:gridCol w:w="1248"/><w:gridCol w:w="2429"/></w:tblGrid><w:tr w:rsidR="00243EDE" w:rsidRPr="002107AF" w14:paraId="52626E60" w14:textId="77777777" w:rsidTr="002107AF"><w:trPr><w:trHeight w:val="300"/></w:trPr><w:tc><w:tcPr><w:tcW w:w="9339" w:type="dxa"/><w:gridSpan w:val="4"/><w:tcBorders><w:top w:val="single" w:sz="6" w:space="0" w:color="auto"/><w:left w:val="single" w:sz="6" w:space="0" w:color="auto"/><w:bottom w:val="single" w:sz="6" w:space="0" w:color="auto"/><w:right w:val="single" w:sz="6" w:space="0" w:color="auto"/></w:tcBorders><w:shd w:val="clear" w:color="auto" w:fill="FFC000"/><w:hideMark/></w:tcPr><w:p w14:paraId="00122001" w14:textId="036BC9B4" w:rsidR="00243EDE" w:rsidRPr="002107AF" w:rsidRDefault="002107AF" w:rsidP="002107AF"><w:pPr><w:rPr><w:b/><w:bCs/><w:lang w:eastAsia="ja-JP"/></w:rPr></w:pPr><w:r><w:rPr><w:b/><w:bCs/><w:lang w:eastAsia="ja-JP"/></w:rPr><w:t>Liste der Strom- und Erdungskabel (Lieferumfang: Stadler)</w:t></w:r></w:p></w:tc></w:tr><w:tr w:rsidR="002107AF" w:rsidRPr="00243EDE" w14:paraId="6E488D35" w14:textId="77777777" w:rsidTr="002107AF"><w:trPr><w:trHeight w:val="300"/></w:trPr><w:tc><w:tcPr><w:tcW w:w="3394" w:type="dxa"/><w:tcBorders><w:top w:val="single" w:sz="6" w:space="0" w:color="auto"/><w:left w:val="single" w:sz="6" w:space="0" w:color="auto"/><w:bottom w:val="single" w:sz="6" w:space="0" w:color="auto"/><w:right w:val="single" w:sz="6" w:space="0" w:color="auto"/></w:tcBorders><w:shd w:val="clear" w:color="auto" w:fill="404040"/><w:vAlign w:val="center"/><w:hideMark/></w:tcPr><w:p w14:paraId="25313291" w14:textId="289E2240" w:rsidR="002107AF" w:rsidRPr="00243EDE" w:rsidRDefault="002107AF" w:rsidP="002107AF"><w:pPr><w:rPr><w:lang w:val="en-GB" w:eastAsia="ja-JP"/></w:rPr></w:pPr><w:r><w:rPr><w:b/><w:bCs/></w:rPr><w:t>Beschreibung</w:t></w:r></w:p></w:tc><w:tc><w:tcPr><w:tcW w:w="2268" w:type="dxa"/><w:tcBorders><w:top w:val="single" w:sz="6" w:space="0" w:color="auto"/><w:left w:val="single" w:sz="6" w:space="0" w:color="auto"/><w:bottom w:val="single" w:sz="6" w:space="0" w:color="auto"/><w:right w:val="single" w:sz="6" w:space="0" w:color="auto"/></w:tcBorders><w:shd w:val="clear" w:color="auto" w:fill="404040"/><w:vAlign w:val="center"/><w:hideMark/></w:tcPr><w:p w14:paraId="6B6DB60C" w14:textId="45298698" w:rsidR="002107AF" w:rsidRPr="00243EDE" w:rsidRDefault="002107AF" w:rsidP="002107AF"><w:pPr><w:rPr><w:lang w:val="en-GB" w:eastAsia="ja-JP"/></w:rPr></w:pPr><w:r><w:rPr><w:b/><w:bCs/></w:rPr><w:t>Menge</w:t></w:r></w:p></w:tc><w:tc><w:tcPr><w:tcW w:w="1248" w:type="dxa"/><w:tcBorders><w:top w:val="single" w:sz="6" w:space="0" w:color="auto"/><w:left w:val="single" w:sz="6" w:space="0" w:color="auto"/><w:bottom w:val="single" w:sz="6" w:space="0" w:color="auto"/><w:right w:val="single" w:sz="6" w:space="0" w:color="auto"/></w:tcBorders><w:shd w:val="clear" w:color="auto" w:fill="404040"/><w:vAlign w:val="center"/><w:hideMark/></w:tcPr><w:p w14:paraId="6AEDCE3D" w14:textId="2DBA034A" w:rsidR="002107AF" w:rsidRPr="00243EDE" w:rsidRDefault="002107AF" w:rsidP="002107AF"><w:pPr><w:rPr><w:lang w:val="en-GB" w:eastAsia="ja-JP"/></w:rPr></w:pPr><w:r><w:rPr><w:b/><w:bCs/></w:rPr><w:t>Länge</w:t></w:r></w:p></w:tc><w:tc><w:tcPr><w:tcW w:w="2429" w:type="dxa"/><w:tcBorders><w:top w:val="single" w:sz="6" w:space="0" w:color="auto"/><w:left w:val="single" w:sz="6" w:space="0" w:color="auto"/><w:bottom w:val="single" w:sz="6" w:space="0" w:color="auto"/><w:right w:val="single" w:sz="6" w:space="0" w:color="auto"/></w:tcBorders><w:shd w:val="clear" w:color="auto" w:fill="404040"/><w:vAlign w:val="center"/><w:hideMark/></w:tcPr><w:p w14:paraId="400DD8F2" w14:textId="7808FE06" w:rsidR="002107AF" w:rsidRPr="00243EDE" w:rsidRDefault="002107AF" w:rsidP="002107AF"><w:pPr><w:rPr><w:lang w:val="en-GB" w:eastAsia="ja-JP"/></w:rPr></w:pPr><w:r><w:rPr><w:b/><w:bCs/></w:rPr><w:t>Steckverbinder</w:t></w:r></w:p></w:tc></w:tr><w:tr w:rsidR="002107AF" w:rsidRPr="00243EDE" w14:paraId="3F72F33D" w14:textId="77777777" w:rsidTr="002107AF"><w:trPr><w:trHeight w:val="300"/></w:trPr><w:tc><w:tcPr><w:tcW w:w="3394" w:type="dxa"/><w:tcBorders><w:top w:val="single" w:sz="6" w:space="0" w:color="auto"/><w:left w:val="single" w:sz="6" w:space="0" w:color="auto"/><w:bottom w:val="single" w:sz="6" w:space="0" w:color="auto"/><w:right w:val="single" w:sz="6" w:space="0" w:color="auto"/></w:tcBorders><w:shd w:val="clear" w:color="auto" w:fill="D0CECE"/><w:vAlign w:val="center"/><w:hideMark/></w:tcPr><w:p w14:paraId="705E2D87" w14:textId="627A2D96" w:rsidR="002107AF" w:rsidRPr="002107AF" w:rsidRDefault="002107AF" w:rsidP="002107AF"><w:pPr><w:rPr><w:lang w:eastAsia="ja-JP"/></w:rPr></w:pPr><w:r><w:t>Stromadapterkabel für CCU (von Nomad geliefert)</w:t></w:r></w:p></w:tc><w:tc><w:tcPr><w:tcW w:w="2268" w:type="dxa"/><w:tcBorders><w:top w:val="single" w:sz="6" w:space="0" w:color="auto"/><w:left w:val="single" w:sz="6" w:space="0" w:color="auto"/><w:bottom w:val="single" w:sz="6" w:space="0" w:color="auto"/><w:right w:val="single" w:sz="6" w:space="0" w:color="auto"/></w:tcBorders><w:shd w:val="clear" w:color="auto" w:fill="D0CECE"/><w:vAlign w:val="center"/><w:hideMark/></w:tcPr><w:p w14:paraId="680576DF" w14:textId="520853F3" w:rsidR="002107AF" w:rsidRPr="00243EDE" w:rsidRDefault="002107AF" w:rsidP="002107AF"><w:pPr><w:rPr><w:lang w:val="en-GB" w:eastAsia="ja-JP"/></w:rPr></w:pPr><w:r><w:t>1</w:t></w:r></w:p></w:tc><w:tc><w:tcPr><w:tcW w:w="1248" w:type="dxa"/><w:tcBorders><w:top w:val="single" w:sz="6" w:space="0" w:color="auto"/><w:left w:val="single" w:sz="6" w:space="0" w:color="auto"/><w:bottom w:val="single" w:sz="6" w:space="0" w:color="auto"/><w:right w:val="single" w:sz="6" w:space="0" w:color="auto"/></w:tcBorders><w:shd w:val="clear" w:color="auto" w:fill="D0CECE"/><w:vAlign w:val="center"/><w:hideMark/></w:tcPr><w:p w14:paraId="34AE3955" w14:textId="479A072A" w:rsidR="002107AF" w:rsidRPr="00243EDE" w:rsidRDefault="002107AF" w:rsidP="002107AF"><w:pPr><w:rPr><w:lang w:val="en-GB" w:eastAsia="ja-JP"/></w:rPr></w:pPr><w:r><w:t>Länge 1 m</w:t></w:r></w:p></w:tc><w:tc><w:tcPr><w:tcW w:w="2429" w:type="dxa"/><w:tcBorders><w:top w:val="single" w:sz="6" w:space="0" w:color="auto"/><w:left w:val="single" w:sz="6" w:space="0" w:color="auto"/><w:bottom w:val="single" w:sz="6" w:space="0" w:color="auto"/><w:right w:val="single" w:sz="6" w:space="0" w:color="auto"/></w:tcBorders><w:shd w:val="clear" w:color="auto" w:fill="D0CECE"/><w:vAlign w:val="center"/><w:hideMark/></w:tcPr><w:p w14:paraId="1ADA3012" w14:textId="70A6205D" w:rsidR="002107AF" w:rsidRPr="00243EDE" w:rsidRDefault="002107AF" w:rsidP="002107AF"><w:pPr><w:rPr><w:lang w:val="en-GB" w:eastAsia="ja-JP"/></w:rPr></w:pPr><w:r><w:t>Phoenix HC D7</w:t></w:r></w:p></w:tc></w:tr><w:tr w:rsidR="002107AF" w:rsidRPr="002107AF" w14:paraId="0D9DEAE1" w14:textId="77777777" w:rsidTr="002107AF"><w:trPr><w:trHeight w:val="300"/></w:trPr><w:tc><w:tcPr><w:tcW w:w="3394" w:type="dxa"/><w:tcBorders><w:top w:val="single" w:sz="6" w:space="0" w:color="auto"/><w:left w:val="single" w:sz="6" w:space="0" w:color="auto"/><w:bottom w:val="single" w:sz="6" w:space="0" w:color="auto"/><w:right w:val="single" w:sz="6" w:space="0" w:color="auto"/></w:tcBorders><w:shd w:val="clear" w:color="auto" w:fill="D0CECE"/><w:vAlign w:val="center"/><w:hideMark/></w:tcPr><w:p w14:paraId="37EA36B0" w14:textId="699C04A4" w:rsidR="002107AF" w:rsidRPr="00243EDE" w:rsidRDefault="002107AF" w:rsidP="002107AF"><w:pPr><w:rPr><w:lang w:val="en-GB" w:eastAsia="ja-JP"/></w:rPr></w:pPr><w:r><w:t>Stromkabel für Ethernet-Switches</w:t></w:r></w:p></w:tc><w:tc><w:tcPr><w:tcW w:w="2268" w:type="dxa"/><w:tcBorders><w:top w:val="single" w:sz="6" w:space="0" w:color="auto"/><w:left w:val="single" w:sz="6" w:space="0" w:color="auto"/><w:bottom w:val="single" w:sz="6" w:space="0" w:color="auto"/><w:right w:val="single" w:sz="6" w:space="0" w:color="auto"/></w:tcBorders><w:shd w:val="clear" w:color="auto" w:fill="D0CECE"/><w:vAlign w:val="center"/><w:hideMark/></w:tcPr><w:p w14:paraId="662CB8C1" w14:textId="1ED1DAF7" w:rsidR="002107AF" w:rsidRPr="00243EDE" w:rsidRDefault="002107AF" w:rsidP="002107AF"><w:pPr><w:rPr><w:lang w:val="en-GB" w:eastAsia="ja-JP"/></w:rPr></w:pPr><w:r><w:t>4-Teiler: 12</w:t></w:r><w:r><w:br/><w:t>6-Teiler: 18</w:t></w:r></w:p></w:tc><w:tc><w:tcPr><w:tcW w:w="1248" w:type="dxa"/><w:tcBorders><w:top w:val="single" w:sz="6" w:space="0" w:color="auto"/><w:left w:val="single" w:sz="6" w:space="0" w:color="auto"/><w:bottom w:val="single" w:sz="6" w:space="0" w:color="auto"/><w:right w:val="single" w:sz="6" w:space="0" w:color="auto"/></w:tcBorders><w:shd w:val="clear" w:color="auto" w:fill="D0CECE"/><w:vAlign w:val="center"/><w:hideMark/></w:tcPr><w:p w14:paraId="5CB8BDDF" w14:textId="25717781" w:rsidR="002107AF" w:rsidRPr="00243EDE" w:rsidRDefault="002107AF" w:rsidP="002107AF"><w:pPr><w:rPr><w:lang w:val="en-GB" w:eastAsia="ja-JP"/></w:rPr></w:pPr><w:r><w:t>TBD</w:t></w:r></w:p></w:tc><w:tc><w:tcPr><w:tcW w:w="2429" w:type="dxa"/><w:tcBorders><w:top w:val="single" w:sz="6" w:space="0" w:color="auto"/><w:left w:val="single" w:sz="6" w:space="0" w:color="auto"/><w:bottom w:val="single" w:sz="6" w:space="0" w:color="auto"/><w:right w:val="single" w:sz="6" w:space="0" w:color="auto"/></w:tcBorders><w:shd w:val="clear" w:color="auto" w:fill="D0CECE"/><w:vAlign w:val="center"/><w:hideMark/></w:tcPr><w:p w14:paraId="3658F438" w14:textId="2CDDDB42" w:rsidR="002107AF" w:rsidRPr="002107AF" w:rsidRDefault="002107AF" w:rsidP="002107AF"><w:pPr><w:rPr><w:lang w:eastAsia="ja-JP"/></w:rPr></w:pPr><w:r><w:t>M12, Buchse, 5-polig, K-Codierung</w:t></w:r></w:p></w:tc></w:tr><w:tr w:rsidR="002107AF" w:rsidRPr="002107AF" w14:paraId="522F998E" w14:textId="77777777" w:rsidTr="002107AF"><w:trPr><w:trHeight w:val="300"/></w:trPr><w:tc><w:tcPr><w:tcW w:w="3394" w:type="dxa"/><w:tcBorders><w:top w:val="single" w:sz="6" w:space="0" w:color="auto"/><w:left w:val="single" w:sz="6" w:space="0" w:color="auto"/><w:bottom w:val="single" w:sz="6" w:space="0" w:color="auto"/><w:right w:val="single" w:sz="6" w:space="0" w:color="auto"/></w:tcBorders><w:shd w:val="clear" w:color="auto" w:fill="D0CECE"/><w:vAlign w:val="center"/><w:hideMark/></w:tcPr><w:p w14:paraId="7E4867BE" w14:textId="3B994864" w:rsidR="002107AF" w:rsidRPr="002107AF" w:rsidRDefault="002107AF" w:rsidP="002107AF"><w:pPr><w:rPr><w:lang w:eastAsia="ja-JP"/></w:rPr></w:pPr><w:r><w:t>Erdungskabel für Dachantennen-Montageplatte, falls die Antenne nicht ausreichend mit dem Wagenkasten verbunden ist</w:t></w:r></w:p></w:tc><w:tc><w:tcPr><w:tcW w:w="2268" w:type="dxa"/><w:tcBorders><w:top w:val="single" w:sz="6" w:space="0" w:color="auto"/><w:left w:val="single" w:sz="6" w:space="0" w:color="auto"/><w:bottom w:val="single" w:sz="6" w:space="0" w:color="auto"/><w:right w:val="single" w:sz="6" w:space="0" w:color="auto"/></w:tcBorders><w:shd w:val="clear" w:color="auto" w:fill="D0CECE"/><w:vAlign w:val="center"/><w:hideMark/></w:tcPr><w:p w14:paraId="3AC0D218" w14:textId="4524B5E5" w:rsidR="002107AF" w:rsidRPr="00243EDE" w:rsidRDefault="002107AF" w:rsidP="002107AF"><w:pPr><w:rPr><w:lang w:val="en-GB" w:eastAsia="ja-JP"/></w:rPr></w:pPr><w:r><w:t>TBD</w:t></w:r></w:p></w:tc><w:tc><w:tcPr><w:tcW w:w="1248" w:type="dxa"/><w:tcBorders><w:top w:val="single" w:sz="6" w:space="0" w:color="auto"/><w:left w:val="single" w:sz="6" w:space="0" w:color="auto"/><w:bottom w:val="single" w:sz="6" w:space="0" w:color="auto"/><w:right w:val="single" w:sz="6" w:space="0" w:color="auto"/></w:tcBorders><w:shd w:val="clear" w:color="auto" w:fill="D0CECE"/><w:vAlign w:val="center"/><w:hideMark/></w:tcPr><w:p w14:paraId="1248B61E" w14:textId="2C62E73D" w:rsidR="002107AF" w:rsidRPr="00243EDE" w:rsidRDefault="002107AF" w:rsidP="002107AF"><w:pPr><w:rPr><w:lang w:val="en-GB" w:eastAsia="ja-JP"/></w:rPr></w:pPr></w:p></w:tc><w:tc><w:tcPr><w:tcW w:w="2429" w:type="dxa"/><w:tcBorders><w:top w:val="single" w:sz="6" w:space="0" w:color="auto"/><w:left w:val="single" w:sz="6" w:space="0" w:color="auto"/><w:bottom w:val="single" w:sz="6" w:space="0" w:color="auto"/><w:right w:val="single" w:sz="6" w:space="0" w:color="auto"/></w:tcBorders><w:shd w:val="clear" w:color="auto" w:fill="D0CECE"/><w:vAlign w:val="center"/><w:hideMark/></w:tcPr><w:p w14:paraId="0A7F56BF" w14:textId="6B91C672" w:rsidR="002107AF" w:rsidRPr="002107AF" w:rsidRDefault="002107AF" w:rsidP="002107AF"><w:pPr><w:rPr><w:lang w:eastAsia="ja-JP"/></w:rPr></w:pPr><w:r><w:t>Verschraubt am Bauteil und an Erdungsschiene</w:t></w:r></w:p></w:tc></w:tr><w:tr w:rsidR="002107AF" w:rsidRPr="002107AF" w14:paraId="4353AEC0" w14:textId="77777777" w:rsidTr="002107AF"><w:trPr><w:trHeight w:val="300"/></w:trPr><w:tc><w:tcPr><w:tcW w:w="3394" w:type="dxa"/><w:tcBorders><w:top w:val="single" w:sz="6" w:space="0" w:color="auto"/><w:left w:val="single" w:sz="6" w:space="0" w:color="auto"/><w:bottom w:val="single" w:sz="6" w:space="0" w:color="auto"/><w:right w:val="single" w:sz="6" w:space="0" w:color="auto"/></w:tcBorders><w:shd w:val="clear" w:color="auto" w:fill="D0CECE"/><w:vAlign w:val="center"/><w:hideMark/></w:tcPr><w:p w14:paraId="0722B0F6" w14:textId="3B5C8FF0" w:rsidR="002107AF" w:rsidRPr="002107AF" w:rsidRDefault="002107AF" w:rsidP="002107AF"><w:pPr><w:rPr><w:lang w:eastAsia="ja-JP"/></w:rPr></w:pPr><w:r><w:t>Erdungskabel für CCU-, AP- und Switch-Montageplatten</w:t></w:r></w:p></w:tc><w:tc><w:tcPr><w:tcW w:w="2268" w:type="dxa"/><w:tcBorders><w:top w:val="single" w:sz="6" w:space="0" w:color="auto"/><w:left w:val="single" w:sz="6" w:space="0" w:color="auto"/><w:bottom w:val="single" w:sz="6" w:space="0" w:color="auto"/><w:right w:val="single" w:sz="6" w:space="0" w:color="auto"/></w:tcBorders><w:shd w:val="clear" w:color="auto" w:fill="D0CECE"/><w:vAlign w:val="center"/><w:hideMark/></w:tcPr><w:p w14:paraId="58EB6EB6" w14:textId="5D23314F" w:rsidR="002107AF" w:rsidRPr="00243EDE" w:rsidRDefault="002107AF" w:rsidP="002107AF"><w:pPr><w:rPr><w:lang w:val="en-GB" w:eastAsia="ja-JP"/></w:rPr></w:pPr><w:r><w:t>TBD</w:t></w:r></w:p></w:tc><w:tc><w:tcPr><w:tcW w:w="1248" w:type="dxa"/><w:tcBorders><w:top w:val="single" w:sz="6" w:space="0" w:color="auto"/><w:left w:val="single" w:sz="6" w:space="0" w:color="auto"/><w:bottom w:val="single" w:sz="6" w:space="0" w:color="auto"/><w:right w:val="single" w:sz="6" w:space="0" w:color="auto"/></w:tcBorders><w:shd w:val="clear" w:color="auto" w:fill="D0CECE"/><w:vAlign w:val="center"/><w:hideMark/></w:tcPr><w:p w14:paraId="5B030F70" w14:textId="2A27869B" w:rsidR="002107AF" w:rsidRPr="00243EDE" w:rsidRDefault="002107AF" w:rsidP="002107AF"><w:pPr><w:rPr><w:lang w:val="en-GB" w:eastAsia="ja-JP"/></w:rPr></w:pPr></w:p></w:tc><w:tc><w:tcPr><w:tcW w:w="2429" w:type="dxa"/><w:tcBorders><w:top w:val="single" w:sz="6" w:space="0" w:color="auto"/><w:left w:val="single" w:sz="6" w:space="0" w:color="auto"/><w:bottom w:val="single" w:sz="6" w:space="0" w:color="auto"/><w:right w:val="single" w:sz="6" w:space="0" w:color="auto"/></w:tcBorders><w:shd w:val="clear" w:color="auto" w:fill="D0CECE"/><w:vAlign w:val="center"/><w:hideMark/></w:tcPr><w:p w14:paraId="1F7414EE" w14:textId="11C30D00" w:rsidR="002107AF" w:rsidRPr="002107AF" w:rsidRDefault="002107AF" w:rsidP="002107AF"><w:pPr><w:rPr><w:lang w:eastAsia="ja-JP"/></w:rPr></w:pPr><w:r><w:t>Verschraubt am Bauteil und an Erdungsschiene</w:t></w:r></w:p></w:tc></w:tr></w:tbl><w:p w14:paraId="7C63CFBE" w14:textId="77777777" w:rsidR="00243EDE" w:rsidRPr="002107AF" w:rsidRDefault="00243EDE" w:rsidP="00243EDE"><w:pPr><w:rPr><w:lang w:eastAsia="ja-JP"/></w:rPr></w:pPr><w:r><w:rPr><w:lang w:eastAsia="ja-JP"/></w:rPr><w:lastRenderedPageBreak/><w:t> </w:t></w:r></w:p><w:tbl><w:tblPr><w:tblW w:w="9339" w:type="dxa"/><w:tblBorders><w:top w:val="outset" w:sz="6" w:space="0" w:color="auto"/><w:left w:val="outset" w:sz="6" w:space="0" w:color="auto"/><w:bottom w:val="outset" w:sz="6" w:space="0" w:color="auto"/><w:right w:val="outset" w:sz="6" w:space="0" w:color="auto"/></w:tblBorders><w:tblCellMar><w:top w:w="57" w:type="dxa"/><w:left w:w="57" w:type="dxa"/><w:bottom w:w="57" w:type="dxa"/><w:right w:w="57" w:type="dxa"/></w:tblCellMar><w:tblLook w:val="04A0" w:firstRow="1" w:lastRow="0" w:firstColumn="1" w:lastColumn="0" w:noHBand="0" w:noVBand="1"/></w:tblPr><w:tblGrid><w:gridCol w:w="2854"/><w:gridCol w:w="1441"/><w:gridCol w:w="2360"/><w:gridCol w:w="2684"/></w:tblGrid><w:tr w:rsidR="00243EDE" w:rsidRPr="002107AF" w14:paraId="6A1C77F5" w14:textId="77777777" w:rsidTr="002107AF"><w:trPr><w:trHeight w:val="300"/></w:trPr><w:tc><w:tcPr><w:tcW w:w="9339" w:type="dxa"/><w:gridSpan w:val="4"/><w:tcBorders><w:top w:val="single" w:sz="6" w:space="0" w:color="auto"/><w:left w:val="single" w:sz="6" w:space="0" w:color="auto"/><w:bottom w:val="single" w:sz="6" w:space="0" w:color="auto"/><w:right w:val="single" w:sz="6" w:space="0" w:color="auto"/></w:tcBorders><w:shd w:val="clear" w:color="auto" w:fill="FFC000"/><w:hideMark/></w:tcPr><w:p w14:paraId="1C259D9E" w14:textId="2C63DB7D" w:rsidR="00243EDE" w:rsidRPr="002107AF" w:rsidRDefault="002107AF" w:rsidP="002107AF"><w:pPr><w:rPr><w:b/><w:bCs/><w:lang w:eastAsia="ja-JP"/></w:rPr></w:pPr><w:r><w:rPr><w:b/><w:bCs/><w:lang w:eastAsia="ja-JP"/></w:rPr><w:t>Liste der Steckverbinder (Lieferumfang: Stadler)</w:t></w:r></w:p></w:tc></w:tr><w:tr w:rsidR="002107AF" w:rsidRPr="00243EDE" w14:paraId="78C39BCA" w14:textId="77777777" w:rsidTr="002107AF"><w:trPr><w:trHeight w:val="300"/></w:trPr><w:tc><w:tcPr><w:tcW w:w="2929" w:type="dxa"/><w:tcBorders><w:top w:val="single" w:sz="6" w:space="0" w:color="auto"/><w:left w:val="single" w:sz="6" w:space="0" w:color="auto"/><w:bottom w:val="single" w:sz="6" w:space="0" w:color="auto"/><w:right w:val="single" w:sz="6" w:space="0" w:color="auto"/></w:tcBorders><w:shd w:val="clear" w:color="auto" w:fill="404040"/><w:vAlign w:val="center"/><w:hideMark/></w:tcPr><w:p w14:paraId="6132EFBB" w14:textId="0DE82347" w:rsidR="002107AF" w:rsidRPr="00243EDE" w:rsidRDefault="002107AF" w:rsidP="002107AF"><w:pPr><w:rPr><w:lang w:val="en-GB" w:eastAsia="ja-JP"/></w:rPr></w:pPr><w:r><w:rPr><w:b/><w:bCs/><w:lang w:eastAsia="ja-JP"/></w:rPr><w:t>Type</w:t></w:r></w:p></w:tc><w:tc><w:tcPr><w:tcW w:w="1319" w:type="dxa"/><w:tcBorders><w:top w:val="single" w:sz="6" w:space="0" w:color="auto"/><w:left w:val="single" w:sz="6" w:space="0" w:color="auto"/><w:bottom w:val="single" w:sz="6" w:space="0" w:color="auto"/><w:right w:val="single" w:sz="6" w:space="0" w:color="auto"/></w:tcBorders><w:shd w:val="clear" w:color="auto" w:fill="404040"/><w:vAlign w:val="center"/><w:hideMark/></w:tcPr><w:p w14:paraId="7A23D131" w14:textId="1B5D6CBC" w:rsidR="002107AF" w:rsidRPr="00243EDE" w:rsidRDefault="002107AF" w:rsidP="002107AF"><w:pPr><w:rPr><w:lang w:val="en-GB" w:eastAsia="ja-JP"/></w:rPr></w:pPr><w:r><w:rPr><w:b/><w:bCs/></w:rPr><w:t>Menge</w:t></w:r></w:p></w:tc><w:tc><w:tcPr><w:tcW w:w="2407" w:type="dxa"/><w:tcBorders><w:top w:val="single" w:sz="6" w:space="0" w:color="auto"/><w:left w:val="single" w:sz="6" w:space="0" w:color="auto"/><w:bottom w:val="single" w:sz="6" w:space="0" w:color="auto"/><w:right w:val="single" w:sz="6" w:space="0" w:color="auto"/></w:tcBorders><w:shd w:val="clear" w:color="auto" w:fill="404040"/><w:vAlign w:val="center"/><w:hideMark/></w:tcPr><w:p w14:paraId="4B1D3318" w14:textId="647B5EC6" w:rsidR="002107AF" w:rsidRPr="00243EDE" w:rsidRDefault="002107AF" w:rsidP="002107AF"><w:pPr><w:rPr><w:lang w:val="en-GB" w:eastAsia="ja-JP"/></w:rPr></w:pPr><w:proofErr w:type="spellStart"/><w:r><w:rPr><w:lang w:val="en-GB" w:eastAsia="ja-JP"/></w:rPr><w:t>Einsatzort</w:t></w:r><w:proofErr w:type="spellEnd"/></w:p></w:tc><w:tc><w:tcPr><w:tcW w:w="2684" w:type="dxa"/><w:tcBorders><w:top w:val="single" w:sz="6" w:space="0" w:color="auto"/><w:left w:val="single" w:sz="6" w:space="0" w:color="auto"/><w:bottom w:val="single" w:sz="6" w:space="0" w:color="auto"/><w:right w:val="single" w:sz="6" w:space="0" w:color="auto"/></w:tcBorders><w:shd w:val="clear" w:color="auto" w:fill="404040"/><w:vAlign w:val="center"/><w:hideMark/></w:tcPr><w:p w14:paraId="3A3E07F2" w14:textId="79CA0E85" w:rsidR="002107AF" w:rsidRPr="00243EDE" w:rsidRDefault="002107AF" w:rsidP="002107AF"><w:pPr><w:rPr><w:lang w:val="en-GB" w:eastAsia="ja-JP"/></w:rPr></w:pPr><w:r><w:rPr><w:b/><w:bCs/><w:lang w:eastAsia="ja-JP"/></w:rPr><w:t>Darstellung</w:t></w:r><w:r><w:rPr><w:lang w:val="en-GB" w:eastAsia="ja-JP"/></w:rPr><w:t> </w:t></w:r></w:p></w:tc></w:tr><w:tr w:rsidR="00243EDE" w:rsidRPr="00243EDE" w14:paraId="283E7D84" w14:textId="77777777" w:rsidTr="002107AF"><w:trPr><w:trHeight w:val="300"/></w:trPr><w:tc><w:tcPr><w:tcW w:w="2929" w:type="dxa"/><w:tcBorders><w:top w:val="single" w:sz="6" w:space="0" w:color="auto"/><w:left w:val="single" w:sz="6" w:space="0" w:color="auto"/><w:bottom w:val="single" w:sz="6" w:space="0" w:color="auto"/><w:right w:val="single" w:sz="6" w:space="0" w:color="auto"/></w:tcBorders><w:vAlign w:val="center"/><w:hideMark/></w:tcPr><w:p w14:paraId="033C7C2A" w14:textId="77777777" w:rsidR="00243EDE" w:rsidRPr="00243EDE" w:rsidRDefault="00243EDE" w:rsidP="00243EDE"><w:pPr><w:rPr><w:lang w:val="en-GB" w:eastAsia="ja-JP"/></w:rPr></w:pPr><w:r><w:rPr><w:lang w:eastAsia="ja-JP"/></w:rPr><w:t>Phoenix HC D7</w:t></w:r><w:r><w:rPr><w:lang w:val="en-GB" w:eastAsia="ja-JP"/></w:rPr><w:t> </w:t></w:r></w:p></w:tc><w:tc><w:tcPr><w:tcW w:w="1319" w:type="dxa"/><w:tcBorders><w:top w:val="single" w:sz="6" w:space="0" w:color="auto"/><w:left w:val="single" w:sz="6" w:space="0" w:color="auto"/><w:bottom w:val="single" w:sz="6" w:space="0" w:color="auto"/><w:right w:val="single" w:sz="6" w:space="0" w:color="auto"/></w:tcBorders><w:vAlign w:val="center"/><w:hideMark/></w:tcPr><w:p w14:paraId="4273FA66" w14:textId="77777777" w:rsidR="00243EDE" w:rsidRPr="00243EDE" w:rsidRDefault="00243EDE" w:rsidP="00243EDE"><w:pPr><w:rPr><w:lang w:val="en-GB" w:eastAsia="ja-JP"/></w:rPr></w:pPr><w:r><w:rPr><w:lang w:eastAsia="ja-JP"/></w:rPr><w:t>1</w:t></w:r><w:r><w:rPr><w:lang w:val="en-GB" w:eastAsia="ja-JP"/></w:rPr><w:t> </w:t></w:r></w:p></w:tc><w:tc><w:tcPr><w:tcW w:w="2407" w:type="dxa"/><w:tcBorders><w:top w:val="single" w:sz="6" w:space="0" w:color="auto"/><w:left w:val="single" w:sz="6" w:space="0" w:color="auto"/><w:bottom w:val="single" w:sz="6" w:space="0" w:color="auto"/><w:right w:val="single" w:sz="6" w:space="0" w:color="auto"/></w:tcBorders><w:vAlign w:val="center"/><w:hideMark/></w:tcPr><w:p w14:paraId="7659FC29" w14:textId="75AE7EDC" w:rsidR="00243EDE" w:rsidRPr="00243EDE" w:rsidRDefault="00243EDE" w:rsidP="00243EDE"><w:pPr><w:rPr><w:lang w:val="en-GB" w:eastAsia="ja-JP"/></w:rPr></w:pPr><w:r><w:rPr><w:lang w:eastAsia="ja-JP"/></w:rPr><w:t>CCU-</w:t></w:r><w:proofErr w:type="spellStart"/><w:r><w:rPr><w:lang w:val="en-GB" w:eastAsia="ja-JP"/></w:rPr><w:t>Stromversorgung</w:t></w:r><w:proofErr w:type="spellEnd"/></w:p></w:tc><w:tc><w:tcPr><w:tcW w:w="2684" w:type="dxa"/><w:tcBorders><w:top w:val="single" w:sz="6" w:space="0" w:color="auto"/><w:left w:val="single" w:sz="6" w:space="0" w:color="auto"/><w:bottom w:val="single" w:sz="6" w:space="0" w:color="auto"/><w:right w:val="single" w:sz="6" w:space="0" w:color="auto"/></w:tcBorders><w:vAlign w:val="center"/><w:hideMark/></w:tcPr><w:p w14:paraId="752BB152" w14:textId="03596BD8" w:rsidR="00243EDE" w:rsidRPr="00243EDE" w:rsidRDefault="00243EDE" w:rsidP="00243EDE"><w:pPr><w:rPr><w:lang w:val="en-GB" w:eastAsia="ja-JP"/></w:rPr></w:pPr><w:r><w:rPr><w:noProof/><w:lang w:val="en-GB" w:eastAsia="ja-JP"/></w:rPr><w:drawing><wp:inline distT="0" distB="0" distL="0" distR="0" wp14:anchorId="15BEA7A3" wp14:editId="660DD346"><wp:extent cx="1600200" cy="590550"/><wp:effectExtent l="0" t="0" r="0" b="0"/><wp:docPr id="1505317114" name="Picture 82" descr="A black and white rectangular object with white text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05317114" name="Picture 82" descr="A black and white rectangular object with white text  AI-generated content may be incorrect."/><pic:cNvPicPr><a:picLocks noChangeAspect="1" noChangeArrowheads="1"/></pic:cNvPicPr></pic:nvPicPr><pic:blipFill><a:blip r:embed="rId53"><a:extLst><a:ext uri="{28A0092B-C50C-407E-A947-70E740481C1C}"><a14:useLocalDpi xmlns:a14="http://schemas.microsoft.com/office/drawing/2010/main" val="0"/></a:ext></a:extLst></a:blip><a:srcRect/><a:stretch><a:fillRect/></a:stretch></pic:blipFill><pic:spPr bwMode="auto"><a:xfrm><a:off x="0" y="0"/><a:ext cx="1600200" cy="590550"/></a:xfrm><a:prstGeom prst="rect"><a:avLst/></a:prstGeom><a:noFill/><a:ln><a:noFill/></a:ln></pic:spPr></pic:pic></a:graphicData></a:graphic></wp:inline></w:drawing></w:r><w:r><w:rPr><w:lang w:val="en-GB" w:eastAsia="ja-JP"/></w:rPr><w:t> </w:t></w:r></w:p></w:tc></w:tr><w:tr w:rsidR="00243EDE" w:rsidRPr="00243EDE" w14:paraId="543AA073" w14:textId="77777777" w:rsidTr="002107AF"><w:trPr><w:trHeight w:val="300"/></w:trPr><w:tc><w:tcPr><w:tcW w:w="2929" w:type="dxa"/><w:tcBorders><w:top w:val="single" w:sz="6" w:space="0" w:color="auto"/><w:left w:val="single" w:sz="6" w:space="0" w:color="auto"/><w:bottom w:val="single" w:sz="6" w:space="0" w:color="auto"/><w:right w:val="single" w:sz="6" w:space="0" w:color="auto"/></w:tcBorders><w:vAlign w:val="center"/><w:hideMark/></w:tcPr><w:p w14:paraId="39282FA1" w14:textId="1BE1EDD9" w:rsidR="002107AF" w:rsidRPr="002107AF" w:rsidRDefault="00243EDE" w:rsidP="002107AF"><w:pPr><w:rPr><w:lang w:val="en-GB" w:eastAsia="ja-JP"/></w:rPr></w:pPr><w:r><w:rPr><w:lang w:val="en-GB" w:eastAsia="ja-JP"/></w:rPr><w:t>M12 5-pin K-</w:t></w:r><w:proofErr w:type="spellStart"/><w:r><w:rPr><w:lang w:val="en-GB" w:eastAsia="ja-JP"/></w:rPr><w:t>codiert</w:t></w:r><w:proofErr w:type="spellEnd"/><w:r><w:rPr><w:lang w:val="en-GB" w:eastAsia="ja-JP"/></w:rPr><w:t xml:space="preserve"> female connector/</w:t></w:r><w:proofErr w:type="spellStart"/><w:r><w:rPr><w:lang w:val="en-GB" w:eastAsia="ja-JP"/></w:rPr><w:t>Buchse</w:t></w:r><w:proofErr w:type="spellEnd"/><w:r><w:rPr><w:lang w:val="en-GB" w:eastAsia="ja-JP"/></w:rPr><w:t xml:space="preserve"> - Phoenix Contact</w:t></w:r></w:p><w:p w14:paraId="00620BFF" w14:textId="55B80FA6" w:rsidR="00243EDE" w:rsidRPr="00243EDE" w:rsidRDefault="00243EDE" w:rsidP="00243EDE"><w:pPr><w:rPr><w:lang w:val="en-GB" w:eastAsia="ja-JP"/></w:rPr></w:pPr></w:p></w:tc><w:tc><w:tcPr><w:tcW w:w="1319" w:type="dxa"/><w:tcBorders><w:top w:val="single" w:sz="6" w:space="0" w:color="auto"/><w:left w:val="single" w:sz="6" w:space="0" w:color="auto"/><w:bottom w:val="single" w:sz="6" w:space="0" w:color="auto"/><w:right w:val="single" w:sz="6" w:space="0" w:color="auto"/></w:tcBorders><w:vAlign w:val="center"/><w:hideMark/></w:tcPr><w:p w14:paraId="6DA28383" w14:textId="77777777" w:rsidR="00243EDE" w:rsidRPr="00243EDE" w:rsidRDefault="00243EDE" w:rsidP="00243EDE"><w:pPr><w:rPr><w:lang w:val="en-GB" w:eastAsia="ja-JP"/></w:rPr></w:pPr><w:r><w:rPr><w:lang w:eastAsia="ja-JP"/></w:rPr><w:t>8</w:t></w:r><w:r><w:rPr><w:lang w:val="en-GB" w:eastAsia="ja-JP"/></w:rPr><w:t> </w:t></w:r></w:p></w:tc><w:tc><w:tcPr><w:tcW w:w="2407" w:type="dxa"/><w:tcBorders><w:top w:val="single" w:sz="6" w:space="0" w:color="auto"/><w:left w:val="single" w:sz="6" w:space="0" w:color="auto"/><w:bottom w:val="single" w:sz="6" w:space="0" w:color="auto"/><w:right w:val="single" w:sz="6" w:space="0" w:color="auto"/></w:tcBorders><w:vAlign w:val="center"/><w:hideMark/></w:tcPr><w:p w14:paraId="0E9C1B33" w14:textId="0BA16314" w:rsidR="00243EDE" w:rsidRPr="00243EDE" w:rsidRDefault="00243EDE" w:rsidP="00243EDE"><w:pPr><w:rPr><w:lang w:val="en-GB" w:eastAsia="ja-JP"/></w:rPr></w:pPr><w:r><w:rPr><w:lang w:eastAsia="ja-JP"/></w:rPr><w:t>Switch-</w:t></w:r><w:proofErr w:type="spellStart"/><w:r><w:rPr><w:lang w:val="en-GB" w:eastAsia="ja-JP"/></w:rPr><w:t>Stromversorgung</w:t></w:r><w:proofErr w:type="spellEnd"/></w:p></w:tc><w:tc><w:tcPr><w:tcW w:w="2684" w:type="dxa"/><w:tcBorders><w:top w:val="single" w:sz="6" w:space="0" w:color="auto"/><w:left w:val="single" w:sz="6" w:space="0" w:color="auto"/><w:bottom w:val="single" w:sz="6" w:space="0" w:color="auto"/><w:right w:val="single" w:sz="6" w:space="0" w:color="auto"/></w:tcBorders><w:vAlign w:val="center"/><w:hideMark/></w:tcPr><w:p w14:paraId="15CC2881" w14:textId="16F4717D" w:rsidR="00243EDE" w:rsidRPr="00243EDE" w:rsidRDefault="00243EDE" w:rsidP="00243EDE"><w:pPr><w:rPr><w:lang w:val="en-GB" w:eastAsia="ja-JP"/></w:rPr></w:pPr><w:r><w:rPr><w:noProof/><w:lang w:val="en-GB" w:eastAsia="ja-JP"/></w:rPr><w:drawing><wp:inline distT="0" distB="0" distL="0" distR="0" wp14:anchorId="4E31D7FA" wp14:editId="3B6F241C"><wp:extent cx="647700" cy="685800"/><wp:effectExtent l="0" t="0" r="0" b="0"/><wp:docPr id="1005392520" name="Picture 81" descr="A close-up of a cabl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05392520" name="Picture 81" descr="A close-up of a cable  AI-generated content may be incorrect."/><pic:cNvPicPr><a:picLocks noChangeAspect="1" noChangeArrowheads="1"/></pic:cNvPicPr></pic:nvPicPr><pic:blipFill><a:blip r:embed="rId54"><a:extLst><a:ext uri="{28A0092B-C50C-407E-A947-70E740481C1C}"><a14:useLocalDpi xmlns:a14="http://schemas.microsoft.com/office/drawing/2010/main" val="0"/></a:ext></a:extLst></a:blip><a:srcRect/><a:stretch><a:fillRect/></a:stretch></pic:blipFill><pic:spPr bwMode="auto"><a:xfrm><a:off x="0" y="0"/><a:ext cx="647700" cy="685800"/></a:xfrm><a:prstGeom prst="rect"><a:avLst/></a:prstGeom><a:noFill/><a:ln><a:noFill/></a:ln></pic:spPr></pic:pic></a:graphicData></a:graphic></wp:inline></w:drawing></w:r><w:r><w:rPr><w:lang w:val="en-GB" w:eastAsia="ja-JP"/></w:rPr><w:t> </w:t></w:r></w:p></w:tc></w:tr><w:tr w:rsidR="00243EDE" w:rsidRPr="00243EDE" w14:paraId="5997AA6E" w14:textId="77777777" w:rsidTr="002107AF"><w:trPr><w:trHeight w:val="300"/></w:trPr><w:tc><w:tcPr><w:tcW w:w="2929" w:type="dxa"/><w:tcBorders><w:top w:val="single" w:sz="6" w:space="0" w:color="auto"/><w:left w:val="single" w:sz="6" w:space="0" w:color="auto"/><w:bottom w:val="single" w:sz="6" w:space="0" w:color="auto"/><w:right w:val="single" w:sz="6" w:space="0" w:color="auto"/></w:tcBorders><w:vAlign w:val="center"/><w:hideMark/></w:tcPr><w:p w14:paraId="682A2F78" w14:textId="15A4900A" w:rsidR="00243EDE" w:rsidRPr="00871D24" w:rsidRDefault="00871D24" w:rsidP="00243EDE"><w:pPr><w:rPr><w:lang w:eastAsia="ja-JP"/></w:rPr></w:pPr><w:r><w:rPr><w:lang w:eastAsia="ja-JP"/></w:rPr><w:t>M12-Steckverbinder X-codiert (Serie), z. B. HARTING har-speed M12 Crimp SlimDesign X-codiert, Bestellnummer: 21 03 881 180 (Crimpkontakte separat bestellt)</w:t></w:r></w:p></w:tc><w:tc><w:tcPr><w:tcW w:w="1319" w:type="dxa"/><w:tcBorders><w:top w:val="single" w:sz="6" w:space="0" w:color="auto"/><w:left w:val="single" w:sz="6" w:space="0" w:color="auto"/><w:bottom w:val="single" w:sz="6" w:space="0" w:color="auto"/><w:right w:val="single" w:sz="6" w:space="0" w:color="auto"/></w:tcBorders><w:vAlign w:val="center"/><w:hideMark/></w:tcPr><w:p w14:paraId="356C0AAD" w14:textId="77777777" w:rsidR="00243EDE" w:rsidRPr="00243EDE" w:rsidRDefault="00243EDE" w:rsidP="00243EDE"><w:pPr><w:rPr><w:lang w:val="en-GB" w:eastAsia="ja-JP"/></w:rPr></w:pPr><w:r><w:rPr><w:lang w:eastAsia="ja-JP"/></w:rPr><w:t>18</w:t></w:r><w:r><w:rPr><w:lang w:val="en-GB" w:eastAsia="ja-JP"/></w:rPr><w:t> </w:t></w:r></w:p></w:tc><w:tc><w:tcPr><w:tcW w:w="2407" w:type="dxa"/><w:tcBorders><w:top w:val="single" w:sz="6" w:space="0" w:color="auto"/><w:left w:val="single" w:sz="6" w:space="0" w:color="auto"/><w:bottom w:val="single" w:sz="6" w:space="0" w:color="auto"/><w:right w:val="single" w:sz="6" w:space="0" w:color="auto"/></w:tcBorders><w:vAlign w:val="center"/><w:hideMark/></w:tcPr><w:p w14:paraId="0CE260E6" w14:textId="77777777" w:rsidR="00243EDE" w:rsidRPr="00243EDE" w:rsidRDefault="00243EDE" w:rsidP="00243EDE"><w:pPr><w:rPr><w:lang w:val="en-GB" w:eastAsia="ja-JP"/></w:rPr></w:pPr><w:r><w:rPr><w:lang w:eastAsia="ja-JP"/></w:rPr><w:t>CCU, APs Ethernet</w:t></w:r><w:r><w:rPr><w:lang w:val="en-GB" w:eastAsia="ja-JP"/></w:rPr><w:t> </w:t></w:r></w:p></w:tc><w:tc><w:tcPr><w:tcW w:w="2684" w:type="dxa"/><w:tcBorders><w:top w:val="single" w:sz="6" w:space="0" w:color="auto"/><w:left w:val="single" w:sz="6" w:space="0" w:color="auto"/><w:bottom w:val="single" w:sz="6" w:space="0" w:color="auto"/><w:right w:val="single" w:sz="6" w:space="0" w:color="auto"/></w:tcBorders><w:vAlign w:val="center"/><w:hideMark/></w:tcPr><w:p w14:paraId="63AC070F" w14:textId="46CA51F0" w:rsidR="00243EDE" w:rsidRPr="00243EDE" w:rsidRDefault="00243EDE" w:rsidP="00243EDE"><w:pPr><w:rPr><w:lang w:val="en-GB" w:eastAsia="ja-JP"/></w:rPr></w:pPr><w:r><w:rPr><w:noProof/><w:lang w:val="en-GB" w:eastAsia="ja-JP"/></w:rPr><w:drawing><wp:inline distT="0" distB="0" distL="0" distR="0" wp14:anchorId="693781C3" wp14:editId="31C90D6E"><wp:extent cx="971550" cy="742950"/><wp:effectExtent l="0" t="0" r="0" b="0"/><wp:docPr id="1202084505" name="Picture 80" descr="A close-up of a metal connector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02084505" name="Picture 80" descr="A close-up of a metal connector  AI-generated content may be incorrect."/><pic:cNvPicPr><a:picLocks noChangeAspect="1" noChangeArrowheads="1"/></pic:cNvPicPr></pic:nvPicPr><pic:blipFill><a:blip r:embed="rId55"><a:extLst><a:ext uri="{28A0092B-C50C-407E-A947-70E740481C1C}"><a14:useLocalDpi xmlns:a14="http://schemas.microsoft.com/office/drawing/2010/main" val="0"/></a:ext></a:extLst></a:blip><a:srcRect/><a:stretch><a:fillRect/></a:stretch></pic:blipFill><pic:spPr bwMode="auto"><a:xfrm><a:off x="0" y="0"/><a:ext cx="971550" cy="742950"/></a:xfrm><a:prstGeom prst="rect"><a:avLst/></a:prstGeom><a:noFill/><a:ln><a:noFill/></a:ln></pic:spPr></pic:pic></a:graphicData></a:graphic></wp:inline></w:drawing></w:r><w:r><w:rPr><w:lang w:val="en-GB" w:eastAsia="ja-JP"/></w:rPr><w:t> </w:t></w:r></w:p></w:tc></w:tr><w:tr w:rsidR="00243EDE" w:rsidRPr="00243EDE" w14:paraId="7DF7EB77" w14:textId="77777777" w:rsidTr="002107AF"><w:trPr><w:trHeight w:val="300"/></w:trPr><w:tc><w:tcPr><w:tcW w:w="2929" w:type="dxa"/><w:tcBorders><w:top w:val="single" w:sz="6" w:space="0" w:color="auto"/><w:left w:val="single" w:sz="6" w:space="0" w:color="auto"/><w:bottom w:val="single" w:sz="6" w:space="0" w:color="auto"/><w:right w:val="single" w:sz="6" w:space="0" w:color="auto"/></w:tcBorders><w:vAlign w:val="center"/><w:hideMark/></w:tcPr><w:p w14:paraId="2A7231F4" w14:textId="79A76779" w:rsidR="00243EDE" w:rsidRPr="00490793" w:rsidRDefault="00243EDE" w:rsidP="00243EDE"><w:pPr><w:rPr><w:lang w:val="de-DE" w:eastAsia="ja-JP"/></w:rPr></w:pPr><w:r w:rsidRPr="00490793"><w:rPr><w:lang w:val="de-DE" w:eastAsia="ja-JP"/></w:rPr><w:t xml:space="preserve">Harting M12 PushPull 8-pole </w:t></w:r><w:r><w:rPr><w:lang w:eastAsia="ja-JP"/></w:rPr><w:t xml:space="preserve">X-codiert </w:t></w:r><w:r w:rsidRPr="00490793"><w:rPr><w:lang w:val="de-DE" w:eastAsia="ja-JP"/></w:rPr><w:t>male/Stecker, Bestellnummer: 21 03 881 1830  </w:t></w:r></w:p></w:tc><w:tc><w:tcPr><w:tcW w:w="1319" w:type="dxa"/><w:tcBorders><w:top w:val="single" w:sz="6" w:space="0" w:color="auto"/><w:left w:val="single" w:sz="6" w:space="0" w:color="auto"/><w:bottom w:val="single" w:sz="6" w:space="0" w:color="auto"/><w:right w:val="single" w:sz="6" w:space="0" w:color="auto"/></w:tcBorders><w:vAlign w:val="center"/><w:hideMark/></w:tcPr><w:p w14:paraId="7DECF1AB" w14:textId="0180B8E8" w:rsidR="00243EDE" w:rsidRPr="00243EDE" w:rsidRDefault="002107AF" w:rsidP="00243EDE"><w:pPr><w:rPr><w:lang w:val="en-GB" w:eastAsia="ja-JP"/></w:rPr></w:pPr><w:r><w:rPr><w:lang w:val="en-GB" w:eastAsia="ja-JP"/></w:rPr><w:t>4 für Nomad-</w:t></w:r><w:proofErr w:type="spellStart"/><w:r><w:rPr><w:lang w:val="en-GB" w:eastAsia="ja-JP"/></w:rPr><w:t>Komponenten</w:t></w:r><w:proofErr w:type="spellEnd"/><w:r><w:rPr><w:lang w:val="en-GB" w:eastAsia="ja-JP"/></w:rPr><w:t> </w:t></w:r></w:p><w:p w14:paraId="06003186" w14:textId="77777777" w:rsidR="00243EDE" w:rsidRPr="00243EDE" w:rsidRDefault="00243EDE" w:rsidP="00243EDE"><w:pPr><w:rPr><w:lang w:val="en-GB" w:eastAsia="ja-JP"/></w:rPr></w:pPr><w:r><w:rPr><w:lang w:val="en-GB" w:eastAsia="ja-JP"/></w:rPr><w:t> </w:t></w:r></w:p></w:tc><w:tc><w:tcPr><w:tcW w:w="2407" w:type="dxa"/><w:tcBorders><w:top w:val="single" w:sz="6" w:space="0" w:color="auto"/><w:left w:val="single" w:sz="6" w:space="0" w:color="auto"/><w:bottom w:val="single" w:sz="6" w:space="0" w:color="auto"/><w:right w:val="single" w:sz="6" w:space="0" w:color="auto"/></w:tcBorders><w:vAlign w:val="center"/><w:hideMark/></w:tcPr><w:p w14:paraId="507893A8" w14:textId="77777777" w:rsidR="00243EDE" w:rsidRPr="00243EDE" w:rsidRDefault="00243EDE" w:rsidP="00243EDE"><w:pPr><w:rPr><w:lang w:val="en-GB" w:eastAsia="ja-JP"/></w:rPr></w:pPr><w:r><w:rPr><w:lang w:eastAsia="ja-JP"/></w:rPr><w:t>Switch Ethernet</w:t></w:r><w:r><w:rPr><w:lang w:val="en-GB" w:eastAsia="ja-JP"/></w:rPr><w:t> </w:t></w:r></w:p></w:tc><w:tc><w:tcPr><w:tcW w:w="2684" w:type="dxa"/><w:tcBorders><w:top w:val="single" w:sz="6" w:space="0" w:color="auto"/><w:left w:val="single" w:sz="6" w:space="0" w:color="auto"/><w:bottom w:val="single" w:sz="6" w:space="0" w:color="auto"/><w:right w:val="single" w:sz="6" w:space="0" w:color="auto"/></w:tcBorders><w:vAlign w:val="center"/><w:hideMark/></w:tcPr><w:p w14:paraId="3CC573CA" w14:textId="676B7ACD" w:rsidR="00243EDE" w:rsidRPr="00243EDE" w:rsidRDefault="00243EDE" w:rsidP="00243EDE"><w:pPr><w:rPr><w:lang w:val="en-GB" w:eastAsia="ja-JP"/></w:rPr></w:pPr><w:r><w:rPr><w:noProof/><w:lang w:val="en-GB" w:eastAsia="ja-JP"/></w:rPr><w:drawing><wp:inline distT="0" distB="0" distL="0" distR="0" wp14:anchorId="1179FDEB" wp14:editId="091504D7"><wp:extent cx="1079500" cy="927100"/><wp:effectExtent l="0" t="0" r="6350" b="6350"/><wp:docPr id="626563051" name="Picture 79" descr="A close-up of a plug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26563051" name="Picture 79" descr="A close-up of a plug  AI-generated content may be incorrect."/><pic:cNvPicPr><a:picLocks noChangeAspect="1" noChangeArrowheads="1"/></pic:cNvPicPr></pic:nvPicPr><pic:blipFill><a:blip r:embed="rId56"><a:extLst><a:ext uri="{28A0092B-C50C-407E-A947-70E740481C1C}"><a14:useLocalDpi xmlns:a14="http://schemas.microsoft.com/office/drawing/2010/main" val="0"/></a:ext></a:extLst></a:blip><a:srcRect/><a:stretch><a:fillRect/></a:stretch></pic:blipFill><pic:spPr bwMode="auto"><a:xfrm><a:off x="0" y="0"/><a:ext cx="1079500" cy="927100"/></a:xfrm><a:prstGeom prst="rect"><a:avLst/></a:prstGeom><a:noFill/><a:ln><a:noFill/></a:ln></pic:spPr></pic:pic></a:graphicData></a:graphic></wp:inline></w:drawing></w:r><w:r><w:rPr><w:lang w:val="en-GB" w:eastAsia="ja-JP"/></w:rPr><w:t> </w:t></w:r></w:p></w:tc></w:tr><w:tr w:rsidR="002107AF" w:rsidRPr="00243EDE" w14:paraId="13605EA1" w14:textId="77777777" w:rsidTr="002107AF"><w:trPr><w:trHeight w:val="300"/></w:trPr><w:tc><w:tcPr><w:tcW w:w="2929" w:type="dxa"/><w:tcBorders><w:top w:val="single" w:sz="6" w:space="0" w:color="auto"/><w:left w:val="single" w:sz="6" w:space="0" w:color="auto"/><w:bottom w:val="single" w:sz="6" w:space="0" w:color="auto"/><w:right w:val="single" w:sz="6" w:space="0" w:color="auto"/></w:tcBorders><w:vAlign w:val="center"/><w:hideMark/></w:tcPr><w:p w14:paraId="2B112154" w14:textId="14B3F53F" w:rsidR="002107AF" w:rsidRPr="00243EDE" w:rsidRDefault="002107AF" w:rsidP="002107AF"><w:pPr><w:rPr><w:lang w:val="en-GB" w:eastAsia="ja-JP"/></w:rPr></w:pPr><w:r><w:t>QMA-Steckverbinder gerade</w:t></w:r></w:p></w:tc><w:tc><w:tcPr><w:tcW w:w="1319" w:type="dxa"/><w:tcBorders><w:top w:val="single" w:sz="6" w:space="0" w:color="auto"/><w:left w:val="single" w:sz="6" w:space="0" w:color="auto"/><w:bottom w:val="single" w:sz="6" w:space="0" w:color="auto"/><w:right w:val="single" w:sz="6" w:space="0" w:color="auto"/></w:tcBorders><w:vAlign w:val="center"/><w:hideMark/></w:tcPr><w:p w14:paraId="4B3858F9" w14:textId="56D42D01" w:rsidR="002107AF" w:rsidRPr="002107AF" w:rsidRDefault="002107AF" w:rsidP="002107AF"><w:pPr><w:rPr><w:lang w:eastAsia="ja-JP"/></w:rPr></w:pPr><w:r><w:t>6 Stück pro AP</w:t></w:r><w:r><w:br/><w:t>24 Stück für CCU-Pigtails</w:t></w:r></w:p></w:tc><w:tc><w:tcPr><w:tcW w:w="2407" w:type="dxa"/><w:tcBorders><w:top w:val="single" w:sz="6" w:space="0" w:color="auto"/><w:left w:val="single" w:sz="6" w:space="0" w:color="auto"/><w:bottom w:val="single" w:sz="6" w:space="0" w:color="auto"/><w:right w:val="single" w:sz="6" w:space="0" w:color="auto"/></w:tcBorders><w:vAlign w:val="center"/><w:hideMark/></w:tcPr><w:p w14:paraId="40F31610" w14:textId="147BCE16" w:rsidR="002107AF" w:rsidRPr="002107AF" w:rsidRDefault="002107AF" w:rsidP="002107AF"><w:pPr><w:rPr><w:lang w:eastAsia="ja-JP"/></w:rPr></w:pPr></w:p></w:tc><w:tc><w:tcPr><w:tcW w:w="2684" w:type="dxa"/><w:tcBorders><w:top w:val="single" w:sz="6" w:space="0" w:color="auto"/><w:left w:val="single" w:sz="6" w:space="0" w:color="auto"/><w:bottom w:val="single" w:sz="6" w:space="0" w:color="auto"/><w:right w:val="single" w:sz="6" w:space="0" w:color="auto"/></w:tcBorders><w:vAlign w:val="center"/><w:hideMark/></w:tcPr><w:p w14:paraId="48A23F3A" w14:textId="19571361" w:rsidR="002107AF" w:rsidRPr="00243EDE" w:rsidRDefault="002107AF" w:rsidP="002107AF"><w:pPr><w:rPr><w:lang w:val="en-GB" w:eastAsia="ja-JP"/></w:rPr></w:pPr><w:r><w:rPr><w:noProof/><w:lang w:val="en-GB" w:eastAsia="ja-JP"/></w:rPr><w:drawing><wp:inline distT="0" distB="0" distL="0" distR="0" wp14:anchorId="100EDF50" wp14:editId="77F551FB"><wp:extent cx="857250" cy="495300"/><wp:effectExtent l="0" t="0" r="0" b="0"/><wp:docPr id="1248955429" name="Picture 78" descr="A picture containing metalware, screw, gear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11" descr="A picture containing metalware, screw, gear  Description automatically generated"/><pic:cNvPicPr><a:picLocks noChangeAspect="1" noChangeArrowheads="1"/></pic:cNvPicPr></pic:nvPicPr><pic:blipFill><a:blip r:embed="rId57"><a:extLst><a:ext uri="{28A0092B-C50C-407E-A947-70E740481C1C}"><a14:useLocalDpi xmlns:a14="http://schemas.microsoft.com/office/drawing/2010/main" val="0"/></a:ext></a:extLst></a:blip><a:srcRect/><a:stretch><a:fillRect/></a:stretch></pic:blipFill><pic:spPr bwMode="auto"><a:xfrm><a:off x="0" y="0"/><a:ext cx="857250" cy="495300"/></a:xfrm><a:prstGeom prst="rect"><a:avLst/></a:prstGeom><a:noFill/><a:ln><a:noFill/></a:ln></pic:spPr></pic:pic></a:graphicData></a:graphic></wp:inline></w:drawing></w:r><w:r><w:rPr><w:lang w:val="en-GB" w:eastAsia="ja-JP"/></w:rPr><w:t> </w:t></w:r></w:p></w:tc></w:tr></w:tbl><w:p w14:paraId="731AEFB2" w14:textId="77777777" w:rsidR="00243EDE" w:rsidRPr="00243EDE" w:rsidRDefault="00243EDE" w:rsidP="00243EDE"><w:pPr><w:rPr><w:lang w:val="en-GB" w:eastAsia="ja-JP"/></w:rPr></w:pPr><w:r><w:rPr><w:lang w:val="en-GB" w:eastAsia="ja-JP"/></w:rPr><w:t> </w:t></w:r></w:p><w:p w14:paraId="6B6A7C1E" w14:textId="77777777" w:rsidR="00243EDE" w:rsidRPr="00243EDE" w:rsidRDefault="00243EDE" w:rsidP="00591F73"><w:pPr><w:pStyle w:val="Heading2"/><w:rPr><w:lang w:val="en-GB"/></w:rPr></w:pPr><w:bookmarkStart w:id="90" w:name="_Toc229775525"/><w:r><w:lastRenderedPageBreak/><w:t>Stromanforderung für Nomad Geräte</w:t></w:r><w:bookmarkEnd w:id="90"/><w:r><w:rPr><w:lang w:val="en-GB"/></w:rPr><w:t> </w:t></w:r></w:p><w:p w14:paraId="6F287FDC" w14:textId="77777777" w:rsidR="00243EDE" w:rsidRPr="00243EDE" w:rsidRDefault="00243EDE" w:rsidP="00243EDE"><w:pPr><w:rPr><w:lang w:eastAsia="ja-JP"/></w:rPr></w:pPr><w:r><w:rPr><w:lang w:eastAsia="ja-JP"/></w:rPr><w:t>Einzelheiten wie die Unterbrechungsklasse für die Stromversorgung gemäß EN 50155 müssen von Stadler bereitgestellt werden. </w:t></w:r></w:p><w:tbl><w:tblPr><w:tblW w:w="9300" w:type="dxa"/><w:tblBorders><w:top w:val="outset" w:sz="6" w:space="0" w:color="auto"/><w:left w:val="outset" w:sz="6" w:space="0" w:color="auto"/><w:bottom w:val="outset" w:sz="6" w:space="0" w:color="auto"/><w:right w:val="outset" w:sz="6" w:space="0" w:color="auto"/></w:tblBorders><w:tblCellMar><w:top w:w="57" w:type="dxa"/><w:left w:w="57" w:type="dxa"/><w:bottom w:w="57" w:type="dxa"/><w:right w:w="57" w:type="dxa"/></w:tblCellMar><w:tblLook w:val="04A0" w:firstRow="1" w:lastRow="0" w:firstColumn="1" w:lastColumn="0" w:noHBand="0" w:noVBand="1"/></w:tblPr><w:tblGrid><w:gridCol w:w="2115"/><w:gridCol w:w="570"/><w:gridCol w:w="225"/><w:gridCol w:w="1320"/><w:gridCol w:w="1830"/><w:gridCol w:w="165"/><w:gridCol w:w="225"/><w:gridCol w:w="2850"/></w:tblGrid><w:tr w:rsidR="00243EDE" w:rsidRPr="00243EDE" w14:paraId="011D2482" w14:textId="77777777" w:rsidTr="00313F3E"><w:trPr><w:trHeight w:val="300"/></w:trPr><w:tc><w:tcPr><w:tcW w:w="2685" w:type="dxa"/><w:gridSpan w:val="2"/><w:tcBorders><w:top w:val="single" w:sz="6" w:space="0" w:color="auto"/><w:left w:val="single" w:sz="6" w:space="0" w:color="auto"/><w:bottom w:val="single" w:sz="6" w:space="0" w:color="auto"/><w:right w:val="nil"/></w:tcBorders><w:shd w:val="clear" w:color="auto" w:fill="FFC000"/><w:vAlign w:val="center"/><w:hideMark/></w:tcPr><w:p w14:paraId="7FBE0996" w14:textId="57165BDC" w:rsidR="00243EDE" w:rsidRPr="00313F3E" w:rsidRDefault="00313F3E" w:rsidP="00243EDE"><w:pPr><w:rPr><w:b/><w:bCs/><w:lang w:val="en-GB" w:eastAsia="ja-JP"/></w:rPr></w:pPr><w:proofErr w:type="spellStart"/><w:r><w:rPr><w:b/><w:bCs/><w:lang w:val="en-GB" w:eastAsia="ja-JP"/></w:rPr><w:t>Stromanforderungen</w:t></w:r><w:proofErr w:type="spellEnd"/><w:r><w:rPr><w:b/><w:bCs/><w:lang w:val="en-GB" w:eastAsia="ja-JP"/></w:rPr><w:t xml:space="preserve"> für Nomad-</w:t></w:r><w:proofErr w:type="spellStart"/><w:r><w:rPr><w:b/><w:bCs/><w:lang w:val="en-GB" w:eastAsia="ja-JP"/></w:rPr><w:t>Komponenten</w:t></w:r><w:proofErr w:type="spellEnd"/></w:p></w:tc><w:tc><w:tcPr><w:tcW w:w="225" w:type="dxa"/><w:tcBorders><w:top w:val="single" w:sz="6" w:space="0" w:color="auto"/><w:left w:val="nil"/><w:bottom w:val="single" w:sz="6" w:space="0" w:color="auto"/><w:right w:val="nil"/></w:tcBorders><w:shd w:val="clear" w:color="auto" w:fill="FFC000"/><w:tcMar><w:top w:w="57" w:type="dxa"/><w:left w:w="57" w:type="dxa"/><w:bottom w:w="57" w:type="dxa"/><w:right w:w="57" w:type="dxa"/></w:tcMar><w:vAlign w:val="center"/><w:hideMark/></w:tcPr><w:p w14:paraId="3882CAA3" w14:textId="77777777" w:rsidR="00243EDE" w:rsidRPr="00243EDE" w:rsidRDefault="00243EDE" w:rsidP="00243EDE"><w:pPr><w:rPr><w:lang w:val="en-GB" w:eastAsia="ja-JP"/></w:rPr></w:pPr><w:r><w:rPr><w:b/><w:bCs/><w:lang w:eastAsia="ja-JP"/></w:rPr><w:t> </w:t></w:r><w:r><w:rPr><w:lang w:val="en-GB" w:eastAsia="ja-JP"/></w:rPr><w:t> </w:t></w:r></w:p></w:tc><w:tc><w:tcPr><w:tcW w:w="1320" w:type="dxa"/><w:tcBorders><w:top w:val="single" w:sz="6" w:space="0" w:color="auto"/><w:left w:val="nil"/><w:bottom w:val="single" w:sz="6" w:space="0" w:color="auto"/><w:right w:val="nil"/></w:tcBorders><w:shd w:val="clear" w:color="auto" w:fill="FFC000"/><w:hideMark/></w:tcPr><w:p w14:paraId="0CA48E88" w14:textId="77777777" w:rsidR="00243EDE" w:rsidRPr="00243EDE" w:rsidRDefault="00243EDE" w:rsidP="00243EDE"><w:pPr><w:rPr><w:lang w:val="en-GB" w:eastAsia="ja-JP"/></w:rPr></w:pPr><w:r><w:rPr><w:lang w:val="en-GB" w:eastAsia="ja-JP"/></w:rPr><w:t> </w:t></w:r></w:p></w:tc><w:tc><w:tcPr><w:tcW w:w="1995" w:type="dxa"/><w:gridSpan w:val="2"/><w:tcBorders><w:top w:val="single" w:sz="6" w:space="0" w:color="auto"/><w:left w:val="nil"/><w:bottom w:val="single" w:sz="6" w:space="0" w:color="auto"/><w:right w:val="nil"/></w:tcBorders><w:shd w:val="clear" w:color="auto" w:fill="FFC000"/><w:vAlign w:val="center"/><w:hideMark/></w:tcPr><w:p w14:paraId="1FFCBD8B" w14:textId="77777777" w:rsidR="00243EDE" w:rsidRPr="00243EDE" w:rsidRDefault="00243EDE" w:rsidP="00243EDE"><w:pPr><w:rPr><w:lang w:val="en-GB" w:eastAsia="ja-JP"/></w:rPr></w:pPr><w:r><w:rPr><w:b/><w:bCs/><w:lang w:eastAsia="ja-JP"/></w:rPr><w:t> </w:t></w:r><w:r><w:rPr><w:lang w:val="en-GB" w:eastAsia="ja-JP"/></w:rPr><w:t> </w:t></w:r></w:p></w:tc><w:tc><w:tcPr><w:tcW w:w="225" w:type="dxa"/><w:tcBorders><w:top w:val="single" w:sz="6" w:space="0" w:color="auto"/><w:left w:val="nil"/><w:bottom w:val="single" w:sz="6" w:space="0" w:color="auto"/><w:right w:val="nil"/></w:tcBorders><w:shd w:val="clear" w:color="auto" w:fill="FFC000"/><w:vAlign w:val="center"/><w:hideMark/></w:tcPr><w:p w14:paraId="3E003192" w14:textId="77777777" w:rsidR="00243EDE" w:rsidRPr="00243EDE" w:rsidRDefault="00243EDE" w:rsidP="00243EDE"><w:pPr><w:rPr><w:lang w:val="en-GB" w:eastAsia="ja-JP"/></w:rPr></w:pPr><w:r><w:rPr><w:lang w:eastAsia="ja-JP"/></w:rPr><w:t> </w:t></w:r><w:r><w:rPr><w:lang w:val="en-GB" w:eastAsia="ja-JP"/></w:rPr><w:t> </w:t></w:r></w:p></w:tc><w:tc><w:tcPr><w:tcW w:w="2850" w:type="dxa"/><w:tcBorders><w:top w:val="single" w:sz="6" w:space="0" w:color="auto"/><w:left w:val="nil"/><w:bottom w:val="single" w:sz="6" w:space="0" w:color="auto"/><w:right w:val="single" w:sz="6" w:space="0" w:color="auto"/></w:tcBorders><w:shd w:val="clear" w:color="auto" w:fill="FFC000"/><w:vAlign w:val="center"/><w:hideMark/></w:tcPr><w:p w14:paraId="287A9119" w14:textId="77777777" w:rsidR="00243EDE" w:rsidRPr="00243EDE" w:rsidRDefault="00243EDE" w:rsidP="00243EDE"><w:pPr><w:rPr><w:lang w:val="en-GB" w:eastAsia="ja-JP"/></w:rPr></w:pPr><w:r><w:rPr><w:lang w:eastAsia="ja-JP"/></w:rPr><w:t> </w:t></w:r><w:r><w:rPr><w:lang w:val="en-GB" w:eastAsia="ja-JP"/></w:rPr><w:t> </w:t></w:r></w:p></w:tc></w:tr><w:tr w:rsidR="00313F3E" w:rsidRPr="00243EDE" w14:paraId="1D26995C" w14:textId="77777777" w:rsidTr="00313F3E"><w:trPr><w:trHeight w:val="300"/></w:trPr><w:tc><w:tcPr><w:tcW w:w="2115" w:type="dxa"/><w:tcBorders><w:top w:val="single" w:sz="6" w:space="0" w:color="auto"/><w:left w:val="single" w:sz="6" w:space="0" w:color="auto"/><w:bottom w:val="single" w:sz="6" w:space="0" w:color="auto"/><w:right w:val="single" w:sz="6" w:space="0" w:color="000000"/></w:tcBorders><w:shd w:val="clear" w:color="auto" w:fill="404040"/><w:vAlign w:val="center"/><w:hideMark/></w:tcPr><w:p w14:paraId="560E3A16" w14:textId="5CC29CCA" w:rsidR="00313F3E" w:rsidRPr="00243EDE" w:rsidRDefault="00313F3E" w:rsidP="00313F3E"><w:pPr><w:rPr><w:lang w:val="en-GB" w:eastAsia="ja-JP"/></w:rPr></w:pPr><w:r><w:rPr><w:b/><w:bCs/></w:rPr><w:t>Gerät</w:t></w:r></w:p></w:tc><w:tc><w:tcPr><w:tcW w:w="2115" w:type="dxa"/><w:gridSpan w:val="3"/><w:tcBorders><w:top w:val="nil"/><w:left w:val="nil"/><w:bottom w:val="single" w:sz="6" w:space="0" w:color="auto"/><w:right w:val="nil"/></w:tcBorders><w:shd w:val="clear" w:color="auto" w:fill="404040"/><w:vAlign w:val="center"/><w:hideMark/></w:tcPr><w:p w14:paraId="7AD733EF" w14:textId="49125BB2" w:rsidR="00313F3E" w:rsidRPr="00243EDE" w:rsidRDefault="00313F3E" w:rsidP="00313F3E"><w:pPr><w:rPr><w:lang w:val="en-GB" w:eastAsia="ja-JP"/></w:rPr></w:pPr><w:r><w:rPr><w:b/><w:bCs/></w:rPr><w:t>Nomad-ID</w:t></w:r></w:p></w:tc><w:tc><w:tcPr><w:tcW w:w="1830" w:type="dxa"/><w:tcBorders><w:top w:val="nil"/><w:left w:val="nil"/><w:bottom w:val="single" w:sz="6" w:space="0" w:color="auto"/><w:right w:val="single" w:sz="6" w:space="0" w:color="auto"/></w:tcBorders><w:shd w:val="clear" w:color="auto" w:fill="404040"/><w:vAlign w:val="center"/><w:hideMark/></w:tcPr><w:p w14:paraId="2CF04A3E" w14:textId="26127D65" w:rsidR="00313F3E" w:rsidRPr="00243EDE" w:rsidRDefault="00313F3E" w:rsidP="00313F3E"><w:pPr><w:rPr><w:lang w:val="en-GB" w:eastAsia="ja-JP"/></w:rPr></w:pPr><w:r><w:rPr><w:b/><w:bCs/></w:rPr><w:t>Strombedarf pro Einheit</w:t></w:r></w:p></w:tc><w:tc><w:tcPr><w:tcW w:w="3240" w:type="dxa"/><w:gridSpan w:val="3"/><w:tcBorders><w:top w:val="nil"/><w:left w:val="nil"/><w:bottom w:val="single" w:sz="6" w:space="0" w:color="auto"/><w:right w:val="single" w:sz="6" w:space="0" w:color="auto"/></w:tcBorders><w:shd w:val="clear" w:color="auto" w:fill="404040"/><w:vAlign w:val="center"/><w:hideMark/></w:tcPr><w:p w14:paraId="195CEE17" w14:textId="6492FCDA" w:rsidR="00313F3E" w:rsidRPr="00243EDE" w:rsidRDefault="00313F3E" w:rsidP="00313F3E"><w:pPr><w:rPr><w:lang w:val="en-GB" w:eastAsia="ja-JP"/></w:rPr></w:pPr><w:r><w:rPr><w:b/><w:bCs/></w:rPr><w:t>Bemerkungen</w:t></w:r></w:p></w:tc></w:tr><w:tr w:rsidR="00313F3E" w:rsidRPr="00313F3E" w14:paraId="2577F4FE" w14:textId="77777777" w:rsidTr="00313F3E"><w:trPr><w:trHeight w:val="300"/></w:trPr><w:tc><w:tcPr><w:tcW w:w="2115" w:type="dxa"/><w:tcBorders><w:top w:val="single" w:sz="6" w:space="0" w:color="auto"/><w:left w:val="single" w:sz="6" w:space="0" w:color="auto"/><w:bottom w:val="single" w:sz="6" w:space="0" w:color="auto"/><w:right w:val="single" w:sz="6" w:space="0" w:color="000000"/></w:tcBorders><w:shd w:val="clear" w:color="auto" w:fill="D9D9D9"/><w:vAlign w:val="center"/><w:hideMark/></w:tcPr><w:p w14:paraId="6CD63051" w14:textId="3CA0EE3E" w:rsidR="00313F3E" w:rsidRPr="00243EDE" w:rsidRDefault="00313F3E" w:rsidP="00313F3E"><w:pPr><w:rPr><w:lang w:val="en-GB" w:eastAsia="ja-JP"/></w:rPr></w:pPr><w:r><w:t>CCU R5001C</w:t></w:r></w:p></w:tc><w:tc><w:tcPr><w:tcW w:w="2115" w:type="dxa"/><w:gridSpan w:val="3"/><w:tcBorders><w:top w:val="single" w:sz="6" w:space="0" w:color="auto"/><w:left w:val="nil"/><w:bottom w:val="single" w:sz="6" w:space="0" w:color="auto"/><w:right w:val="single" w:sz="6" w:space="0" w:color="auto"/></w:tcBorders><w:shd w:val="clear" w:color="auto" w:fill="D9D9D9"/><w:vAlign w:val="center"/><w:hideMark/></w:tcPr><w:p w14:paraId="700881B8" w14:textId="372CF7DB" w:rsidR="00313F3E" w:rsidRPr="00243EDE" w:rsidRDefault="00313F3E" w:rsidP="00313F3E"><w:pPr><w:rPr><w:lang w:val="en-GB" w:eastAsia="ja-JP"/></w:rPr></w:pPr><w:r><w:t>1138</w:t></w:r></w:p></w:tc><w:tc><w:tcPr><w:tcW w:w="1830" w:type="dxa"/><w:tcBorders><w:top w:val="single" w:sz="6" w:space="0" w:color="auto"/><w:left w:val="nil"/><w:bottom w:val="single" w:sz="6" w:space="0" w:color="auto"/><w:right w:val="single" w:sz="6" w:space="0" w:color="auto"/></w:tcBorders><w:shd w:val="clear" w:color="auto" w:fill="D9D9D9"/><w:vAlign w:val="center"/><w:hideMark/></w:tcPr><w:p w14:paraId="11655812" w14:textId="0DAD4087" w:rsidR="00313F3E" w:rsidRPr="00313F3E" w:rsidRDefault="00313F3E" w:rsidP="00313F3E"><w:pPr><w:rPr><w:lang w:eastAsia="ja-JP"/></w:rPr></w:pPr><w:r><w:t>24 VDC oder 110 VDC, max. 250 W</w:t></w:r></w:p></w:tc><w:tc><w:tcPr><w:tcW w:w="3240" w:type="dxa"/><w:gridSpan w:val="3"/><w:tcBorders><w:top w:val="single" w:sz="6" w:space="0" w:color="auto"/><w:left w:val="nil"/><w:bottom w:val="single" w:sz="6" w:space="0" w:color="auto"/><w:right w:val="single" w:sz="6" w:space="0" w:color="auto"/></w:tcBorders><w:shd w:val="clear" w:color="auto" w:fill="D9D9D9"/><w:vAlign w:val="center"/><w:hideMark/></w:tcPr><w:p w14:paraId="5F24E527" w14:textId="3D484649" w:rsidR="00313F3E" w:rsidRPr="00313F3E" w:rsidRDefault="00313F3E" w:rsidP="00313F3E"><w:pPr><w:rPr><w:lang w:eastAsia="ja-JP"/></w:rPr></w:pPr><w:r><w:t>Betrieb bei durchschnittlicher Temperatur am oberen Ende des EN-50155-Temperaturbereichs wird von Nomad nicht akzeptiert; Umgebungstemperatur im Geräteschrank wird während DDR besprochen.</w:t></w:r><w:r><w:br/><w:t>Benötigt Strom am Zündungs-Pin (gleiche Spannung wie Hauptversorgung) – Abschaltstufe wird während DDR besprochen.</w:t></w:r></w:p></w:tc></w:tr><w:tr w:rsidR="00313F3E" w:rsidRPr="00313F3E" w14:paraId="45494F67" w14:textId="77777777" w:rsidTr="00313F3E"><w:trPr><w:trHeight w:val="300"/></w:trPr><w:tc><w:tcPr><w:tcW w:w="2115" w:type="dxa"/><w:tcBorders><w:top w:val="single" w:sz="6" w:space="0" w:color="auto"/><w:left w:val="single" w:sz="6" w:space="0" w:color="auto"/><w:bottom w:val="single" w:sz="6" w:space="0" w:color="auto"/><w:right w:val="single" w:sz="6" w:space="0" w:color="auto"/></w:tcBorders><w:shd w:val="clear" w:color="auto" w:fill="D9D9D9"/><w:vAlign w:val="center"/><w:hideMark/></w:tcPr><w:p w14:paraId="05FE765D" w14:textId="2B6A92A7" w:rsidR="00313F3E" w:rsidRPr="00243EDE" w:rsidRDefault="00313F3E" w:rsidP="00313F3E"><w:pPr><w:rPr><w:lang w:val="en-GB" w:eastAsia="ja-JP"/></w:rPr></w:pPr><w:r><w:rPr><w:lang w:val="en-GB"/></w:rPr><w:t xml:space="preserve">Switch: </w:t></w:r><w:proofErr w:type="spellStart"/><w:r><w:rPr><w:lang w:val="en-GB"/></w:rPr><w:t>VDSRail</w:t></w:r><w:proofErr w:type="spellEnd"/><w:r><w:rPr><w:lang w:val="en-GB"/></w:rPr><w:t xml:space="preserve"> DS-CSWP28 (28-Port)</w:t></w:r></w:p></w:tc><w:tc><w:tcPr><w:tcW w:w="2115" w:type="dxa"/><w:gridSpan w:val="3"/><w:tcBorders><w:top w:val="single" w:sz="6" w:space="0" w:color="auto"/><w:left w:val="single" w:sz="6" w:space="0" w:color="auto"/><w:bottom w:val="single" w:sz="6" w:space="0" w:color="auto"/><w:right w:val="single" w:sz="6" w:space="0" w:color="auto"/></w:tcBorders><w:shd w:val="clear" w:color="auto" w:fill="D9D9D9"/><w:vAlign w:val="center"/><w:hideMark/></w:tcPr><w:p w14:paraId="0E0F8935" w14:textId="44FEC3EC" w:rsidR="00313F3E" w:rsidRPr="00243EDE" w:rsidRDefault="00313F3E" w:rsidP="00313F3E"><w:pPr><w:rPr><w:lang w:val="en-GB" w:eastAsia="ja-JP"/></w:rPr></w:pPr><w:r><w:t>1143</w:t></w:r></w:p></w:tc><w:tc><w:tcPr><w:tcW w:w="1830" w:type="dxa"/><w:tcBorders><w:top w:val="single" w:sz="6" w:space="0" w:color="auto"/><w:left w:val="single" w:sz="6" w:space="0" w:color="auto"/><w:bottom w:val="single" w:sz="6" w:space="0" w:color="auto"/><w:right w:val="single" w:sz="6" w:space="0" w:color="auto"/></w:tcBorders><w:shd w:val="clear" w:color="auto" w:fill="D9D9D9"/><w:vAlign w:val="center"/><w:hideMark/></w:tcPr><w:p w14:paraId="050F6B4F" w14:textId="62FCED01" w:rsidR="00313F3E" w:rsidRPr="00313F3E" w:rsidRDefault="00313F3E" w:rsidP="00313F3E"><w:pPr><w:rPr><w:lang w:eastAsia="ja-JP"/></w:rPr></w:pPr><w:r><w:t>24 VDC oder 110 VDC, max. 160 W</w:t></w:r></w:p></w:tc><w:tc><w:tcPr><w:tcW w:w="3240" w:type="dxa"/><w:gridSpan w:val="3"/><w:tcBorders><w:top w:val="single" w:sz="6" w:space="0" w:color="auto"/><w:left w:val="single" w:sz="6" w:space="0" w:color="auto"/><w:bottom w:val="single" w:sz="6" w:space="0" w:color="auto"/><w:right w:val="single" w:sz="6" w:space="0" w:color="auto"/></w:tcBorders><w:shd w:val="clear" w:color="auto" w:fill="D9D9D9"/><w:vAlign w:val="center"/><w:hideMark/></w:tcPr><w:p w14:paraId="3B9459E4" w14:textId="24EF1F75" w:rsidR="00313F3E" w:rsidRPr="00313F3E" w:rsidRDefault="00313F3E" w:rsidP="00313F3E"><w:pPr><w:rPr><w:lang w:eastAsia="ja-JP"/></w:rPr></w:pPr><w:r><w:t>Kann bis zu 160 W PoE-Budget bereitstellen</w:t></w:r></w:p></w:tc></w:tr></w:tbl><w:p w14:paraId="2877F883" w14:textId="77777777" w:rsidR="00243EDE" w:rsidRPr="00313F3E" w:rsidRDefault="00243EDE" w:rsidP="00243EDE"><w:pPr><w:rPr><w:lang w:eastAsia="ja-JP"/></w:rPr></w:pPr><w:r><w:rPr><w:lang w:eastAsia="ja-JP"/></w:rPr><w:t> </w:t></w:r></w:p><w:p w14:paraId="1D85881E" w14:textId="77777777" w:rsidR="00243EDE" w:rsidRPr="00243EDE" w:rsidRDefault="00243EDE" w:rsidP="0062169C"><w:pPr><w:pStyle w:val="Heading2"/><w:rPr><w:lang w:val="en-GB"/></w:rPr></w:pPr><w:bookmarkStart w:id="91" w:name="_Toc229775526"/><w:r><w:t>RF und Ethernet Kabel</w:t></w:r><w:bookmarkEnd w:id="91"/><w:r><w:rPr><w:lang w:val="en-GB"/></w:rPr><w:t> </w:t></w:r></w:p><w:p w14:paraId="26C3A82A" w14:textId="77777777" w:rsidR="00243EDE" w:rsidRPr="00243EDE" w:rsidRDefault="00243EDE" w:rsidP="00243EDE"><w:pPr><w:rPr><w:lang w:eastAsia="ja-JP"/></w:rPr></w:pPr><w:r><w:rPr><w:lang w:eastAsia="ja-JP"/></w:rPr><w:t>Da sowohl RF- als auch Ethernet-Verkabelung von Stadler bereitgestellt wird, benötigt Nomad das Kabelplanungsdokument, um Kabellängen, Steckertypen, Pinbelegungen und Beschriftungen zu überprüfen. </w:t></w:r></w:p><w:p w14:paraId="3B170EC0" w14:textId="37A0122E" w:rsidR="00243EDE" w:rsidRPr="00243EDE" w:rsidRDefault="00243EDE" w:rsidP="0062169C"><w:pPr><w:pStyle w:val="Heading2"/><w:rPr><w:lang w:val="de-AT"/></w:rPr></w:pPr><w:bookmarkStart w:id="92" w:name="_Toc229775527"/><w:r><w:lastRenderedPageBreak/><w:t>TIA 568B Pinout Für Ethernet Kabel</w:t></w:r><w:bookmarkEnd w:id="92"/><w:r><w:rPr><w:lang w:val="de-AT"/></w:rPr><w:t> </w:t></w:r></w:p><w:p w14:paraId="7E9DBE21" w14:textId="4FD133D6" w:rsidR="00243EDE" w:rsidRPr="00243EDE" w:rsidRDefault="00243EDE" w:rsidP="00243EDE"><w:pPr><w:rPr><w:lang w:eastAsia="ja-JP"/></w:rPr></w:pPr><w:r><w:rPr><w:noProof/><w:lang w:val="en-GB" w:eastAsia="ja-JP"/></w:rPr><w:drawing><wp:inline distT="0" distB="0" distL="0" distR="0" wp14:anchorId="2599C9B8" wp14:editId="448F7D92"><wp:extent cx="4076700" cy="2190750"/><wp:effectExtent l="0" t="0" r="0" b="0"/><wp:docPr id="1861148026" name="Picture 77" descr="A screenshot of a computer  Description automatically generated with medium confidenc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12" descr="A screenshot of a computer  Description automatically generated with medium confidence"/><pic:cNvPicPr><a:picLocks noChangeAspect="1" noChangeArrowheads="1"/></pic:cNvPicPr></pic:nvPicPr><pic:blipFill><a:blip r:embed="rId58"><a:extLst><a:ext uri="{28A0092B-C50C-407E-A947-70E740481C1C}"><a14:useLocalDpi xmlns:a14="http://schemas.microsoft.com/office/drawing/2010/main" val="0"/></a:ext></a:extLst></a:blip><a:srcRect/><a:stretch><a:fillRect/></a:stretch></pic:blipFill><pic:spPr bwMode="auto"><a:xfrm><a:off x="0" y="0"/><a:ext cx="4076700" cy="2190750"/></a:xfrm><a:prstGeom prst="rect"><a:avLst/></a:prstGeom><a:noFill/><a:ln><a:noFill/></a:ln></pic:spPr></pic:pic></a:graphicData></a:graphic></wp:inline></w:drawing></w:r><w:r><w:rPr><w:lang w:eastAsia="ja-JP"/></w:rPr><w:t> </w:t></w:r></w:p><w:p w14:paraId="0493E4CA" w14:textId="77777777" w:rsidR="00243EDE" w:rsidRDefault="00243EDE" w:rsidP="00243EDE"><w:pPr><w:rPr><w:lang w:eastAsia="ja-JP"/></w:rPr></w:pPr><w:r><w:rPr><w:lang w:eastAsia="ja-JP"/></w:rPr><w:t>Die Netzwerkanschlüsse für alle Nomad-Komponenten folgen dem TIA 568B-Standard. </w:t></w:r></w:p><w:p w14:paraId="5B8F6804" w14:textId="77777777" w:rsidR="008920F3" w:rsidRPr="00243EDE" w:rsidRDefault="008920F3" w:rsidP="00243EDE"><w:pPr><w:rPr><w:lang w:eastAsia="ja-JP"/></w:rPr></w:pPr></w:p><w:p w14:paraId="38BCC2F8" w14:textId="77777777" w:rsidR="00243EDE" w:rsidRPr="00243EDE" w:rsidRDefault="00243EDE" w:rsidP="0062169C"><w:pPr><w:pStyle w:val="Heading2"/><w:rPr><w:lang w:val="en-GB"/></w:rPr></w:pPr><w:bookmarkStart w:id="93" w:name="_Toc229775528"/><w:r><w:t>CCU: R5001C NMID 1138</w:t></w:r><w:bookmarkEnd w:id="93"/><w:r><w:rPr><w:lang w:val="en-GB"/></w:rPr><w:t> </w:t></w:r></w:p><w:p w14:paraId="2199A7BD" w14:textId="6E3426AF" w:rsidR="00871D24" w:rsidRDefault="00243EDE" w:rsidP="00243EDE"><w:pPr><w:rPr><w:lang w:eastAsia="ja-JP"/></w:rPr></w:pPr><w:r><w:rPr><w:noProof/><w:lang w:val="en-GB" w:eastAsia="ja-JP"/></w:rPr><w:drawing><wp:inline distT="0" distB="0" distL="0" distR="0" wp14:anchorId="17DC6087" wp14:editId="475C6E3B"><wp:extent cx="3067050" cy="2863850"/><wp:effectExtent l="0" t="0" r="0" b="0"/><wp:docPr id="1949810917" name="Picture 76" descr="Diagram, engineering drawing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13" descr="Diagram, engineering drawing  Description automatically generated"/><pic:cNvPicPr><a:picLocks noChangeAspect="1" noChangeArrowheads="1"/></pic:cNvPicPr></pic:nvPicPr><pic:blipFill><a:blip r:embed="rId59"><a:extLst><a:ext uri="{28A0092B-C50C-407E-A947-70E740481C1C}"><a14:useLocalDpi xmlns:a14="http://schemas.microsoft.com/office/drawing/2010/main" val="0"/></a:ext></a:extLst></a:blip><a:srcRect/><a:stretch><a:fillRect/></a:stretch></pic:blipFill><pic:spPr bwMode="auto"><a:xfrm><a:off x="0" y="0"/><a:ext cx="3067050" cy="2863850"/></a:xfrm><a:prstGeom prst="rect"><a:avLst/></a:prstGeom><a:noFill/><a:ln><a:noFill/></a:ln></pic:spPr></pic:pic></a:graphicData></a:graphic></wp:inline></w:drawing></w:r><w:r><w:rPr><w:lang w:eastAsia="ja-JP"/></w:rPr><w:t> </w:t></w:r></w:p><w:p w14:paraId="2775059A" w14:textId="77777777" w:rsidR="00243EDE" w:rsidRPr="00243EDE" w:rsidRDefault="00243EDE" w:rsidP="00243EDE"><w:pPr><w:rPr><w:lang w:eastAsia="ja-JP"/></w:rPr></w:pPr><w:r><w:rPr><w:b/><w:bCs/><w:lang w:eastAsia="ja-JP"/></w:rPr><w:t>Beschreibung:</w:t></w:r><w:r><w:rPr><w:lang w:eastAsia="ja-JP"/></w:rPr><w:t> </w:t></w:r></w:p><w:p w14:paraId="4F64AD07" w14:textId="77777777" w:rsidR="00243EDE" w:rsidRPr="00243EDE" w:rsidRDefault="00243EDE" w:rsidP="00243EDE"><w:pPr><w:rPr><w:lang w:eastAsia="ja-JP"/></w:rPr></w:pPr><w:r><w:rPr><w:lang w:eastAsia="ja-JP"/></w:rPr><w:t>R5001C 4U half-size Rack-Gehäuse mit eingebautem 250W-Netzteil mit fortschrittlicher Zündsteuerung, Lüftereinheiten und Ansaugfiltereinsatz. </w:t></w:r></w:p><w:p w14:paraId="644EB557" w14:textId="77777777" w:rsidR="00243EDE" w:rsidRPr="00243EDE" w:rsidRDefault="00243EDE" w:rsidP="00243EDE"><w:pPr><w:rPr><w:lang w:val="en-GB" w:eastAsia="ja-JP"/></w:rPr></w:pPr><w:r><w:rPr><w:lang w:eastAsia="ja-JP"/></w:rPr><w:t>Technische Spezifikationen:</w:t></w:r><w:r><w:rPr><w:lang w:val="en-GB" w:eastAsia="ja-JP"/></w:rPr><w:t> </w:t></w:r></w:p><w:p w14:paraId="3A8FB59B" w14:textId="77777777" w:rsidR="00243EDE" w:rsidRPr="00243EDE" w:rsidRDefault="00243EDE"><w:pPr><w:numPr><w:ilvl w:val="0"/><w:numId w:val="43"/></w:numPr><w:rPr><w:lang w:eastAsia="ja-JP"/></w:rPr></w:pPr><w:r><w:rPr><w:lang w:eastAsia="ja-JP"/></w:rPr><w:t>4U Rack-Gehäuse mit 10 slots (44HP) </w:t></w:r></w:p><w:p w14:paraId="3636BD79" w14:textId="77777777" w:rsidR="00243EDE" w:rsidRPr="00243EDE" w:rsidRDefault="00243EDE"><w:pPr><w:numPr><w:ilvl w:val="0"/><w:numId w:val="44"/></w:numPr><w:rPr><w:lang w:eastAsia="ja-JP"/></w:rPr></w:pPr><w:r><w:rPr><w:lang w:eastAsia="ja-JP"/></w:rPr><w:lastRenderedPageBreak/><w:t>Rack-Gehäuse kann zwei unabhängige CPU-Systeme beherbergen, ein 6-Slot- und ein 4-Slot-System, die mit 4 Gigabit-LANs miteinander verbunden sind. </w:t></w:r></w:p><w:p w14:paraId="6D0F8D57" w14:textId="77777777" w:rsidR="00243EDE" w:rsidRPr="00243EDE" w:rsidRDefault="00243EDE"><w:pPr><w:numPr><w:ilvl w:val="0"/><w:numId w:val="45"/></w:numPr><w:rPr><w:lang w:eastAsia="ja-JP"/></w:rPr></w:pPr><w:r><w:rPr><w:lang w:eastAsia="ja-JP"/></w:rPr><w:t>Isoliertes 250W-Netzteil mit ultra-wide-range Spannungseingang von 16,8 bis 137,5VDC, der die meisten gängigen Bahnbatterieversorgungen 24/36/72/110VDC abdeckt. Erweiterte Zündsteuerung, die die Versorgungsspannung erkennt, um die Schwellenwerte automatisch einzustellen, Abschaltzeit konfigurierbar. </w:t></w:r></w:p><w:p w14:paraId="08AE4044" w14:textId="77777777" w:rsidR="00243EDE" w:rsidRPr="00243EDE" w:rsidRDefault="00243EDE"><w:pPr><w:numPr><w:ilvl w:val="0"/><w:numId w:val="46"/></w:numPr><w:rPr><w:lang w:val="en-GB" w:eastAsia="ja-JP"/></w:rPr></w:pPr><w:r><w:rPr><w:lang w:eastAsia="ja-JP"/></w:rPr><w:t>Leistungsaufnahme (Lüfter): Max. 12 Watt.</w:t></w:r><w:r><w:rPr><w:lang w:val="en-GB" w:eastAsia="ja-JP"/></w:rPr><w:t> </w:t></w:r></w:p><w:p w14:paraId="1FE41558" w14:textId="77777777" w:rsidR="00243EDE" w:rsidRPr="00243EDE" w:rsidRDefault="00243EDE"><w:pPr><w:numPr><w:ilvl w:val="0"/><w:numId w:val="47"/></w:numPr><w:rPr><w:lang w:eastAsia="ja-JP"/></w:rPr></w:pPr><w:r><w:rPr><w:lang w:eastAsia="ja-JP"/></w:rPr><w:t>Das Kühlsystem besteht aus zwei langlebigen Lüftereinheiten und einer waschbaren und wiederverwendbaren Ansaugfilterschale. </w:t></w:r></w:p><w:p w14:paraId="0C13A3FE" w14:textId="77777777" w:rsidR="00243EDE" w:rsidRPr="00243EDE" w:rsidRDefault="00243EDE" w:rsidP="00243EDE"><w:pPr><w:rPr><w:lang w:eastAsia="ja-JP"/></w:rPr></w:pPr><w:r><w:rPr><w:lang w:eastAsia="ja-JP"/></w:rPr><w:t>Die tatsächliche Hardwarekonfiguration der CCU umfasst: </w:t></w:r></w:p><w:p w14:paraId="688704A3" w14:textId="77777777" w:rsidR="00243EDE" w:rsidRPr="00490793" w:rsidRDefault="00243EDE" w:rsidP="00243EDE"><w:pPr><w:rPr><w:lang w:val="pt-PT" w:eastAsia="ja-JP"/></w:rPr></w:pPr><w:r w:rsidRPr="00490793"><w:rPr><w:b/><w:bCs/><w:lang w:val="pt-PT" w:eastAsia="ja-JP"/></w:rPr><w:t>2x CPU blades: cPCI-A3535ND2 (NMID1057):</w:t></w:r><w:r w:rsidRPr="00490793"><w:rPr><w:lang w:val="pt-PT" w:eastAsia="ja-JP"/></w:rPr><w:t> </w:t></w:r></w:p><w:p w14:paraId="1EC9D85A" w14:textId="77777777" w:rsidR="00243EDE" w:rsidRPr="00243EDE" w:rsidRDefault="00243EDE" w:rsidP="00243EDE"><w:pPr><w:rPr><w:lang w:eastAsia="ja-JP"/></w:rPr></w:pPr><w:r><w:rPr><w:lang w:eastAsia="ja-JP"/></w:rPr><w:t>Formfaktor: 3U / 8HP (2 slots) CPCI-S.0 mit Feststellgriff </w:t></w:r></w:p><w:p w14:paraId="407DC731" w14:textId="77777777" w:rsidR="00243EDE" w:rsidRPr="00243EDE" w:rsidRDefault="00243EDE" w:rsidP="00243EDE"><w:pPr><w:rPr><w:lang w:val="en-GB" w:eastAsia="ja-JP"/></w:rPr></w:pPr><w:r><w:rPr><w:lang w:eastAsia="ja-JP"/></w:rPr><w:t xml:space="preserve">CPU System: CPU blade basierent auf 11th Generation Intel® 64bit Xeon® W-11555MRE CPU, 6 Core, 12T, 12MB Cache, 2.6/4.5GHz, Intel® RM590E chipset. </w:t></w:r><w:r><w:rPr><w:lang w:val="en-GB" w:eastAsia="ja-JP"/></w:rPr><w:t>Supports Intel® Virtualization Technology VT-x (EPT/SLAT) und VT-d System Management: Intel® Active Management Technology, AMI UEFI Firmware  </w:t></w:r></w:p><w:p w14:paraId="344F7C1E" w14:textId="77777777" w:rsidR="00243EDE" w:rsidRPr="00490793" w:rsidRDefault="00243EDE" w:rsidP="00243EDE"><w:pPr><w:rPr><w:lang w:val="pt-PT" w:eastAsia="ja-JP"/></w:rPr></w:pPr><w:r w:rsidRPr="00490793"><w:rPr><w:lang w:val="pt-PT" w:eastAsia="ja-JP"/></w:rPr><w:t>RAM: 64GB DDR4-3200 ECC SODIMM RAM  </w:t></w:r></w:p><w:p w14:paraId="68595227" w14:textId="77777777" w:rsidR="00243EDE" w:rsidRPr="00243EDE" w:rsidRDefault="00243EDE" w:rsidP="00243EDE"><w:pPr><w:rPr><w:lang w:val="en-GB" w:eastAsia="ja-JP"/></w:rPr></w:pPr><w:r><w:rPr><w:lang w:val="en-GB" w:eastAsia="ja-JP"/></w:rPr><w:t>Security: TPM2.0, Safe boot </w:t></w:r></w:p><w:p w14:paraId="45B19868" w14:textId="77777777" w:rsidR="00243EDE" w:rsidRPr="00243EDE" w:rsidRDefault="00243EDE" w:rsidP="00243EDE"><w:pPr><w:rPr><w:lang w:val="en-GB" w:eastAsia="ja-JP"/></w:rPr></w:pPr><w:r><w:rPr><w:lang w:val="en-GB" w:eastAsia="ja-JP"/></w:rPr><w:t>Front Interfaces ETH: 2x 10GBase-T Ethernet ports, M12 X-coded connectors Front service ports: 1x 1GbE with Intel® AMT (RJ45), 1x USB3.2 and 1x USB-C (Management port with Video output) </w:t></w:r></w:p><w:p w14:paraId="49309962" w14:textId="77777777" w:rsidR="00243EDE" w:rsidRPr="00490793" w:rsidRDefault="00243EDE" w:rsidP="00243EDE"><w:pPr><w:rPr><w:lang w:val="pt-PT" w:eastAsia="ja-JP"/></w:rPr></w:pPr><w:r w:rsidRPr="00490793"><w:rPr><w:b/><w:bCs/><w:lang w:val="pt-PT" w:eastAsia="ja-JP"/></w:rPr><w:t>2x Modem Carrier blades: cPCI-A3W10ND1 (NMID1063):</w:t></w:r><w:r w:rsidRPr="00490793"><w:rPr><w:lang w:val="pt-PT" w:eastAsia="ja-JP"/></w:rPr><w:t> </w:t></w:r></w:p><w:p w14:paraId="68792901" w14:textId="77777777" w:rsidR="00243EDE" w:rsidRPr="00243EDE" w:rsidRDefault="00243EDE" w:rsidP="00243EDE"><w:pPr><w:rPr><w:lang w:val="en-GB" w:eastAsia="ja-JP"/></w:rPr></w:pPr><w:r><w:rPr><w:lang w:val="en-GB" w:eastAsia="ja-JP"/></w:rPr><w:t>Formfactor: 3U / 8HP (2 slots) CPCI-S.0 with locking handle  </w:t></w:r></w:p><w:p w14:paraId="0B26F47E" w14:textId="77777777" w:rsidR="00243EDE" w:rsidRPr="00243EDE" w:rsidRDefault="00243EDE" w:rsidP="00243EDE"><w:pPr><w:rPr><w:lang w:val="en-GB" w:eastAsia="ja-JP"/></w:rPr></w:pPr><w:proofErr w:type="spellStart"/><w:r><w:rPr><w:lang w:val="en-GB" w:eastAsia="ja-JP"/></w:rPr><w:t>Beschreibung</w:t></w:r><w:proofErr w:type="spellEnd"/><w:r><w:rPr><w:lang w:val="en-GB" w:eastAsia="ja-JP"/></w:rPr><w:t xml:space="preserve">: 5G NR Modem Carrier blade für 2x M.2 slots for 5G NR Sub-6G 4x4 MIMO modems, 1x </w:t></w:r><w:proofErr w:type="spellStart"/><w:r><w:rPr><w:lang w:val="en-GB" w:eastAsia="ja-JP"/></w:rPr><w:t>mPCIe</w:t></w:r><w:proofErr w:type="spellEnd"/><w:r><w:rPr><w:lang w:val="en-GB" w:eastAsia="ja-JP"/></w:rPr><w:t xml:space="preserve"> slot für GNSS receiver </w:t></w:r><w:proofErr w:type="spellStart"/><w:r><w:rPr><w:lang w:val="en-GB" w:eastAsia="ja-JP"/></w:rPr><w:t>oder</w:t></w:r><w:proofErr w:type="spellEnd"/><w:r><w:rPr><w:lang w:val="en-GB" w:eastAsia="ja-JP"/></w:rPr><w:t xml:space="preserve"> Wi-Fi2/5 2x2/3x3/4x4MIMO modem, -40°C to +70°C  </w:t></w:r></w:p><w:p w14:paraId="707E332D" w14:textId="77777777" w:rsidR="00243EDE" w:rsidRPr="00490793" w:rsidRDefault="00243EDE" w:rsidP="00243EDE"><w:pPr><w:rPr><w:lang w:val="en-GB" w:eastAsia="ja-JP"/></w:rPr></w:pPr><w:r w:rsidRPr="00490793"><w:rPr><w:lang w:val="en-GB" w:eastAsia="ja-JP"/></w:rPr><w:t xml:space="preserve">Modem Interfaces: 2x M.2 B-Key slots </w:t></w:r><w:proofErr w:type="spellStart"/><w:r w:rsidRPr="00490793"><w:rPr><w:lang w:val="en-GB" w:eastAsia="ja-JP"/></w:rPr><w:t>mit</w:t></w:r><w:proofErr w:type="spellEnd"/><w:r w:rsidRPr="00490793"><w:rPr><w:lang w:val="en-GB" w:eastAsia="ja-JP"/></w:rPr><w:t xml:space="preserve"> USB3.2 and PCIe 3.0 x1 für </w:t></w:r><w:proofErr w:type="spellStart"/><w:r w:rsidRPr="00490793"><w:rPr><w:lang w:val="en-GB" w:eastAsia="ja-JP"/></w:rPr><w:t>Modembetrieb</w:t></w:r><w:proofErr w:type="spellEnd"/><w:r w:rsidRPr="00490793"><w:rPr><w:lang w:val="en-GB" w:eastAsia="ja-JP"/></w:rPr><w:t xml:space="preserve"> </w:t></w:r><w:proofErr w:type="spellStart"/><w:r w:rsidRPr="00490793"><w:rPr><w:lang w:val="en-GB" w:eastAsia="ja-JP"/></w:rPr><w:t>mit</w:t></w:r><w:proofErr w:type="spellEnd"/><w:r w:rsidRPr="00490793"><w:rPr><w:lang w:val="en-GB" w:eastAsia="ja-JP"/></w:rPr><w:t xml:space="preserve"> </w:t></w:r><w:proofErr w:type="spellStart"/><w:r w:rsidRPr="00490793"><w:rPr><w:lang w:val="en-GB" w:eastAsia="ja-JP"/></w:rPr><w:t>beiden</w:t></w:r><w:proofErr w:type="spellEnd"/><w:r w:rsidRPr="00490793"><w:rPr><w:lang w:val="en-GB" w:eastAsia="ja-JP"/></w:rPr><w:t xml:space="preserve"> USB3.2 und PCIe x1; 1x Mini card PCIe slot </w:t></w:r><w:proofErr w:type="spellStart"/><w:r w:rsidRPr="00490793"><w:rPr><w:lang w:val="en-GB" w:eastAsia="ja-JP"/></w:rPr><w:t>mit</w:t></w:r><w:proofErr w:type="spellEnd"/><w:r w:rsidRPr="00490793"><w:rPr><w:lang w:val="en-GB" w:eastAsia="ja-JP"/></w:rPr><w:t xml:space="preserve"> USB2.0 and PCIe 3.0 x1  </w:t></w:r></w:p><w:p w14:paraId="347E4866" w14:textId="77777777" w:rsidR="00243EDE" w:rsidRPr="00490793" w:rsidRDefault="00243EDE" w:rsidP="00243EDE"><w:pPr><w:rPr><w:lang w:val="en-GB" w:eastAsia="ja-JP"/></w:rPr></w:pPr><w:r w:rsidRPr="00490793"><w:rPr><w:lang w:val="en-GB" w:eastAsia="ja-JP"/></w:rPr><w:t xml:space="preserve">SIM Interface: 8x sockets für 3FF </w:t></w:r><w:proofErr w:type="spellStart"/><w:r w:rsidRPr="00490793"><w:rPr><w:lang w:val="en-GB" w:eastAsia="ja-JP"/></w:rPr><w:t>microSIM</w:t></w:r><w:proofErr w:type="spellEnd"/><w:r w:rsidRPr="00490793"><w:rPr><w:lang w:val="en-GB" w:eastAsia="ja-JP"/></w:rPr><w:t xml:space="preserve"> (ISO/IEC 7810) und 2x </w:t></w:r><w:proofErr w:type="spellStart"/><w:r w:rsidRPr="00490793"><w:rPr><w:lang w:val="en-GB" w:eastAsia="ja-JP"/></w:rPr><w:t>eUICC</w:t></w:r><w:proofErr w:type="spellEnd"/><w:r w:rsidRPr="00490793"><w:rPr><w:lang w:val="en-GB" w:eastAsia="ja-JP"/></w:rPr><w:t xml:space="preserve"> MFF2 </w:t></w:r><w:proofErr w:type="spellStart"/><w:r w:rsidRPr="00490793"><w:rPr><w:lang w:val="en-GB" w:eastAsia="ja-JP"/></w:rPr><w:t>verlötet</w:t></w:r><w:proofErr w:type="spellEnd"/><w:r w:rsidRPr="00490793"><w:rPr><w:lang w:val="en-GB" w:eastAsia="ja-JP"/></w:rPr><w:t xml:space="preserve"> in </w:t></w:r><w:proofErr w:type="spellStart"/><w:r w:rsidRPr="00490793"><w:rPr><w:lang w:val="en-GB" w:eastAsia="ja-JP"/></w:rPr><w:t>eSIMs</w:t></w:r><w:proofErr w:type="spellEnd"/><w:r w:rsidRPr="00490793"><w:rPr><w:lang w:val="en-GB" w:eastAsia="ja-JP"/></w:rPr><w:t xml:space="preserve">, </w:t></w:r><w:proofErr w:type="spellStart"/><w:r w:rsidRPr="00490793"><w:rPr><w:lang w:val="en-GB" w:eastAsia="ja-JP"/></w:rPr><w:t>konfiguriert</w:t></w:r><w:proofErr w:type="spellEnd"/><w:r w:rsidRPr="00490793"><w:rPr><w:lang w:val="en-GB" w:eastAsia="ja-JP"/></w:rPr><w:t xml:space="preserve"> </w:t></w:r><w:proofErr w:type="spellStart"/><w:r w:rsidRPr="00490793"><w:rPr><w:lang w:val="en-GB" w:eastAsia="ja-JP"/></w:rPr><w:t>als</w:t></w:r><w:proofErr w:type="spellEnd"/><w:r w:rsidRPr="00490793"><w:rPr><w:lang w:val="en-GB" w:eastAsia="ja-JP"/></w:rPr><w:t xml:space="preserve"> </w:t></w:r><w:proofErr w:type="spellStart"/><w:r w:rsidRPr="00490793"><w:rPr><w:lang w:val="en-GB" w:eastAsia="ja-JP"/></w:rPr><w:t>gemultiplexte</w:t></w:r><w:proofErr w:type="spellEnd"/><w:r w:rsidRPr="00490793"><w:rPr><w:lang w:val="en-GB" w:eastAsia="ja-JP"/></w:rPr><w:t xml:space="preserve"> SIM-Farm  </w:t></w:r></w:p><w:p w14:paraId="5DCC10F3" w14:textId="29891C44" w:rsidR="00243EDE" w:rsidRPr="00243EDE" w:rsidRDefault="00243EDE" w:rsidP="00243EDE"><w:pPr><w:rPr><w:lang w:eastAsia="ja-JP"/></w:rPr></w:pPr><w:r><w:rPr><w:lang w:eastAsia="ja-JP"/></w:rPr><w:t>Antennenschnittstellen: 12x QMA Jack kompatible Antennenanschlüsse auf der Vorderseite </w:t></w:r></w:p><w:p w14:paraId="78B31A08" w14:textId="77777777" w:rsidR="00243EDE" w:rsidRPr="00243EDE" w:rsidRDefault="00243EDE" w:rsidP="00243EDE"><w:pPr><w:rPr><w:lang w:eastAsia="ja-JP"/></w:rPr></w:pPr><w:r><w:rPr><w:b/><w:bCs/><w:lang w:eastAsia="ja-JP"/></w:rPr><w:t>4x 5G Modems: Telit FN990A28 Modem oder vergleichbar</w:t></w:r><w:r><w:rPr><w:lang w:eastAsia="ja-JP"/></w:rPr><w:t> </w:t></w:r></w:p><w:p w14:paraId="09FAAA5B" w14:textId="77777777" w:rsidR="00243EDE" w:rsidRPr="00243EDE" w:rsidRDefault="00243EDE"><w:pPr><w:numPr><w:ilvl w:val="0"/><w:numId w:val="48"/></w:numPr><w:rPr><w:lang w:val="en-GB" w:eastAsia="ja-JP"/></w:rPr></w:pPr><w:r><w:rPr><w:lang w:eastAsia="ja-JP"/></w:rPr><w:t>Formfaktor: M.2 </w:t></w:r><w:r><w:rPr><w:lang w:val="en-GB" w:eastAsia="ja-JP"/></w:rPr><w:t> </w:t></w:r></w:p><w:p w14:paraId="70662BDD" w14:textId="77777777" w:rsidR="00243EDE" w:rsidRPr="00243EDE" w:rsidRDefault="00243EDE"><w:pPr><w:numPr><w:ilvl w:val="0"/><w:numId w:val="49"/></w:numPr><w:rPr><w:lang w:eastAsia="ja-JP"/></w:rPr></w:pPr><w:r><w:rPr><w:lang w:eastAsia="ja-JP"/></w:rPr><w:t>5G Sub-6G Modem basierent auf den Qualcomm SDX62 Chip </w:t></w:r></w:p><w:p w14:paraId="1AADB014" w14:textId="77777777" w:rsidR="00243EDE" w:rsidRPr="00243EDE" w:rsidRDefault="00243EDE"><w:pPr><w:numPr><w:ilvl w:val="0"/><w:numId w:val="50"/></w:numPr><w:rPr><w:lang w:eastAsia="ja-JP"/></w:rPr></w:pPr><w:r><w:rPr><w:lang w:eastAsia="ja-JP"/></w:rPr><w:t>Unterstützt 5G sub-6 FDD und TDD für den weltweiten Einsatz. </w:t></w:r></w:p><w:p w14:paraId="1448AD3C" w14:textId="77777777" w:rsidR="00243EDE" w:rsidRPr="00243EDE" w:rsidRDefault="00243EDE"><w:pPr><w:numPr><w:ilvl w:val="0"/><w:numId w:val="51"/></w:numPr><w:rPr><w:lang w:eastAsia="ja-JP"/></w:rPr></w:pPr><w:r><w:rPr><w:lang w:eastAsia="ja-JP"/></w:rPr><w:lastRenderedPageBreak/><w:t>Unterstützt SA und NSA Betrieb und 5G-Kernnetz Opt. 3a/3x und Opt. 2 für vollständige Netzwerkkompatibilität. </w:t></w:r></w:p><w:p w14:paraId="432A9297" w14:textId="77777777" w:rsidR="00243EDE" w:rsidRPr="00243EDE" w:rsidRDefault="00243EDE"><w:pPr><w:numPr><w:ilvl w:val="0"/><w:numId w:val="52"/></w:numPr><w:rPr><w:lang w:eastAsia="ja-JP"/></w:rPr></w:pPr><w:r><w:rPr><w:lang w:eastAsia="ja-JP"/></w:rPr><w:t>Unterstützt neueste Generation 4G und 5G Rel 16 </w:t></w:r></w:p><w:p w14:paraId="534682BF" w14:textId="77777777" w:rsidR="00243EDE" w:rsidRPr="00243EDE" w:rsidRDefault="00243EDE"><w:pPr><w:numPr><w:ilvl w:val="0"/><w:numId w:val="53"/></w:numPr><w:rPr><w:lang w:eastAsia="ja-JP"/></w:rPr></w:pPr><w:r><w:rPr><w:lang w:eastAsia="ja-JP"/></w:rPr><w:t>Unterstützt 4G Cat 19 bis zu 5xCA, übereinstimmend mit 3GPP Release 13. </w:t></w:r></w:p><w:p w14:paraId="5312B5B3" w14:textId="77777777" w:rsidR="00243EDE" w:rsidRPr="00243EDE" w:rsidRDefault="00243EDE"><w:pPr><w:numPr><w:ilvl w:val="0"/><w:numId w:val="54"/></w:numPr><w:rPr><w:lang w:eastAsia="ja-JP"/></w:rPr></w:pPr><w:r><w:rPr><w:lang w:eastAsia="ja-JP"/></w:rPr><w:t>Unterstützt 3G HSPA+ Rel 8 für den fallback auf alte Netze. </w:t></w:r></w:p><w:p w14:paraId="0FD1657A" w14:textId="77777777" w:rsidR="00243EDE" w:rsidRPr="00243EDE" w:rsidRDefault="00243EDE" w:rsidP="00243EDE"><w:pPr><w:rPr><w:lang w:val="en-GB" w:eastAsia="ja-JP"/></w:rPr></w:pPr><w:r><w:rPr><w:b/><w:bCs/><w:lang w:val="en-GB" w:eastAsia="ja-JP"/></w:rPr><w:t xml:space="preserve">2x GPS Modems: GNSS Receiver </w:t></w:r><w:proofErr w:type="spellStart"/><w:r><w:rPr><w:b/><w:bCs/><w:lang w:val="en-GB" w:eastAsia="ja-JP"/></w:rPr><w:t>basierent</w:t></w:r><w:proofErr w:type="spellEnd"/><w:r><w:rPr><w:b/><w:bCs/><w:lang w:val="en-GB" w:eastAsia="ja-JP"/></w:rPr><w:t xml:space="preserve"> auf </w:t></w:r><w:proofErr w:type="spellStart"/><w:r><w:rPr><w:b/><w:bCs/><w:lang w:val="en-GB" w:eastAsia="ja-JP"/></w:rPr><w:t>uBlox</w:t></w:r><w:proofErr w:type="spellEnd"/><w:r><w:rPr><w:b/><w:bCs/><w:lang w:val="en-GB" w:eastAsia="ja-JP"/></w:rPr><w:t xml:space="preserve"> NEO-M8L 72 channel GPS receiver</w:t></w:r><w:r><w:rPr><w:lang w:val="en-GB" w:eastAsia="ja-JP"/></w:rPr><w:t> </w:t></w:r></w:p><w:p w14:paraId="6F2EBDCD" w14:textId="77777777" w:rsidR="00243EDE" w:rsidRPr="00243EDE" w:rsidRDefault="00243EDE" w:rsidP="00243EDE"><w:pPr><w:rPr><w:lang w:val="en-GB" w:eastAsia="ja-JP"/></w:rPr></w:pPr><w:proofErr w:type="spellStart"/><w:r><w:rPr><w:lang w:val="en-GB" w:eastAsia="ja-JP"/></w:rPr><w:t>Formfaktor</w:t></w:r><w:proofErr w:type="spellEnd"/><w:r><w:rPr><w:lang w:val="en-GB" w:eastAsia="ja-JP"/></w:rPr><w:t>: PCI Express Mini Card </w:t></w:r></w:p><w:p w14:paraId="6F34626C" w14:textId="77777777" w:rsidR="00243EDE" w:rsidRPr="00243EDE" w:rsidRDefault="00243EDE" w:rsidP="00243EDE"><w:pPr><w:rPr><w:lang w:val="en-GB" w:eastAsia="ja-JP"/></w:rPr></w:pPr><w:proofErr w:type="spellStart"/><w:r><w:rPr><w:lang w:val="en-GB" w:eastAsia="ja-JP"/></w:rPr><w:t>Beschreibung</w:t></w:r><w:proofErr w:type="spellEnd"/><w:r><w:rPr><w:lang w:val="en-GB" w:eastAsia="ja-JP"/></w:rPr><w:t xml:space="preserve">: GNSS Receiver </w:t></w:r><w:proofErr w:type="spellStart"/><w:r><w:rPr><w:lang w:val="en-GB" w:eastAsia="ja-JP"/></w:rPr><w:t>basierent</w:t></w:r><w:proofErr w:type="spellEnd"/><w:r><w:rPr><w:lang w:val="en-GB" w:eastAsia="ja-JP"/></w:rPr><w:t xml:space="preserve"> auf </w:t></w:r><w:proofErr w:type="spellStart"/><w:r><w:rPr><w:lang w:val="en-GB" w:eastAsia="ja-JP"/></w:rPr><w:t>uBlox</w:t></w:r><w:proofErr w:type="spellEnd"/><w:r><w:rPr><w:lang w:val="en-GB" w:eastAsia="ja-JP"/></w:rPr><w:t xml:space="preserve"> NEO-M8L 72 channel receiver, </w:t></w:r><w:proofErr w:type="spellStart"/><w:r><w:rPr><w:lang w:val="en-GB" w:eastAsia="ja-JP"/></w:rPr><w:t>unterstützt</w:t></w:r><w:proofErr w:type="spellEnd"/><w:r><w:rPr><w:lang w:val="en-GB" w:eastAsia="ja-JP"/></w:rPr><w:t xml:space="preserve"> </w:t></w:r><w:proofErr w:type="spellStart"/><w:r><w:rPr><w:lang w:val="en-GB" w:eastAsia="ja-JP"/></w:rPr><w:t>beides</w:t></w:r><w:proofErr w:type="spellEnd"/><w:r><w:rPr><w:lang w:val="en-GB" w:eastAsia="ja-JP"/></w:rPr><w:t xml:space="preserve"> SBAS und Dead Reckoning </w:t></w:r></w:p><w:p w14:paraId="47B0BA4D" w14:textId="77777777" w:rsidR="00243EDE" w:rsidRPr="00243EDE" w:rsidRDefault="00243EDE" w:rsidP="00243EDE"><w:pPr><w:rPr><w:lang w:eastAsia="ja-JP"/></w:rPr></w:pPr><w:r><w:rPr><w:b/><w:bCs/><w:lang w:eastAsia="ja-JP"/></w:rPr><w:t>2x 1 TB SSD hard drives</w:t></w:r><w:r><w:rPr><w:lang w:eastAsia="ja-JP"/></w:rPr><w:t> </w:t></w:r></w:p><w:p w14:paraId="1B5DB7C5" w14:textId="6FFD371A" w:rsidR="00243EDE" w:rsidRPr="00243EDE" w:rsidRDefault="00243EDE" w:rsidP="00243EDE"><w:pPr><w:rPr><w:lang w:eastAsia="ja-JP"/></w:rPr></w:pPr><w:r><w:rPr><w:lang w:eastAsia="ja-JP"/></w:rPr><w:t xml:space="preserve">Das Datenblatt sowie 2D- und 3D-Zeichnungen für den R5001C finden Sie auf dem folgenden ÖBB </w:t></w:r><w:r><w:fldChar w:fldCharType="begin"/></w:r><w:r><w:instrText>HYPERLINK "https://oebb365.sharepoint.com/:f:/r/sites/Telematik-Dosto-Neu/DokumenteTelematik/02%20Projekt%20Umsetzung/230-Datenbl%C3%A4tter/NOMAD?csf=1&amp;web=1&amp;e=ANqZRk"</w:instrText></w:r><w:r><w:fldChar w:fldCharType="separate"/></w:r><w:r><w:rPr><w:rStyle w:val="Hyperlink"/><w:rFonts w:cs="Cordia New"/><w:lang w:eastAsia="ja-JP"/></w:rPr><w:t>SharePoint-Link</w:t></w:r><w:r><w:fldChar w:fldCharType="end"/></w:r><w:r><w:rPr><w:lang w:eastAsia="ja-JP"/></w:rPr><w:t>. </w:t></w:r></w:p><w:p w14:paraId="755FCBB7" w14:textId="77777777" w:rsidR="00243EDE" w:rsidRPr="00243EDE" w:rsidRDefault="00243EDE" w:rsidP="00243EDE"><w:pPr><w:rPr><w:lang w:eastAsia="ja-JP"/></w:rPr></w:pPr><w:r><w:rPr><w:lang w:eastAsia="ja-JP"/></w:rPr><w:t> </w:t></w:r></w:p><w:p w14:paraId="771732CC" w14:textId="4EFF534C" w:rsidR="00243EDE" w:rsidRPr="00243EDE" w:rsidRDefault="0046075E" w:rsidP="0013714E"><w:pPr><w:pStyle w:val="Heading3"/><w:rPr><w:lang w:val="en-GB" w:eastAsia="ja-JP"/></w:rPr></w:pPr><w:bookmarkStart w:id="94" w:name="_Toc229775529"/><w:r><w:rPr><w:lang w:eastAsia="ja-JP"/></w:rPr><w:t>Stromversörgung Und Zündung</w:t></w:r><w:bookmarkEnd w:id="94"/><w:r><w:rPr><w:lang w:eastAsia="ja-JP"/></w:rPr><w:t> </w:t></w:r><w:r><w:rPr><w:lang w:val="en-GB" w:eastAsia="ja-JP"/></w:rPr><w:t> </w:t></w:r></w:p><w:p w14:paraId="5004BE1C" w14:textId="77777777" w:rsidR="00243EDE" w:rsidRPr="00243EDE" w:rsidRDefault="00243EDE" w:rsidP="00243EDE"><w:pPr><w:rPr><w:lang w:eastAsia="ja-JP"/></w:rPr></w:pPr><w:r><w:rPr><w:lang w:eastAsia="ja-JP"/></w:rPr><w:t>Die Einheit R5001 ist mit einem leitungsgekühlten, galvanisch isolierten 250W-Netzteil ausgestattet, das einen extrem weiten Eingangsspannungsbereich abdeckt und die in der EN50155 spezifizierten Batteriespannungen von 24/36/72/110VDC (16,8 bis 137,5VDC) akzeptiert. Das Netzteil unterstützt eine fortschrittliche Zündsteuerung mit konfigurierbarem Ausschalttimer. </w:t></w:r></w:p><w:p w14:paraId="60FE17B4" w14:textId="77777777" w:rsidR="00243EDE" w:rsidRPr="00243EDE" w:rsidRDefault="00243EDE" w:rsidP="00243EDE"><w:pPr><w:rPr><w:lang w:eastAsia="ja-JP"/></w:rPr></w:pPr><w:r><w:rPr><w:lang w:eastAsia="ja-JP"/></w:rPr><w:t>Das Zündsignal (ignition signal) kann für folgende Aufgaben im Energiemanagement verwendet werden: </w:t></w:r></w:p><w:p w14:paraId="0EE044F0" w14:textId="77777777" w:rsidR="00243EDE" w:rsidRPr="00243EDE" w:rsidRDefault="00243EDE" w:rsidP="00243EDE"><w:pPr><w:rPr><w:lang w:eastAsia="ja-JP"/></w:rPr></w:pPr><w:r><w:rPr><w:lang w:eastAsia="ja-JP"/></w:rPr><w:t>Automatisches Hochfahren bei Erkennung des Zündsignals, Zündspannung &gt;70% von Vin_positive → System EIN </w:t></w:r></w:p><w:p w14:paraId="3056BD12" w14:textId="222FE849" w:rsidR="00243EDE" w:rsidRPr="00243EDE" w:rsidRDefault="00243EDE" w:rsidP="00243EDE"><w:pPr><w:rPr><w:lang w:eastAsia="ja-JP"/></w:rPr></w:pPr><w:r><w:rPr><w:lang w:eastAsia="ja-JP"/></w:rPr><w:t>Gesteuertes Ausschalten bei Erkennung des Zündsignals, einschließlich programmierbarem Ausschaltverzögerung. Zündspannung &lt;20% von Vin_positive → System AUS. Ausschaltverzögerung einstellbar: 1, 4, 10, 15 Minuten </w:t></w:r></w:p><w:p w14:paraId="0AA02832" w14:textId="77777777" w:rsidR="00243EDE" w:rsidRPr="00243EDE" w:rsidRDefault="00243EDE" w:rsidP="00243EDE"><w:pPr><w:rPr><w:lang w:eastAsia="ja-JP"/></w:rPr></w:pPr><w:r><w:rPr><w:lang w:eastAsia="ja-JP"/></w:rPr><w:t> </w:t></w:r></w:p><w:p w14:paraId="69BB25ED" w14:textId="77777777" w:rsidR="0046075E" w:rsidRDefault="0046075E" w:rsidP="00243EDE"><w:pPr><w:rPr><w:b/><w:bCs/><w:lang w:eastAsia="ja-JP"/></w:rPr></w:pPr><w:r><w:rPr><w:b/><w:bCs/><w:lang w:eastAsia="ja-JP"/></w:rPr><w:t>Stromanschlussstecker:</w:t></w:r></w:p><w:p w14:paraId="5CFD4647" w14:textId="0A57EA10" w:rsidR="00243EDE" w:rsidRPr="00243EDE" w:rsidRDefault="00243EDE" w:rsidP="00243EDE"><w:pPr><w:rPr><w:lang w:eastAsia="ja-JP"/></w:rPr></w:pPr><w:r><w:rPr><w:lang w:eastAsia="ja-JP"/></w:rPr><w:t>Der Stromversorgungsstecker des R5001c CCU ist ein Phoenix Contact HC-D7, 4-poliger Stecker, bestehend aus: HC-Q03-I-CT-M (Phoenix 141996) Steckereinsatz, CK4,0-ED-2,50ST AG (Phoenix 1663242) 2,5mm² männliche Crimpkontakte, HC-STA-D07-BWS-EL-AL (Phoenix 1419249) Steckergehäuse </w:t></w:r></w:p><w:p w14:paraId="7B7DEACE" w14:textId="77777777" w:rsidR="00243EDE" w:rsidRPr="00243EDE" w:rsidRDefault="00243EDE" w:rsidP="00243EDE"><w:pPr><w:rPr><w:lang w:eastAsia="ja-JP"/></w:rPr></w:pPr><w:r><w:rPr><w:lang w:eastAsia="ja-JP"/></w:rPr><w:t xml:space="preserve">Der passende Phoenix Contact HC-D7 Kabelstecker muss bestehen aus: HC-Q03-I-CT-F (Phoenix 1419897) Steckereinsatz, CK4,0-ED-2,50BU AG (Phoenix 1663284) 2,5mm² weibliche Crimpkontakte und ein passendes Steckergehäuse, z.B. das HC-STA-D07-HHFS-1STP11-EL-AL [PG11 Kabelverschraubung] </w:t></w:r><w:r><w:rPr><w:lang w:eastAsia="ja-JP"/></w:rPr><w:lastRenderedPageBreak/><w:t>(Phoenix 1419237) oder das HC-STA-D07-HHFS-1STM20-EL-AL [M20 Kabelverschraubung] (Phoenix 1419235). </w:t></w:r></w:p><w:p w14:paraId="28A5D8F3" w14:textId="43C37139" w:rsidR="00243EDE" w:rsidRPr="00243EDE" w:rsidRDefault="00243EDE" w:rsidP="00243EDE"><w:pPr><w:rPr><w:lang w:eastAsia="ja-JP"/></w:rPr></w:pPr><w:r><w:rPr><w:lang w:eastAsia="ja-JP"/></w:rPr><w:t>Die Pinbelegung des Stromversorgungssteckers ist unten dargestellt.</w:t></w:r><w:r><w:rPr><w:noProof/><w:lang w:val="en-GB" w:eastAsia="ja-JP"/></w:rPr><w:drawing><wp:inline distT="0" distB="0" distL="0" distR="0" wp14:anchorId="7C6FD5DC" wp14:editId="06675159"><wp:extent cx="2971800" cy="1092200"/><wp:effectExtent l="0" t="0" r="0" b="0"/><wp:docPr id="1322184181" name="Picture 75" descr="A diagram of a device  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22184181" name="Picture 75" descr="A diagram of a device  AI-generated content may be incorrect."/><pic:cNvPicPr><a:picLocks noChangeAspect="1" noChangeArrowheads="1"/></pic:cNvPicPr></pic:nvPicPr><pic:blipFill><a:blip r:embed="rId60"><a:extLst><a:ext uri="{28A0092B-C50C-407E-A947-70E740481C1C}"><a14:useLocalDpi xmlns:a14="http://schemas.microsoft.com/office/drawing/2010/main" val="0"/></a:ext></a:extLst></a:blip><a:srcRect/><a:stretch><a:fillRect/></a:stretch></pic:blipFill><pic:spPr bwMode="auto"><a:xfrm><a:off x="0" y="0"/><a:ext cx="2971800" cy="1092200"/></a:xfrm><a:prstGeom prst="rect"><a:avLst/></a:prstGeom><a:noFill/><a:ln><a:noFill/></a:ln></pic:spPr></pic:pic></a:graphicData></a:graphic></wp:inline></w:drawing></w:r><w:r><w:rPr><w:lang w:eastAsia="ja-JP"/></w:rPr><w:t> </w:t></w:r></w:p><w:p w14:paraId="7D809C58" w14:textId="77777777" w:rsidR="00243EDE" w:rsidRPr="00243EDE" w:rsidRDefault="00243EDE" w:rsidP="00243EDE"><w:pPr><w:rPr><w:lang w:eastAsia="ja-JP"/></w:rPr></w:pPr><w:r><w:rPr><w:lang w:eastAsia="ja-JP"/></w:rPr><w:t>Die weitere Ausgestaltung der Funktionalität des Zündsignals und bei welcher Abschaltstufe dies empfangen wird, wird in der detaillierten Entwurfsüberprüfungsphase besprochen. </w:t></w:r></w:p><w:p w14:paraId="49FAD367" w14:textId="77777777" w:rsidR="00243EDE" w:rsidRPr="00243EDE" w:rsidRDefault="00243EDE" w:rsidP="00243EDE"><w:pPr><w:rPr><w:lang w:eastAsia="ja-JP"/></w:rPr></w:pPr><w:r><w:rPr><w:lang w:eastAsia="ja-JP"/></w:rPr><w:t>Da die Switches und Access Points keinen Zündstift mit ihrer Stromversorgung haben, wird die tatsächliche Abschaltstufe für alle Komponenten in der detaillierten Entwurfsüberprüfungsphase abgeschlossen. </w:t></w:r></w:p><w:p w14:paraId="368D04F0" w14:textId="77777777" w:rsidR="00243EDE" w:rsidRPr="00243EDE" w:rsidRDefault="00243EDE" w:rsidP="00243EDE"><w:pPr><w:rPr><w:lang w:eastAsia="ja-JP"/></w:rPr></w:pPr><w:r><w:rPr><w:b/><w:bCs/><w:lang w:eastAsia="ja-JP"/></w:rPr><w:t>Konfiguration des Stromversorgungskreises: </w:t></w:r><w:r><w:rPr><w:lang w:eastAsia="ja-JP"/></w:rPr><w:t> </w:t></w:r></w:p><w:p w14:paraId="5B0341F4" w14:textId="77777777" w:rsidR="00243EDE" w:rsidRPr="00243EDE" w:rsidRDefault="00243EDE" w:rsidP="00243EDE"><w:pPr><w:rPr><w:lang w:eastAsia="ja-JP"/></w:rPr></w:pPr><w:r><w:rPr><w:lang w:eastAsia="ja-JP"/></w:rPr><w:t>Die R5001C CCU sollte gemäß der folgenden Beschreibung mit dem Fahrzeugbatterie- / Stromversorgungskreis verbunden werden. Dauerhafte Batterieversorgung der CCU-Stromeingabe und Leistungssteuerung über das Zündsignal (ignition signal). </w:t></w:r></w:p><w:p w14:paraId="27061485" w14:textId="77777777" w:rsidR="00243EDE" w:rsidRPr="00243EDE" w:rsidRDefault="00243EDE" w:rsidP="00243EDE"><w:pPr><w:rPr><w:lang w:eastAsia="ja-JP"/></w:rPr></w:pPr><w:r><w:rPr><w:lang w:eastAsia="ja-JP"/></w:rPr><w:t>Wenn das Zündsignal angelegt ist und die Bedingungen für den Start der CCU erfüllt sind, startet die Einheit nach einer kurzen Verzögerung von 35 Sekunden. Die kurze Hochfahrverzögerung stellt sicher, dass das Fahrzeug-Stromversorgungssystem stabilisiert ist, bevor die CCU gestartet wird. Wenn das Zündsignal entfernt wird, wird die CCU für eine programmierte Anzahl von Minuten [1, 4, 10, 15 Minuten, Standard = 4 Minuten] weiterbetrieben und führt dann einen sanften Abschaltvorgang durch. </w:t></w:r></w:p><w:p w14:paraId="2F4DF4DB" w14:textId="77777777" w:rsidR="00243EDE" w:rsidRPr="00243EDE" w:rsidRDefault="00243EDE" w:rsidP="00243EDE"><w:pPr><w:rPr><w:lang w:eastAsia="ja-JP"/></w:rPr></w:pPr><w:r><w:rPr><w:lang w:eastAsia="ja-JP"/></w:rPr><w:t>Eine solche Funktionalität bietet folgende Vorteile:  </w:t></w:r></w:p><w:p w14:paraId="5CB7346C" w14:textId="77777777" w:rsidR="00243EDE" w:rsidRPr="00243EDE" w:rsidRDefault="00243EDE" w:rsidP="00243EDE"><w:pPr><w:rPr><w:lang w:eastAsia="ja-JP"/></w:rPr></w:pPr><w:r><w:rPr><w:lang w:eastAsia="ja-JP"/></w:rPr><w:t>• Ermöglicht den Betrieb des CCU-Dienstes, während der Lokführer am Terminal oder während der Reise die Fahrerkabine wechselt, wenn sich die Endkonfiguration der Lokomotive ändert.  </w:t></w:r></w:p><w:p w14:paraId="7B62FC48" w14:textId="77777777" w:rsidR="00243EDE" w:rsidRPr="00243EDE" w:rsidRDefault="00243EDE" w:rsidP="00243EDE"><w:pPr><w:rPr><w:lang w:eastAsia="ja-JP"/></w:rPr></w:pPr><w:r><w:rPr><w:lang w:eastAsia="ja-JP"/></w:rPr><w:t>• Moderne Hochgeschwindigkeits-Cellular-Modems sind Software Defined Radios (SDR), daher müssen sie gemäß einem speziellen Prozess abgeschaltet werden, der nur durch Verwendung der Zündstromsteuerung erreicht werden kann.  </w:t></w:r></w:p><w:p w14:paraId="1F754953" w14:textId="0F1F2676" w:rsidR="00243EDE" w:rsidRPr="00243EDE" w:rsidRDefault="00243EDE" w:rsidP="00243EDE"><w:pPr><w:rPr><w:lang w:val="en-GB" w:eastAsia="ja-JP"/></w:rPr></w:pPr><w:r><w:rPr><w:noProof/><w:lang w:val="en-GB" w:eastAsia="ja-JP"/></w:rPr><w:lastRenderedPageBreak/><w:drawing><wp:inline distT="0" distB="0" distL="0" distR="0" wp14:anchorId="696C4950" wp14:editId="5413382F"><wp:extent cx="5930900" cy="4197350"/><wp:effectExtent l="0" t="0" r="0" b="0"/><wp:docPr id="1033924536" name="Picture 74" descr="Timeline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15" descr="Timeline  Description automatically generated"/><pic:cNvPicPr><a:picLocks noChangeAspect="1" noChangeArrowheads="1"/></pic:cNvPicPr></pic:nvPicPr><pic:blipFill><a:blip r:embed="rId61"><a:extLst><a:ext uri="{28A0092B-C50C-407E-A947-70E740481C1C}"><a14:useLocalDpi xmlns:a14="http://schemas.microsoft.com/office/drawing/2010/main" val="0"/></a:ext></a:extLst></a:blip><a:srcRect/><a:stretch><a:fillRect/></a:stretch></pic:blipFill><pic:spPr bwMode="auto"><a:xfrm><a:off x="0" y="0"/><a:ext cx="5930900" cy="4197350"/></a:xfrm><a:prstGeom prst="rect"><a:avLst/></a:prstGeom><a:noFill/><a:ln><a:noFill/></a:ln></pic:spPr></pic:pic></a:graphicData></a:graphic></wp:inline></w:drawing></w:r></w:p><w:p w14:paraId="718AAFAB" w14:textId="77777777" w:rsidR="00243EDE" w:rsidRPr="00243EDE" w:rsidRDefault="00243EDE" w:rsidP="00243EDE"><w:pPr><w:rPr><w:lang w:val="en-GB" w:eastAsia="ja-JP"/></w:rPr></w:pPr><w:r><w:rPr><w:lang w:val="en-GB" w:eastAsia="ja-JP"/></w:rPr><w:t> </w:t></w:r></w:p><w:p w14:paraId="70822E00" w14:textId="77777777" w:rsidR="00243EDE" w:rsidRPr="00243EDE" w:rsidRDefault="00243EDE" w:rsidP="0013714E"><w:pPr><w:pStyle w:val="Heading3"/><w:rPr><w:lang w:val="en-GB" w:eastAsia="ja-JP"/></w:rPr></w:pPr><w:bookmarkStart w:id="95" w:name="_Toc229775530"/><w:r><w:rPr><w:lang w:eastAsia="ja-JP"/></w:rPr><w:t>Verbindung zwischen Dachantenne und CCU</w:t></w:r><w:bookmarkEnd w:id="95"/><w:r><w:rPr><w:lang w:val="en-GB" w:eastAsia="ja-JP"/></w:rPr><w:t> </w:t></w:r></w:p><w:p w14:paraId="4D2BB201" w14:textId="579E9DA4" w:rsidR="00243EDE" w:rsidRPr="00243EDE" w:rsidRDefault="00243EDE" w:rsidP="00243EDE"><w:pPr><w:rPr><w:lang w:eastAsia="ja-JP"/></w:rPr></w:pPr><w:r><w:rPr><w:lang w:eastAsia="ja-JP"/></w:rPr><w:t>Die Dachantennen 1399.99.0307 sind mit der CCU R5001C über kurze HF-Kabel des Typs SPUMA240 oder ein Kabel mit ähnlichen Eigenschaften zu verbinden, die von einem von Stadler entwickelten Patch-Panel im Inneren des Wagens mit CCUs, entweder innerhalb des Geräteracks oder in der Nähe, bereitgestellt werden. </w:t></w:r></w:p><w:p w14:paraId="2058C1E2" w14:textId="1C13993A" w:rsidR="00243EDE" w:rsidRPr="00243EDE" w:rsidRDefault="00243EDE" w:rsidP="00243EDE"><w:pPr><w:rPr><w:b/><w:bCs/><w:lang w:val="en-GB" w:eastAsia="ja-JP"/></w:rPr></w:pPr><w:r><w:rPr><w:b/><w:bCs/><w:lang w:eastAsia="ja-JP"/></w:rPr><w:lastRenderedPageBreak/><w:t>RF-Kabelanschlüsse zur CCU:</w:t></w:r><w:r><w:rPr><w:b/><w:bCs/><w:noProof/><w:lang w:val="en-GB" w:eastAsia="ja-JP"/></w:rPr><w:drawing><wp:inline distT="0" distB="0" distL="0" distR="0" wp14:anchorId="7A456D95" wp14:editId="51C20A57"><wp:extent cx="5772150" cy="4267200"/><wp:effectExtent l="0" t="0" r="0" b="0"/><wp:docPr id="1639416450" name="Picture 73" descr="A diagram of different types of electrical components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16" descr="A diagram of different types of electrical components  Description automatically generated"/><pic:cNvPicPr><a:picLocks noChangeAspect="1" noChangeArrowheads="1"/></pic:cNvPicPr></pic:nvPicPr><pic:blipFill><a:blip r:embed="rId62"><a:extLst><a:ext uri="{28A0092B-C50C-407E-A947-70E740481C1C}"><a14:useLocalDpi xmlns:a14="http://schemas.microsoft.com/office/drawing/2010/main" val="0"/></a:ext></a:extLst></a:blip><a:srcRect/><a:stretch><a:fillRect/></a:stretch></pic:blipFill><pic:spPr bwMode="auto"><a:xfrm><a:off x="0" y="0"/><a:ext cx="5772150" cy="4267200"/></a:xfrm><a:prstGeom prst="rect"><a:avLst/></a:prstGeom><a:noFill/><a:ln><a:noFill/></a:ln></pic:spPr></pic:pic></a:graphicData></a:graphic></wp:inline></w:drawing></w:r><w:r><w:rPr><w:b/><w:bCs/><w:lang w:eastAsia="ja-JP"/></w:rPr><w:t>:  </w:t></w:r><w:r><w:rPr><w:b/><w:bCs/><w:lang w:val="en-GB" w:eastAsia="ja-JP"/></w:rPr><w:t> </w:t></w:r></w:p><w:p w14:paraId="0812B5B3" w14:textId="77777777" w:rsidR="00243EDE" w:rsidRPr="00243EDE" w:rsidRDefault="00243EDE" w:rsidP="00243EDE"><w:pPr><w:rPr><w:lang w:val="en-GB" w:eastAsia="ja-JP"/></w:rPr></w:pPr><w:r><w:rPr><w:lang w:val="en-GB" w:eastAsia="ja-JP"/></w:rPr><w:t> </w:t></w:r></w:p><w:p w14:paraId="50D14927" w14:textId="77777777" w:rsidR="00243EDE" w:rsidRPr="00243EDE" w:rsidRDefault="00243EDE" w:rsidP="00243EDE"><w:pPr><w:rPr><w:lang w:val="en-GB" w:eastAsia="ja-JP"/></w:rPr></w:pPr><w:r><w:rPr><w:lang w:val="en-GB" w:eastAsia="ja-JP"/></w:rPr><w:t> </w:t></w:r></w:p><w:p w14:paraId="07F02EB2" w14:textId="77777777" w:rsidR="00243EDE" w:rsidRPr="00243EDE" w:rsidRDefault="00243EDE" w:rsidP="0013714E"><w:pPr><w:pStyle w:val="Heading3"/><w:rPr><w:lang w:val="en-GB" w:eastAsia="ja-JP"/></w:rPr></w:pPr><w:bookmarkStart w:id="96" w:name="_Toc229775531"/><w:r><w:rPr><w:lang w:val="en-GB" w:eastAsia="ja-JP"/></w:rPr><w:t>Access Point: Westermo Ibex-610 nmid 1043</w:t></w:r><w:bookmarkEnd w:id="96"/><w:r><w:rPr><w:lang w:val="en-GB" w:eastAsia="ja-JP"/></w:rPr><w:t> </w:t></w:r></w:p><w:p w14:paraId="29671822" w14:textId="3A95F828" w:rsidR="00243EDE" w:rsidRPr="00243EDE" w:rsidRDefault="00243EDE" w:rsidP="00243EDE"><w:pPr><w:rPr><w:lang w:val="en-GB" w:eastAsia="ja-JP"/></w:rPr></w:pPr><w:r><w:rPr><w:lang w:val="en-GB" w:eastAsia="ja-JP"/></w:rPr><w:t xml:space="preserve"> Der Westermo Ibex-RT-610-LV EU Dual radio Access Point, 1x 4x4 </w:t></w:r><w:proofErr w:type="gramStart"/><w:r><w:rPr><w:lang w:val="en-GB" w:eastAsia="ja-JP"/></w:rPr><w:t>Multi User</w:t></w:r><w:proofErr w:type="gramEnd"/><w:r><w:rPr><w:lang w:val="en-GB" w:eastAsia="ja-JP"/></w:rPr><w:t xml:space="preserve"> MIMO 802.11ac Wave 2, 1x 2x2 MIMO 802.11g/n, 24VDC (isolated) und PoE, EU Version. </w:t></w:r></w:p><w:p w14:paraId="7315A35F" w14:textId="77777777" w:rsidR="00243EDE" w:rsidRPr="00243EDE" w:rsidRDefault="00243EDE" w:rsidP="0013714E"><w:pPr><w:pStyle w:val="NMBody"/></w:pPr><w:r><w:t>Technische Daten </w:t></w:r></w:p><w:p w14:paraId="2029573E" w14:textId="77777777" w:rsidR="00243EDE" w:rsidRPr="00243EDE" w:rsidRDefault="00243EDE" w:rsidP="00243EDE"><w:pPr><w:rPr><w:lang w:eastAsia="ja-JP"/></w:rPr></w:pPr><w:r><w:rPr><w:lang w:eastAsia="ja-JP"/></w:rPr><w:t>WiFi-Eigenschaften: </w:t></w:r></w:p><w:p w14:paraId="6D04B65E" w14:textId="77777777" w:rsidR="00243EDE" w:rsidRPr="00243EDE" w:rsidRDefault="00243EDE" w:rsidP="00243EDE"><w:pPr><w:rPr><w:lang w:eastAsia="ja-JP"/></w:rPr></w:pPr><w:r><w:rPr><w:lang w:eastAsia="ja-JP"/></w:rPr><w:t>• Dual Radio Access Point mit Unterstützung für 2,4 GHz 2x2 MIMO und 5 GHz 4x4 MIMO </w:t></w:r></w:p><w:p w14:paraId="68D533F9" w14:textId="77777777" w:rsidR="00243EDE" w:rsidRPr="00243EDE" w:rsidRDefault="00243EDE" w:rsidP="00243EDE"><w:pPr><w:rPr><w:lang w:eastAsia="ja-JP"/></w:rPr></w:pPr><w:r><w:rPr><w:lang w:eastAsia="ja-JP"/></w:rPr><w:t>• WLAN-Standard: 802.11a/g/n/ac wave 2; 20, 40 und 80 MHz-Kanäle </w:t></w:r></w:p><w:p w14:paraId="5637D32A" w14:textId="77777777" w:rsidR="00243EDE" w:rsidRPr="00243EDE" w:rsidRDefault="00243EDE" w:rsidP="00243EDE"><w:pPr><w:rPr><w:lang w:eastAsia="ja-JP"/></w:rPr></w:pPr><w:r><w:rPr><w:lang w:eastAsia="ja-JP"/></w:rPr><w:t>• Leistung: 255 Mbps aggregierter Durchsatz pro AP (Across both Radios). </w:t></w:r></w:p><w:p w14:paraId="36ACC7D4" w14:textId="77777777" w:rsidR="00243EDE" w:rsidRPr="00243EDE" w:rsidRDefault="00243EDE" w:rsidP="00243EDE"><w:pPr><w:rPr><w:lang w:eastAsia="ja-JP"/></w:rPr></w:pPr><w:r><w:rPr><w:lang w:eastAsia="ja-JP"/></w:rPr><w:t>Max. 85 gleichzeitig aktive Geräte. </w:t></w:r></w:p><w:p w14:paraId="1D7AD421" w14:textId="77777777" w:rsidR="00243EDE" w:rsidRPr="00243EDE" w:rsidRDefault="00243EDE" w:rsidP="00243EDE"><w:pPr><w:rPr><w:lang w:eastAsia="ja-JP"/></w:rPr></w:pPr><w:r><w:rPr><w:lang w:eastAsia="ja-JP"/></w:rPr><w:t>2,4-GHz-Funk: max. 25 Clients. </w:t></w:r></w:p><w:p w14:paraId="0C28ADBD" w14:textId="77777777" w:rsidR="00243EDE" w:rsidRPr="00243EDE" w:rsidRDefault="00243EDE" w:rsidP="00243EDE"><w:pPr><w:rPr><w:lang w:eastAsia="ja-JP"/></w:rPr></w:pPr><w:r><w:rPr><w:lang w:eastAsia="ja-JP"/></w:rPr><w:lastRenderedPageBreak/><w:t>5GHz-Funk: max. 60 Clients. </w:t></w:r></w:p><w:p w14:paraId="0F9DE489" w14:textId="77777777" w:rsidR="00243EDE" w:rsidRPr="00243EDE" w:rsidRDefault="00243EDE" w:rsidP="00243EDE"><w:pPr><w:rPr><w:lang w:eastAsia="ja-JP"/></w:rPr></w:pPr><w:r><w:rPr><w:lang w:eastAsia="ja-JP"/></w:rPr><w:t>• Antennenschnittstelle: 4 + 2 x QMA-Anschlüsse </w:t></w:r></w:p><w:p w14:paraId="37550A13" w14:textId="77777777" w:rsidR="00243EDE" w:rsidRPr="00243EDE" w:rsidRDefault="00243EDE" w:rsidP="00243EDE"><w:pPr><w:rPr><w:b/><w:bCs/><w:lang w:eastAsia="ja-JP"/></w:rPr></w:pPr><w:r><w:rPr><w:b/><w:bCs/><w:lang w:eastAsia="ja-JP"/></w:rPr><w:t>Allgemeine Eigenschaften: </w:t></w:r></w:p><w:p w14:paraId="54705E7B" w14:textId="77777777" w:rsidR="00243EDE" w:rsidRPr="00243EDE" w:rsidRDefault="00243EDE" w:rsidP="00243EDE"><w:pPr><w:rPr><w:lang w:eastAsia="ja-JP"/></w:rPr></w:pPr><w:r><w:rPr><w:lang w:eastAsia="ja-JP"/></w:rPr><w:t>• 2x 10/100/1000Base-T Ethernet-Ports mit Auto-Negotiation und TX-Crossover, M12 X-codierte Anschlüsse </w:t></w:r></w:p><w:p w14:paraId="75E57DE1" w14:textId="77777777" w:rsidR="00243EDE" w:rsidRPr="00243EDE" w:rsidRDefault="00243EDE" w:rsidP="00243EDE"><w:pPr><w:rPr><w:lang w:eastAsia="ja-JP"/></w:rPr></w:pPr><w:r><w:rPr><w:lang w:eastAsia="ja-JP"/></w:rPr><w:t>• Stromeingang: isolierter Stromeingang 24VDC und PoE nach 802.3at Typ 1. </w:t></w:r></w:p><w:p w14:paraId="001B21D8" w14:textId="77777777" w:rsidR="00243EDE" w:rsidRPr="00243EDE" w:rsidRDefault="00243EDE" w:rsidP="00243EDE"><w:pPr><w:rPr><w:lang w:eastAsia="ja-JP"/></w:rPr></w:pPr><w:r><w:rPr><w:lang w:eastAsia="ja-JP"/></w:rPr><w:t>• Stromverbrauch: Max. 14.4W (Direkte Leistungsaufnahme). </w:t></w:r></w:p><w:p w14:paraId="2BEE0DBF" w14:textId="77777777" w:rsidR="00243EDE" w:rsidRPr="00243EDE" w:rsidRDefault="00243EDE" w:rsidP="00243EDE"><w:pPr><w:rPr><w:lang w:eastAsia="ja-JP"/></w:rPr></w:pPr><w:r><w:rPr><w:lang w:eastAsia="ja-JP"/></w:rPr><w:t>• Korrosionsbeständiges, blau lackiertes Aluminium-Gehäuse </w:t></w:r></w:p><w:p w14:paraId="66922DA8" w14:textId="77777777" w:rsidR="00243EDE" w:rsidRPr="00243EDE" w:rsidRDefault="00243EDE" w:rsidP="00243EDE"><w:pPr><w:rPr><w:lang w:eastAsia="ja-JP"/></w:rPr></w:pPr><w:r><w:rPr><w:lang w:eastAsia="ja-JP"/></w:rPr><w:t>• Schutzart: IP66 </w:t></w:r></w:p><w:p w14:paraId="24597A41" w14:textId="79ED70B0" w:rsidR="00243EDE" w:rsidRPr="00243EDE" w:rsidRDefault="00243EDE" w:rsidP="00243EDE"><w:pPr><w:rPr><w:lang w:eastAsia="ja-JP"/></w:rPr></w:pPr><w:r><w:rPr><w:lang w:eastAsia="ja-JP"/></w:rPr><w:t>• Temperaturbereich: -40°C bis +70°C, EN50155 Temperaturklasse OT4. </w:t></w:r></w:p><w:p w14:paraId="17B3D560" w14:textId="77777777" w:rsidR="00243EDE" w:rsidRPr="00243EDE" w:rsidRDefault="00243EDE" w:rsidP="00243EDE"><w:pPr><w:rPr><w:lang w:eastAsia="ja-JP"/></w:rPr></w:pPr><w:r><w:rPr><w:lang w:eastAsia="ja-JP"/></w:rPr><w:t> </w:t></w:r></w:p><w:p w14:paraId="690D7B78" w14:textId="6840948C" w:rsidR="00243EDE" w:rsidRPr="00243EDE" w:rsidRDefault="00243EDE" w:rsidP="00243EDE"><w:pPr><w:rPr><w:lang w:eastAsia="ja-JP"/></w:rPr></w:pPr><w:r><w:rPr><w:noProof/><w:lang w:val="en-GB" w:eastAsia="ja-JP"/></w:rPr><w:drawing><wp:inline distT="0" distB="0" distL="0" distR="0" wp14:anchorId="5489E011" wp14:editId="3394A311"><wp:extent cx="3530600" cy="2266950"/><wp:effectExtent l="0" t="0" r="0" b="0"/><wp:docPr id="1851612384" name="Picture 72" descr="Diagram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17" descr="Diagram  Description automatically generated"/><pic:cNvPicPr><a:picLocks noChangeAspect="1" noChangeArrowheads="1"/></pic:cNvPicPr></pic:nvPicPr><pic:blipFill><a:blip r:embed="rId63"><a:extLst><a:ext uri="{28A0092B-C50C-407E-A947-70E740481C1C}"><a14:useLocalDpi xmlns:a14="http://schemas.microsoft.com/office/drawing/2010/main" val="0"/></a:ext></a:extLst></a:blip><a:srcRect/><a:stretch><a:fillRect/></a:stretch></pic:blipFill><pic:spPr bwMode="auto"><a:xfrm><a:off x="0" y="0"/><a:ext cx="3530600" cy="2266950"/></a:xfrm><a:prstGeom prst="rect"><a:avLst/></a:prstGeom><a:noFill/><a:ln><a:noFill/></a:ln></pic:spPr></pic:pic></a:graphicData></a:graphic></wp:inline></w:drawing></w:r><w:r><w:rPr><w:lang w:eastAsia="ja-JP"/></w:rPr><w:t> </w:t></w:r></w:p><w:p w14:paraId="4546A241" w14:textId="77777777" w:rsidR="00243EDE" w:rsidRPr="00243EDE" w:rsidRDefault="00243EDE" w:rsidP="00243EDE"><w:pPr><w:rPr><w:lang w:eastAsia="ja-JP"/></w:rPr></w:pPr><w:r><w:rPr><w:lang w:eastAsia="ja-JP"/></w:rPr><w:t> </w:t></w:r></w:p><w:p w14:paraId="117BB611" w14:textId="22F2EEF7" w:rsidR="008920F3" w:rsidRPr="00243EDE" w:rsidRDefault="00243EDE" w:rsidP="00243EDE"><w:pPr><w:rPr><w:lang w:eastAsia="ja-JP"/></w:rPr></w:pPr><w:r><w:rPr><w:lang w:eastAsia="ja-JP"/></w:rPr><w:t xml:space="preserve">Das Datenblatt sowie die 2D- und 3D-Zeichnungen für den Ibex-610 finden Sie auf folgendem ÖBB </w:t></w:r><w:r><w:fldChar w:fldCharType="begin"/></w:r><w:r><w:instrText>HYPERLINK "https://oebb365.sharepoint.com/:f:/r/sites/Telematik-Dosto-Neu/DokumenteTelematik/02%20Projekt%20Umsetzung/230-Datenbl%C3%A4tter/NOMAD?csf=1&amp;web=1&amp;e=ANqZRk"</w:instrText></w:r><w:r><w:fldChar w:fldCharType="separate"/></w:r><w:r><w:rPr><w:rStyle w:val="Hyperlink"/><w:rFonts w:cs="Cordia New"/><w:lang w:eastAsia="ja-JP"/></w:rPr><w:t>SharePoint-Link</w:t></w:r><w:r><w:fldChar w:fldCharType="end"/></w:r><w:r><w:rPr><w:lang w:eastAsia="ja-JP"/></w:rPr><w:t>.</w:t></w:r></w:p><w:p w14:paraId="44263A78" w14:textId="77777777" w:rsidR="00243EDE" w:rsidRPr="00243EDE" w:rsidRDefault="00243EDE" w:rsidP="0013714E"><w:pPr><w:pStyle w:val="Heading3"/><w:rPr><w:lang w:val="en-GB" w:eastAsia="ja-JP"/></w:rPr></w:pPr><w:bookmarkStart w:id="97" w:name="_Toc229775532"/><w:r><w:rPr><w:lang w:val="en-GB" w:eastAsia="ja-JP"/></w:rPr><w:t>Ethernet Switch VDSRail ds-cswp28-10gbe</w:t></w:r><w:bookmarkEnd w:id="97"/><w:r><w:rPr><w:lang w:val="en-GB" w:eastAsia="ja-JP"/></w:rPr><w:tab/><w:t> </w:t></w:r></w:p><w:p w14:paraId="0A541889" w14:textId="265DFC70" w:rsidR="00243EDE" w:rsidRPr="008920F3" w:rsidRDefault="00243EDE" w:rsidP="00243EDE"><w:pPr><w:rPr><w:lang w:eastAsia="ja-JP"/></w:rPr></w:pPr><w:r><w:rPr><w:lang w:val="en-GB" w:eastAsia="ja-JP"/></w:rPr><w:t> </w:t></w:r><w:r><w:rPr><w:lang w:eastAsia="ja-JP"/></w:rPr><w:t>Der 28 Ports 10 Gigabit Ethernet Consist Switch ist ein 10Gigabit/Gigabit Ethernet Layer 2 Managed Switch nach EN 50155, der speziell für Netzwerkanwendungen in Rolling-Stock-Umgebungen entwickelt wurde. </w:t></w:r></w:p><w:p w14:paraId="573DE48F" w14:textId="69405B68" w:rsidR="00243EDE" w:rsidRPr="00243EDE" w:rsidRDefault="00243EDE" w:rsidP="00243EDE"><w:pPr><w:rPr><w:lang w:eastAsia="ja-JP"/></w:rPr></w:pPr><w:r><w:rPr><w:noProof/><w:lang w:val="en-GB" w:eastAsia="ja-JP"/></w:rPr><w:lastRenderedPageBreak/><w:drawing><wp:inline distT="0" distB="0" distL="0" distR="0" wp14:anchorId="4865DE97" wp14:editId="544B5673"><wp:extent cx="4362450" cy="4635500"/><wp:effectExtent l="0" t="0" r="0" b="0"/><wp:docPr id="1413257779" name="Picture 71" descr="A picture containing text, screenshot, rectangle, diagram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18" descr="A picture containing text, screenshot, rectangle, diagram  Description automatically generated"/><pic:cNvPicPr><a:picLocks noChangeAspect="1" noChangeArrowheads="1"/></pic:cNvPicPr></pic:nvPicPr><pic:blipFill><a:blip r:embed="rId64"><a:extLst><a:ext uri="{28A0092B-C50C-407E-A947-70E740481C1C}"><a14:useLocalDpi xmlns:a14="http://schemas.microsoft.com/office/drawing/2010/main" val="0"/></a:ext></a:extLst></a:blip><a:srcRect/><a:stretch><a:fillRect/></a:stretch></pic:blipFill><pic:spPr bwMode="auto"><a:xfrm><a:off x="0" y="0"/><a:ext cx="4362450" cy="4635500"/></a:xfrm><a:prstGeom prst="rect"><a:avLst/></a:prstGeom><a:noFill/><a:ln><a:noFill/></a:ln></pic:spPr></pic:pic></a:graphicData></a:graphic></wp:inline></w:drawing></w:r><w:r><w:rPr><w:lang w:eastAsia="ja-JP"/></w:rPr><w:t> </w:t></w:r></w:p><w:p w14:paraId="7C7622E7" w14:textId="77777777" w:rsidR="00243EDE" w:rsidRPr="00243EDE" w:rsidRDefault="00243EDE" w:rsidP="00243EDE"><w:pPr><w:rPr><w:lang w:eastAsia="ja-JP"/></w:rPr></w:pPr><w:r><w:rPr><w:b/><w:bCs/><w:lang w:eastAsia="ja-JP"/></w:rPr><w:t>Technische Specifikation</w:t></w:r><w:r><w:rPr><w:lang w:eastAsia="ja-JP"/></w:rPr><w:t> </w:t></w:r></w:p><w:p w14:paraId="5B25F9C4" w14:textId="77777777" w:rsidR="00243EDE" w:rsidRPr="00243EDE" w:rsidRDefault="00243EDE" w:rsidP="00243EDE"><w:pPr><w:rPr><w:lang w:eastAsia="ja-JP"/></w:rPr></w:pPr><w:r><w:rPr><w:b/><w:bCs/><w:lang w:eastAsia="ja-JP"/></w:rPr><w:t>28 Ports' Consist Switch 5x10GbE+23xGbE ausgestattet mit</w:t></w:r><w:r><w:rPr><w:lang w:eastAsia="ja-JP"/></w:rPr><w:t> </w:t></w:r></w:p><w:p w14:paraId="5AEBCC29" w14:textId="77777777" w:rsidR="00243EDE" w:rsidRPr="00243EDE" w:rsidRDefault="00243EDE" w:rsidP="00243EDE"><w:pPr><w:rPr><w:lang w:val="en-GB" w:eastAsia="ja-JP"/></w:rPr></w:pPr><w:r><w:rPr><w:b/><w:bCs/><w:lang w:eastAsia="ja-JP"/></w:rPr><w:t>PoE+</w:t></w:r><w:r><w:rPr><w:lang w:val="en-GB" w:eastAsia="ja-JP"/></w:rPr><w:t> </w:t></w:r></w:p><w:p w14:paraId="230439AE" w14:textId="77777777" w:rsidR="00243EDE" w:rsidRPr="00243EDE" w:rsidRDefault="00243EDE"><w:pPr><w:numPr><w:ilvl w:val="0"/><w:numId w:val="55"/></w:numPr><w:rPr><w:lang w:val="en-GB" w:eastAsia="ja-JP"/></w:rPr></w:pPr><w:r><w:rPr><w:lang w:eastAsia="ja-JP"/></w:rPr><w:t>Layer 2 Managed Switch</w:t></w:r><w:r><w:rPr><w:lang w:val="en-GB" w:eastAsia="ja-JP"/></w:rPr><w:t> </w:t></w:r></w:p><w:p w14:paraId="74259A8E" w14:textId="77777777" w:rsidR="00243EDE" w:rsidRPr="00243EDE" w:rsidRDefault="00243EDE"><w:pPr><w:numPr><w:ilvl w:val="0"/><w:numId w:val="56"/></w:numPr><w:rPr><w:lang w:eastAsia="ja-JP"/></w:rPr></w:pPr><w:r><w:rPr><w:lang w:eastAsia="ja-JP"/></w:rPr><w:t>Fünf (5) 10GbE-Ports 10/100/1000/10000 Mbps, einer (1) davon ausgestattet mit PoE+ </w:t></w:r></w:p><w:p w14:paraId="61A72B53" w14:textId="77777777" w:rsidR="00243EDE" w:rsidRPr="00243EDE" w:rsidRDefault="00243EDE"><w:pPr><w:numPr><w:ilvl w:val="0"/><w:numId w:val="57"/></w:numPr><w:rPr><w:lang w:eastAsia="ja-JP"/></w:rPr></w:pPr><w:r><w:rPr><w:lang w:eastAsia="ja-JP"/></w:rPr><w:t>Dreiundzwanzig (23) GbE-Ports 10/100/1000 Mbit/s, sechzehn (16) davon mit PoE+ ausgestattet </w:t></w:r></w:p><w:p w14:paraId="6536052A" w14:textId="77777777" w:rsidR="00243EDE" w:rsidRPr="00243EDE" w:rsidRDefault="00243EDE"><w:pPr><w:numPr><w:ilvl w:val="0"/><w:numId w:val="58"/></w:numPr><w:rPr><w:lang w:eastAsia="ja-JP"/></w:rPr></w:pPr><w:r><w:rPr><w:lang w:eastAsia="ja-JP"/></w:rPr><w:t>M12-Stecker mit 8facher X-Kodierung für 10/100/1000 Mbps und 10/100/1000/10000 Mbps, Push-Pull, äußere Verriegelung, Buchse </w:t></w:r></w:p><w:p w14:paraId="6470F951" w14:textId="77777777" w:rsidR="00243EDE" w:rsidRPr="00243EDE" w:rsidRDefault="00243EDE"><w:pPr><w:numPr><w:ilvl w:val="0"/><w:numId w:val="59"/></w:numPr><w:rPr><w:lang w:eastAsia="ja-JP"/></w:rPr></w:pPr><w:r><w:rPr><w:lang w:eastAsia="ja-JP"/></w:rPr><w:t>M12-Stecker K-Kodierung für PSU, Push-Pull, äußere Verriegelung </w:t></w:r></w:p><w:p w14:paraId="5D198931" w14:textId="77777777" w:rsidR="00243EDE" w:rsidRPr="00243EDE" w:rsidRDefault="00243EDE"><w:pPr><w:numPr><w:ilvl w:val="0"/><w:numId w:val="60"/></w:numPr><w:rPr><w:lang w:val="en-GB" w:eastAsia="ja-JP"/></w:rPr></w:pPr><w:r><w:rPr><w:lang w:eastAsia="ja-JP"/></w:rPr><w:t>Netzteil: 110Vdc nominal</w:t></w:r><w:r><w:rPr><w:lang w:val="en-GB" w:eastAsia="ja-JP"/></w:rPr><w:t> </w:t></w:r></w:p><w:p w14:paraId="37B104CD" w14:textId="77777777" w:rsidR="00243EDE" w:rsidRPr="00243EDE" w:rsidRDefault="00243EDE"><w:pPr><w:numPr><w:ilvl w:val="0"/><w:numId w:val="61"/></w:numPr><w:rPr><w:lang w:eastAsia="ja-JP"/></w:rPr></w:pPr><w:r><w:rPr><w:lang w:eastAsia="ja-JP"/></w:rPr><w:t>Zwei (2) Hardware-Bypässe zwischen 10GbE-Ports (e0-0&amp;e0-1 und e0-2&amp;e0-3) </w:t></w:r></w:p><w:p w14:paraId="1D120ACF" w14:textId="77777777" w:rsidR="00243EDE" w:rsidRPr="00243EDE" w:rsidRDefault="00243EDE"><w:pPr><w:numPr><w:ilvl w:val="0"/><w:numId w:val="62"/></w:numPr><w:rPr><w:lang w:val="en-GB" w:eastAsia="ja-JP"/></w:rPr></w:pPr><w:r><w:rPr><w:lang w:eastAsia="ja-JP"/></w:rPr><w:lastRenderedPageBreak/><w:t>VLANs</w:t></w:r><w:r><w:rPr><w:lang w:val="en-GB" w:eastAsia="ja-JP"/></w:rPr><w:t> </w:t></w:r></w:p><w:p w14:paraId="583574F9" w14:textId="77777777" w:rsidR="00243EDE" w:rsidRPr="00243EDE" w:rsidRDefault="00243EDE"><w:pPr><w:numPr><w:ilvl w:val="0"/><w:numId w:val="63"/></w:numPr><w:rPr><w:lang w:val="en-GB" w:eastAsia="ja-JP"/></w:rPr></w:pPr><w:r><w:rPr><w:lang w:val="en-GB" w:eastAsia="ja-JP"/></w:rPr><w:t>Quality of Service-</w:t></w:r><w:proofErr w:type="spellStart"/><w:r><w:rPr><w:lang w:val="en-GB" w:eastAsia="ja-JP"/></w:rPr><w:t>Richtlinien</w:t></w:r><w:proofErr w:type="spellEnd"/><w:r><w:rPr><w:lang w:val="en-GB" w:eastAsia="ja-JP"/></w:rPr><w:t xml:space="preserve"> (QoS) </w:t></w:r></w:p><w:p w14:paraId="15D56321" w14:textId="77777777" w:rsidR="00243EDE" w:rsidRPr="00243EDE" w:rsidRDefault="00243EDE"><w:pPr><w:numPr><w:ilvl w:val="0"/><w:numId w:val="64"/></w:numPr><w:rPr><w:lang w:val="en-GB" w:eastAsia="ja-JP"/></w:rPr></w:pPr><w:r><w:rPr><w:lang w:eastAsia="ja-JP"/></w:rPr><w:t>SNMP v1/v2/v3</w:t></w:r><w:r><w:rPr><w:lang w:val="en-GB" w:eastAsia="ja-JP"/></w:rPr><w:t> </w:t></w:r></w:p><w:p w14:paraId="3648A754" w14:textId="77777777" w:rsidR="00243EDE" w:rsidRPr="00243EDE" w:rsidRDefault="00243EDE"><w:pPr><w:numPr><w:ilvl w:val="0"/><w:numId w:val="65"/></w:numPr><w:rPr><w:lang w:val="en-GB" w:eastAsia="ja-JP"/></w:rPr></w:pPr><w:r><w:rPr><w:lang w:eastAsia="ja-JP"/></w:rPr><w:t>DSCP/802.1p Dienstklasse</w:t></w:r><w:r><w:rPr><w:lang w:val="en-GB" w:eastAsia="ja-JP"/></w:rPr><w:t> </w:t></w:r></w:p><w:p w14:paraId="1C482027" w14:textId="77777777" w:rsidR="00243EDE" w:rsidRPr="00243EDE" w:rsidRDefault="00243EDE"><w:pPr><w:numPr><w:ilvl w:val="0"/><w:numId w:val="66"/></w:numPr><w:rPr><w:lang w:eastAsia="ja-JP"/></w:rPr></w:pPr><w:r><w:rPr><w:lang w:eastAsia="ja-JP"/></w:rPr><w:t>Stromverbrauch (max): 50 W (PoE ausgeschlossen) </w:t></w:r></w:p><w:p w14:paraId="16063B75" w14:textId="77777777" w:rsidR="00243EDE" w:rsidRPr="00243EDE" w:rsidRDefault="00243EDE"><w:pPr><w:numPr><w:ilvl w:val="0"/><w:numId w:val="67"/></w:numPr><w:rPr><w:lang w:val="en-GB" w:eastAsia="ja-JP"/></w:rPr></w:pPr><w:r><w:rPr><w:lang w:eastAsia="ja-JP"/></w:rPr><w:t>PoE+-Budget: 150W</w:t></w:r><w:r><w:rPr><w:lang w:val="en-GB" w:eastAsia="ja-JP"/></w:rPr><w:t> </w:t></w:r></w:p><w:p w14:paraId="0823AF54" w14:textId="77777777" w:rsidR="00243EDE" w:rsidRPr="00243EDE" w:rsidRDefault="00243EDE"><w:pPr><w:numPr><w:ilvl w:val="0"/><w:numId w:val="68"/></w:numPr><w:rPr><w:lang w:val="en-GB" w:eastAsia="ja-JP"/></w:rPr></w:pPr><w:r><w:rPr><w:lang w:eastAsia="ja-JP"/></w:rPr><w:t>Abmessungen: 315x250x73 mm</w:t></w:r><w:r><w:rPr><w:lang w:val="en-GB" w:eastAsia="ja-JP"/></w:rPr><w:t> </w:t></w:r></w:p><w:p w14:paraId="5C09E95A" w14:textId="77777777" w:rsidR="00243EDE" w:rsidRPr="00243EDE" w:rsidRDefault="00243EDE"><w:pPr><w:numPr><w:ilvl w:val="0"/><w:numId w:val="69"/></w:numPr><w:rPr><w:lang w:val="en-GB" w:eastAsia="ja-JP"/></w:rPr></w:pPr><w:r><w:rPr><w:lang w:eastAsia="ja-JP"/></w:rPr><w:t>Wandmontage</w:t></w:r><w:r><w:rPr><w:lang w:val="en-GB" w:eastAsia="ja-JP"/></w:rPr><w:t> </w:t></w:r></w:p><w:p w14:paraId="034A189C" w14:textId="77777777" w:rsidR="00243EDE" w:rsidRPr="00243EDE" w:rsidRDefault="00243EDE"><w:pPr><w:numPr><w:ilvl w:val="0"/><w:numId w:val="70"/></w:numPr><w:rPr><w:lang w:val="en-GB" w:eastAsia="ja-JP"/></w:rPr></w:pPr><w:r><w:rPr><w:lang w:eastAsia="ja-JP"/></w:rPr><w:t>Schutzgrad: IP65</w:t></w:r><w:r><w:rPr><w:lang w:val="en-GB" w:eastAsia="ja-JP"/></w:rPr><w:t> </w:t></w:r></w:p><w:p w14:paraId="4C9ED643" w14:textId="77777777" w:rsidR="00243EDE" w:rsidRPr="00243EDE" w:rsidRDefault="00243EDE"><w:pPr><w:numPr><w:ilvl w:val="0"/><w:numId w:val="71"/></w:numPr><w:rPr><w:lang w:eastAsia="ja-JP"/></w:rPr></w:pPr><w:r><w:rPr><w:lang w:eastAsia="ja-JP"/></w:rPr><w:t>Betriebstemperaturbereich: -40°C ÷ +70°C (+85°C für 10 min. nach EN 50155 Klasse OT4 mit erweiterter Betriebstemperatur Temperatur ST1) </w:t></w:r></w:p><w:p w14:paraId="048EAE06" w14:textId="77777777" w:rsidR="00243EDE" w:rsidRPr="00243EDE" w:rsidRDefault="00243EDE"><w:pPr><w:numPr><w:ilvl w:val="0"/><w:numId w:val="72"/></w:numPr><w:rPr><w:lang w:val="en-GB" w:eastAsia="ja-JP"/></w:rPr></w:pPr><w:r><w:rPr><w:lang w:eastAsia="ja-JP"/></w:rPr><w:t>TTCMP-Protokoll</w:t></w:r><w:r><w:rPr><w:lang w:val="en-GB" w:eastAsia="ja-JP"/></w:rPr><w:t> </w:t></w:r></w:p><w:p w14:paraId="70B6D2F3" w14:textId="77777777" w:rsidR="00243EDE" w:rsidRPr="00243EDE" w:rsidRDefault="00243EDE"><w:pPr><w:numPr><w:ilvl w:val="0"/><w:numId w:val="73"/></w:numPr><w:rPr><w:lang w:eastAsia="ja-JP"/></w:rPr></w:pPr><w:r><w:rPr><w:lang w:eastAsia="ja-JP"/></w:rPr><w:t>Bezugnehmend auf die Normen EN 50155 </w:t></w:r></w:p><w:p w14:paraId="30C7AC04" w14:textId="77777777" w:rsidR="00243EDE" w:rsidRPr="00243EDE" w:rsidRDefault="00243EDE"><w:pPr><w:numPr><w:ilvl w:val="0"/><w:numId w:val="74"/></w:numPr><w:rPr><w:lang w:val="en-GB" w:eastAsia="ja-JP"/></w:rPr></w:pPr><w:r><w:rPr><w:lang w:eastAsia="ja-JP"/></w:rPr><w:t>Unterstützung für Nomad Digital OBN</w:t></w:r><w:r><w:rPr><w:lang w:val="en-GB" w:eastAsia="ja-JP"/></w:rPr><w:t> </w:t></w:r></w:p><w:p w14:paraId="771ED31E" w14:textId="77777777" w:rsidR="00243EDE" w:rsidRPr="00243EDE" w:rsidRDefault="00243EDE"><w:pPr><w:numPr><w:ilvl w:val="0"/><w:numId w:val="75"/></w:numPr><w:rPr><w:lang w:eastAsia="ja-JP"/></w:rPr></w:pPr><w:r><w:rPr><w:lang w:eastAsia="ja-JP"/></w:rPr><w:t>Unterstützung für 1G/2.5G/5G/10G negotiation </w:t></w:r></w:p><w:p w14:paraId="50501B6F" w14:textId="44C7EB39" w:rsidR="00243EDE" w:rsidRPr="00243EDE" w:rsidRDefault="00243EDE" w:rsidP="00243EDE"><w:pPr><w:rPr><w:lang w:eastAsia="ja-JP"/></w:rPr></w:pPr><w:r><w:rPr><w:lang w:eastAsia="ja-JP"/></w:rPr><w:t xml:space="preserve">Die allgemeinen Datenblätter sowie die 2D- und 3D-Zeichnungen für den VDSRail 28-Port-Switch finden Sie auf folgendem ÖBB </w:t></w:r><w:hyperlink r:id="rId65" w:history="1"><w:r><w:rPr><w:rStyle w:val="Hyperlink"/><w:rFonts w:cs="Cordia New"/><w:lang w:eastAsia="ja-JP"/></w:rPr><w:t>SharePoint-Link</w:t></w:r></w:hyperlink><w:r><w:rPr><w:lang w:eastAsia="ja-JP"/></w:rPr><w:t>. </w:t></w:r><w:r><w:rPr><w:lang w:eastAsia="ja-JP"/></w:rPr><w:br/></w:r></w:p><w:p w14:paraId="2C3955A8" w14:textId="4C11AA59" w:rsidR="00243EDE" w:rsidRPr="00243EDE" w:rsidRDefault="000D0D56" w:rsidP="0013714E"><w:pPr><w:pStyle w:val="Heading3"/><w:rPr><w:lang w:val="en-GB" w:eastAsia="ja-JP"/></w:rPr></w:pPr><w:bookmarkStart w:id="98" w:name="_Toc229775533"/><w:r><w:rPr><w:lang w:val="en-GB" w:eastAsia="ja-JP"/></w:rPr><w:t>Dachantenne: Sencity rail Multi Antenne 1399.99.0307</w:t></w:r><w:bookmarkEnd w:id="98"/><w:r><w:rPr><w:lang w:val="en-GB" w:eastAsia="ja-JP"/></w:rPr><w:t> </w:t></w:r></w:p><w:p w14:paraId="2E97C9D3" w14:textId="77777777" w:rsidR="00243EDE" w:rsidRPr="00243EDE" w:rsidRDefault="00243EDE" w:rsidP="00243EDE"><w:pPr><w:rPr><w:lang w:eastAsia="ja-JP"/></w:rPr></w:pPr><w:r><w:rPr><w:lang w:eastAsia="ja-JP"/></w:rPr><w:t>Im Lieferumfang von Stadler enthalten. </w:t></w:r></w:p><w:p w14:paraId="10267B8C" w14:textId="77777777" w:rsidR="00243EDE" w:rsidRPr="00243EDE" w:rsidRDefault="00243EDE" w:rsidP="00243EDE"><w:pPr><w:rPr><w:lang w:eastAsia="ja-JP"/></w:rPr></w:pPr><w:r><w:rPr><w:lang w:eastAsia="ja-JP"/></w:rPr><w:t>5-Port Eisenbahn-Dachantenne für Mobilfunkbänder und Dualband-GNSS. </w:t></w:r></w:p><w:p w14:paraId="2F5E5FCF" w14:textId="77777777" w:rsidR="00243EDE" w:rsidRPr="00243EDE" w:rsidRDefault="00243EDE" w:rsidP="00243EDE"><w:pPr><w:rPr><w:lang w:val="en-GB" w:eastAsia="ja-JP"/></w:rPr></w:pPr><w:r><w:rPr><w:lang w:eastAsia="ja-JP"/></w:rPr><w:t>Technische Daten:</w:t></w:r><w:r><w:rPr><w:lang w:val="en-GB" w:eastAsia="ja-JP"/></w:rPr><w:t> </w:t></w:r></w:p><w:p w14:paraId="528E59A5" w14:textId="77777777" w:rsidR="00243EDE" w:rsidRPr="00243EDE" w:rsidRDefault="00243EDE"><w:pPr><w:numPr><w:ilvl w:val="0"/><w:numId w:val="76"/></w:numPr><w:rPr><w:lang w:eastAsia="ja-JP"/></w:rPr></w:pPr><w:r><w:rPr><w:lang w:eastAsia="ja-JP"/></w:rPr><w:t>5-Port-Eisenbahn-Dachantenne mit echter Polarisationsdiversität für den MIMO-Betrieb in Mobilfunkbändern mit niedrigeren Frequenzen. </w:t></w:r></w:p><w:p w14:paraId="3A11F9CA" w14:textId="77777777" w:rsidR="00243EDE" w:rsidRPr="00243EDE" w:rsidRDefault="00243EDE"><w:pPr><w:numPr><w:ilvl w:val="0"/><w:numId w:val="77"/></w:numPr><w:rPr><w:lang w:eastAsia="ja-JP"/></w:rPr></w:pPr><w:r><w:rPr><w:lang w:eastAsia="ja-JP"/></w:rPr><w:t>4x4 MIMO+ Strahler für 2G/3G/4G/5G-Mobilfunkbänder zwischen 694-4200 MHz. 1x Horizontalstrahler und 3x Vertikalstrahler. </w:t></w:r></w:p><w:p w14:paraId="5EA894F8" w14:textId="77777777" w:rsidR="00243EDE" w:rsidRPr="00243EDE" w:rsidRDefault="00243EDE"><w:pPr><w:numPr><w:ilvl w:val="0"/><w:numId w:val="78"/></w:numPr><w:rPr><w:lang w:eastAsia="ja-JP"/></w:rPr></w:pPr><w:r><w:rPr><w:lang w:eastAsia="ja-JP"/></w:rPr><w:t>MIMO: Die durchschnittliche kombinierte Bedingungszahl auf den unterstützten Mobilfunkbändern beträgt weniger als 10dB auf den primären Antennen, was sich auf die Isolierung zwischen Port 1 (vertikal) und Port 2 (horizontal) bezieht. </w:t></w:r></w:p><w:p w14:paraId="0467DF17" w14:textId="77777777" w:rsidR="00243EDE" w:rsidRPr="00243EDE" w:rsidRDefault="00243EDE"><w:pPr><w:numPr><w:ilvl w:val="0"/><w:numId w:val="79"/></w:numPr><w:rPr><w:lang w:eastAsia="ja-JP"/></w:rPr></w:pPr><w:r><w:rPr><w:lang w:eastAsia="ja-JP"/></w:rPr><w:lastRenderedPageBreak/><w:t>Unterstützung für vertikal polarisierte RF-Bänder: Mobilfunk (617-960MHz), (1425-2700MHz), (3300-4200MHz). </w:t></w:r></w:p><w:p w14:paraId="1FE62589" w14:textId="77777777" w:rsidR="00243EDE" w:rsidRPr="00243EDE" w:rsidRDefault="00243EDE"><w:pPr><w:numPr><w:ilvl w:val="0"/><w:numId w:val="80"/></w:numPr><w:rPr><w:lang w:eastAsia="ja-JP"/></w:rPr></w:pPr><w:r><w:rPr><w:lang w:eastAsia="ja-JP"/></w:rPr><w:t>Unterstützung für horizontal polarisierte RF-Bänder: Mobilfunk (694-960MHz), (1515-2700MHz), (3300-4200MHz). </w:t></w:r></w:p><w:p w14:paraId="5B3ACABD" w14:textId="77777777" w:rsidR="00243EDE" w:rsidRPr="00243EDE" w:rsidRDefault="00243EDE"><w:pPr><w:numPr><w:ilvl w:val="0"/><w:numId w:val="81"/></w:numPr><w:rPr><w:lang w:eastAsia="ja-JP"/></w:rPr></w:pPr><w:r><w:rPr><w:lang w:eastAsia="ja-JP"/></w:rPr><w:t>Eingebettetes aktives Dual-Band GNSS-Element mit integriertem 38 dBiC LNA (maximale Verstärkung bei 90° Elevation). </w:t></w:r></w:p><w:p w14:paraId="7980A9EB" w14:textId="77777777" w:rsidR="00243EDE" w:rsidRPr="00243EDE" w:rsidRDefault="00243EDE"><w:pPr><w:numPr><w:ilvl w:val="0"/><w:numId w:val="82"/></w:numPr><w:rPr><w:lang w:val="en-GB" w:eastAsia="ja-JP"/></w:rPr></w:pPr><w:r><w:rPr><w:lang w:eastAsia="ja-JP"/></w:rPr><w:t>LNA- Leistungsaufnahme: 3 - 5.5VDC / 45mA.</w:t></w:r><w:r><w:rPr><w:lang w:val="en-GB" w:eastAsia="ja-JP"/></w:rPr><w:t> </w:t></w:r></w:p><w:p w14:paraId="5803A6D6" w14:textId="77777777" w:rsidR="00243EDE" w:rsidRPr="00243EDE" w:rsidRDefault="00243EDE"><w:pPr><w:numPr><w:ilvl w:val="0"/><w:numId w:val="83"/></w:numPr><w:rPr><w:lang w:eastAsia="ja-JP"/></w:rPr></w:pPr><w:r><w:rPr><w:lang w:eastAsia="ja-JP"/></w:rPr><w:t>GNSS-Band-Unterstützung: GNSS1 (1164-1279MHz), GNSS2 (1555-1610MHz). </w:t></w:r></w:p><w:p w14:paraId="1F24535C" w14:textId="77777777" w:rsidR="00243EDE" w:rsidRPr="00243EDE" w:rsidRDefault="00243EDE"><w:pPr><w:numPr><w:ilvl w:val="0"/><w:numId w:val="84"/></w:numPr><w:rPr><w:lang w:val="en-GB" w:eastAsia="ja-JP"/></w:rPr></w:pPr><w:r><w:rPr><w:lang w:eastAsia="ja-JP"/></w:rPr><w:t>Radome Farbe: Dunkelgrau (RAL7043).</w:t></w:r><w:r><w:rPr><w:lang w:val="en-GB" w:eastAsia="ja-JP"/></w:rPr><w:t> </w:t></w:r></w:p><w:p w14:paraId="4F9EAE50" w14:textId="77777777" w:rsidR="00243EDE" w:rsidRPr="00243EDE" w:rsidRDefault="00243EDE"><w:pPr><w:numPr><w:ilvl w:val="0"/><w:numId w:val="85"/></w:numPr><w:rPr><w:lang w:eastAsia="ja-JP"/></w:rPr></w:pPr><w:r><w:rPr><w:lang w:eastAsia="ja-JP"/></w:rPr><w:t>Feuerhemmend gemäß EN 45545-2:2013 + A1:2015, NFPA-130:2017. </w:t></w:r></w:p><w:p w14:paraId="15920E41" w14:textId="77777777" w:rsidR="00243EDE" w:rsidRPr="00243EDE" w:rsidRDefault="00243EDE"><w:pPr><w:numPr><w:ilvl w:val="0"/><w:numId w:val="86"/></w:numPr><w:rPr><w:lang w:eastAsia="ja-JP"/></w:rPr></w:pPr><w:r><w:rPr><w:lang w:eastAsia="ja-JP"/></w:rPr><w:t>Abmessungen: 90 x 489 x 392mm (H x B x T). </w:t></w:r></w:p><w:p w14:paraId="1F398944" w14:textId="77777777" w:rsidR="00243EDE" w:rsidRPr="00243EDE" w:rsidRDefault="00243EDE"><w:pPr><w:numPr><w:ilvl w:val="0"/><w:numId w:val="87"/></w:numPr><w:rPr><w:lang w:val="en-GB" w:eastAsia="ja-JP"/></w:rPr></w:pPr><w:r><w:rPr><w:lang w:eastAsia="ja-JP"/></w:rPr><w:t>Gewicht: 8,15 kg.</w:t></w:r><w:r><w:rPr><w:lang w:val="en-GB" w:eastAsia="ja-JP"/></w:rPr><w:t> </w:t></w:r></w:p><w:p w14:paraId="7D53AB46" w14:textId="77777777" w:rsidR="00243EDE" w:rsidRPr="00243EDE" w:rsidRDefault="00243EDE" w:rsidP="00243EDE"><w:pPr><w:rPr><w:lang w:eastAsia="ja-JP"/></w:rPr></w:pPr><w:r><w:rPr><w:b/><w:bCs/><w:lang w:eastAsia="ja-JP"/></w:rPr><w:t>Bemerkung:</w:t></w:r><w:r><w:rPr><w:lang w:eastAsia="ja-JP"/></w:rPr><w:t xml:space="preserve"> Die VSWR- und Verstärkungswerte basieren auf einer Referenzgrundfläche von 1000x500mm. Die Toleranz der VSWR- und Isolationswerte beträgt 0,5 dB. Die Mobilfunkbänder von 4900 - 7125 MHz werden von den vertikal polarisierten Ports unterstützt (keine Anforderungen an die Grundplatte). Zusammenfassend kann man sagen, dass Nomad empfiehlt, so viel Massefläche wie vernünftigerweise möglich zu verwenden. </w:t></w:r></w:p><w:p w14:paraId="0DDE97C4" w14:textId="77777777" w:rsidR="00243EDE" w:rsidRPr="00243EDE" w:rsidRDefault="00243EDE" w:rsidP="00243EDE"><w:pPr><w:rPr><w:lang w:eastAsia="ja-JP"/></w:rPr></w:pPr><w:r><w:rPr><w:lang w:eastAsia="ja-JP"/></w:rPr><w:t> </w:t></w:r></w:p><w:p w14:paraId="2F70ED15" w14:textId="059FF88A" w:rsidR="00243EDE" w:rsidRPr="00243EDE" w:rsidRDefault="00243EDE" w:rsidP="00243EDE"><w:pPr><w:rPr><w:lang w:val="en-GB" w:eastAsia="ja-JP"/></w:rPr></w:pPr><w:r><w:rPr><w:noProof/><w:lang w:val="en-GB" w:eastAsia="ja-JP"/></w:rPr><w:drawing><wp:inline distT="0" distB="0" distL="0" distR="0" wp14:anchorId="07192EB6" wp14:editId="742D36E6"><wp:extent cx="4610100" cy="3321050"/><wp:effectExtent l="0" t="0" r="0" b="0"/><wp:docPr id="1836738145" name="Picture 70" descr="Diagram, engineering drawing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19" descr="Diagram, engineering drawing  Description automatically generated"/><pic:cNvPicPr><a:picLocks noChangeAspect="1" noChangeArrowheads="1"/></pic:cNvPicPr></pic:nvPicPr><pic:blipFill><a:blip r:embed="rId66"><a:extLst><a:ext uri="{28A0092B-C50C-407E-A947-70E740481C1C}"><a14:useLocalDpi xmlns:a14="http://schemas.microsoft.com/office/drawing/2010/main" val="0"/></a:ext></a:extLst></a:blip><a:srcRect/><a:stretch><a:fillRect/></a:stretch></pic:blipFill><pic:spPr bwMode="auto"><a:xfrm><a:off x="0" y="0"/><a:ext cx="4610100" cy="3321050"/></a:xfrm><a:prstGeom prst="rect"><a:avLst/></a:prstGeom><a:noFill/><a:ln><a:noFill/></a:ln></pic:spPr></pic:pic></a:graphicData></a:graphic></wp:inline></w:drawing></w:r><w:r><w:rPr><w:lang w:val="en-GB" w:eastAsia="ja-JP"/></w:rPr><w:t> </w:t></w:r></w:p><w:p w14:paraId="3D97515E" w14:textId="2B7DF88A" w:rsidR="00243EDE" w:rsidRPr="0013714E" w:rsidRDefault="00243EDE" w:rsidP="00243EDE"><w:pPr><w:pStyle w:val="Heading3"/><w:rPr><w:lang w:val="en-GB" w:eastAsia="ja-JP"/></w:rPr></w:pPr><w:bookmarkStart w:id="99" w:name="_Toc229775534"/><w:r><w:rPr><w:lang w:val="en-GB" w:eastAsia="ja-JP"/></w:rPr><w:lastRenderedPageBreak/><w:t>Indoor Wifi Antenna (Huber and Suhner 1399.35.0020)</w:t></w:r><w:bookmarkEnd w:id="99"/><w:r><w:rPr><w:lang w:val="en-GB" w:eastAsia="ja-JP"/></w:rPr><w:t> </w:t></w:r></w:p><w:p w14:paraId="71194E60" w14:textId="77777777" w:rsidR="00243EDE" w:rsidRPr="00243EDE" w:rsidRDefault="00243EDE" w:rsidP="00243EDE"><w:pPr><w:rPr><w:lang w:eastAsia="ja-JP"/></w:rPr></w:pPr><w:r><w:rPr><w:lang w:eastAsia="ja-JP"/></w:rPr><w:t>Im Lieferumfang von Stadler enthalten. </w:t></w:r></w:p><w:p w14:paraId="72E0A0CC" w14:textId="77777777" w:rsidR="00243EDE" w:rsidRPr="00243EDE" w:rsidRDefault="00243EDE" w:rsidP="00243EDE"><w:pPr><w:rPr><w:lang w:val="en-GB" w:eastAsia="ja-JP"/></w:rPr></w:pPr><w:r><w:rPr><w:lang w:eastAsia="ja-JP"/></w:rPr><w:t>Kompakte omnidirektionale MIMO-Innenantenne für WiFi-Anwendungen. Unterstützt 6x6 WiFi MIMO in allen Wi-Fi 6E Bändern. Unterstützt die 2,4 GHz, 5 GHz und WiFi6 Bänder.</w:t></w:r><w:r><w:rPr><w:lang w:val="en-GB" w:eastAsia="ja-JP"/></w:rPr><w:t> </w:t></w:r></w:p><w:p w14:paraId="2E85AFEA" w14:textId="77777777" w:rsidR="00243EDE" w:rsidRPr="00243EDE" w:rsidRDefault="00243EDE" w:rsidP="00243EDE"><w:pPr><w:rPr><w:lang w:val="en-GB" w:eastAsia="ja-JP"/></w:rPr></w:pPr><w:r><w:rPr><w:lang w:eastAsia="ja-JP"/></w:rPr><w:t>Technische Daten:</w:t></w:r><w:r><w:rPr><w:lang w:val="en-GB" w:eastAsia="ja-JP"/></w:rPr><w:t> </w:t></w:r></w:p><w:p w14:paraId="59BA7CF2" w14:textId="77777777" w:rsidR="00243EDE" w:rsidRPr="00243EDE" w:rsidRDefault="00243EDE"><w:pPr><w:numPr><w:ilvl w:val="0"/><w:numId w:val="88"/></w:numPr><w:rPr><w:lang w:eastAsia="ja-JP"/></w:rPr></w:pPr><w:r><w:rPr><w:lang w:eastAsia="ja-JP"/></w:rPr><w:t>Flachprofil-Wi-Fi-Band-MIMO-Antenne mit sechs Anschlüssen, QMA-Klinkenstecker </w:t></w:r></w:p><w:p w14:paraId="6258410E" w14:textId="77777777" w:rsidR="00243EDE" w:rsidRPr="00243EDE" w:rsidRDefault="00243EDE"><w:pPr><w:numPr><w:ilvl w:val="0"/><w:numId w:val="89"/></w:numPr><w:rPr><w:lang w:eastAsia="ja-JP"/></w:rPr></w:pPr><w:r><w:rPr><w:lang w:eastAsia="ja-JP"/></w:rPr><w:t>RF Band Unterstützung: WiFi4 (2,400 - 2,690 GHz) , WiFi5 (5,150 - 5,935 GHz) , WiFi6 (5,935 - 7,125 GHz) </w:t></w:r></w:p><w:p w14:paraId="6EC49A90" w14:textId="77777777" w:rsidR="00243EDE" w:rsidRPr="00243EDE" w:rsidRDefault="00243EDE"><w:pPr><w:numPr><w:ilvl w:val="0"/><w:numId w:val="90"/></w:numPr><w:rPr><w:lang w:val="en-GB" w:eastAsia="ja-JP"/></w:rPr></w:pPr><w:r><w:rPr><w:lang w:eastAsia="ja-JP"/></w:rPr><w:t>Polarisation: Nur vertikal</w:t></w:r><w:r><w:rPr><w:lang w:val="en-GB" w:eastAsia="ja-JP"/></w:rPr><w:t> </w:t></w:r></w:p><w:p w14:paraId="076A7669" w14:textId="77777777" w:rsidR="00243EDE" w:rsidRPr="00243EDE" w:rsidRDefault="00243EDE"><w:pPr><w:numPr><w:ilvl w:val="0"/><w:numId w:val="91"/></w:numPr><w:rPr><w:lang w:val="en-GB" w:eastAsia="ja-JP"/></w:rPr></w:pPr><w:r><w:rPr><w:lang w:eastAsia="ja-JP"/></w:rPr><w:t>Radome Farbe: Grau (RAL7044)</w:t></w:r><w:r><w:rPr><w:lang w:val="en-GB" w:eastAsia="ja-JP"/></w:rPr><w:t> </w:t></w:r></w:p><w:p w14:paraId="1A4D436F" w14:textId="77777777" w:rsidR="00243EDE" w:rsidRPr="00243EDE" w:rsidRDefault="00243EDE"><w:pPr><w:numPr><w:ilvl w:val="0"/><w:numId w:val="92"/></w:numPr><w:rPr><w:lang w:eastAsia="ja-JP"/></w:rPr></w:pPr><w:r><w:rPr><w:lang w:eastAsia="ja-JP"/></w:rPr><w:t>Feuerhemmend nach DIN 5510-2, BS 6853, EN 45545-2, NFPA130 </w:t></w:r></w:p><w:p w14:paraId="2120B006" w14:textId="77777777" w:rsidR="00243EDE" w:rsidRPr="00243EDE" w:rsidRDefault="00243EDE"><w:pPr><w:numPr><w:ilvl w:val="0"/><w:numId w:val="93"/></w:numPr><w:rPr><w:lang w:eastAsia="ja-JP"/></w:rPr></w:pPr><w:r><w:rPr><w:lang w:eastAsia="ja-JP"/></w:rPr><w:t>Abmessungen: 31 x 91,8 x 281,8mm (H x B x T) </w:t></w:r></w:p><w:p w14:paraId="7E0DA094" w14:textId="77777777" w:rsidR="00243EDE" w:rsidRPr="00243EDE" w:rsidRDefault="00243EDE"><w:pPr><w:numPr><w:ilvl w:val="0"/><w:numId w:val="94"/></w:numPr><w:rPr><w:lang w:val="en-GB" w:eastAsia="ja-JP"/></w:rPr></w:pPr><w:r><w:rPr><w:lang w:eastAsia="ja-JP"/></w:rPr><w:t>Gewicht: 0,32 kg</w:t></w:r><w:r><w:rPr><w:lang w:val="en-GB" w:eastAsia="ja-JP"/></w:rPr><w:t> </w:t></w:r></w:p><w:p w14:paraId="6BD65C21" w14:textId="77777777" w:rsidR="00243EDE" w:rsidRPr="00243EDE" w:rsidRDefault="00243EDE" w:rsidP="00243EDE"><w:pPr><w:rPr><w:lang w:val="en-GB" w:eastAsia="ja-JP"/></w:rPr></w:pPr><w:r><w:rPr><w:lang w:val="en-GB" w:eastAsia="ja-JP"/></w:rPr><w:t> </w:t></w:r></w:p><w:p w14:paraId="19993C53" w14:textId="77777777" w:rsidR="00243EDE" w:rsidRPr="00243EDE" w:rsidRDefault="00243EDE" w:rsidP="00243EDE"><w:pPr><w:rPr><w:lang w:val="en-GB" w:eastAsia="ja-JP"/></w:rPr></w:pPr><w:r><w:rPr><w:lang w:val="en-GB" w:eastAsia="ja-JP"/></w:rPr><w:t> </w:t></w:r></w:p><w:p w14:paraId="26AC0A01" w14:textId="7C23938C" w:rsidR="00243EDE" w:rsidRPr="00243EDE" w:rsidRDefault="00243EDE" w:rsidP="00243EDE"><w:pPr><w:rPr><w:lang w:val="en-GB" w:eastAsia="ja-JP"/></w:rPr></w:pPr><w:r><w:rPr><w:noProof/><w:lang w:val="en-GB" w:eastAsia="ja-JP"/></w:rPr><w:lastRenderedPageBreak/><w:drawing><wp:inline distT="0" distB="0" distL="0" distR="0" wp14:anchorId="6C21A626" wp14:editId="4703E98D"><wp:extent cx="5940425" cy="4119245"/><wp:effectExtent l="0" t="0" r="3175" b="0"/><wp:docPr id="948932176" name="Picture 69" descr="Diagram  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20" descr="Diagram  Description automatically generated"/><pic:cNvPicPr><a:picLocks noChangeAspect="1" noChangeArrowheads="1"/></pic:cNvPicPr></pic:nvPicPr><pic:blipFill><a:blip r:embed="rId67"><a:extLst><a:ext uri="{28A0092B-C50C-407E-A947-70E740481C1C}"><a14:useLocalDpi xmlns:a14="http://schemas.microsoft.com/office/drawing/2010/main" val="0"/></a:ext></a:extLst></a:blip><a:srcRect/><a:stretch><a:fillRect/></a:stretch></pic:blipFill><pic:spPr bwMode="auto"><a:xfrm><a:off x="0" y="0"/><a:ext cx="5940425" cy="4119245"/></a:xfrm><a:prstGeom prst="rect"><a:avLst/></a:prstGeom><a:noFill/><a:ln><a:noFill/></a:ln></pic:spPr></pic:pic></a:graphicData></a:graphic></wp:inline></w:drawing></w:r><w:r><w:rPr><w:noProof/><w:lang w:val="en-GB" w:eastAsia="ja-JP"/></w:rPr><w:drawing><wp:inline distT="0" distB="0" distL="0" distR="0" wp14:anchorId="61EFFC2F" wp14:editId="20DC6C48"><wp:extent cx="4813300" cy="393700"/><wp:effectExtent l="0" t="0" r="6350" b="6350"/><wp:docPr id="1712159649" name="Picture 68" descr="Text Box 1288172846, Textbox"/><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21" descr="Text Box 1288172846, Textbox"/><pic:cNvPicPr><a:picLocks noChangeAspect="1" noChangeArrowheads="1"/></pic:cNvPicPr></pic:nvPicPr><pic:blipFill><a:blip r:embed="rId68"><a:extLst><a:ext uri="{28A0092B-C50C-407E-A947-70E740481C1C}"><a14:useLocalDpi xmlns:a14="http://schemas.microsoft.com/office/drawing/2010/main" val="0"/></a:ext></a:extLst></a:blip><a:srcRect/><a:stretch><a:fillRect/></a:stretch></pic:blipFill><pic:spPr bwMode="auto"><a:xfrm><a:off x="0" y="0"/><a:ext cx="4813300" cy="393700"/></a:xfrm><a:prstGeom prst="rect"><a:avLst/></a:prstGeom><a:noFill/><a:ln><a:noFill/></a:ln></pic:spPr></pic:pic></a:graphicData></a:graphic></wp:inline></w:drawing></w:r><w:r><w:rPr><w:lang w:val="en-GB" w:eastAsia="ja-JP"/></w:rPr><w:t> </w:t></w:r></w:p><w:p w14:paraId="310897A3" w14:textId="5849C371" w:rsidR="0013714E" w:rsidRDefault="00243EDE" w:rsidP="00243EDE"><w:pPr><w:rPr><w:lang w:val="en-GB" w:eastAsia="ja-JP"/></w:rPr></w:pPr><w:r><w:rPr><w:lang w:val="en-GB" w:eastAsia="ja-JP"/></w:rPr><w:t> </w:t></w:r></w:p><w:p w14:paraId="1A9B70F9" w14:textId="421D56AC" w:rsidR="00243EDE" w:rsidRPr="00243EDE" w:rsidRDefault="0013714E" w:rsidP="00243EDE"><w:pPr><w:rPr><w:lang w:val="en-GB" w:eastAsia="ja-JP"/></w:rPr></w:pPr><w:r><w:rPr><w:lang w:val="en-GB" w:eastAsia="ja-JP"/></w:rPr><w:br w:type="page"/></w:r></w:p><w:p w14:paraId="31AE28CC" w14:textId="77777777" w:rsidR="00243EDE" w:rsidRPr="00243EDE" w:rsidRDefault="00243EDE" w:rsidP="00243EDE"><w:pPr><w:rPr><w:lang w:val="en-GB" w:eastAsia="ja-JP"/></w:rPr></w:pPr><w:r><w:rPr><w:lang w:val="en-GB" w:eastAsia="ja-JP"/></w:rPr><w:lastRenderedPageBreak/><w:t> </w:t></w:r></w:p><w:p w14:paraId="015FF91F" w14:textId="0F7802A4" w:rsidR="00243EDE" w:rsidRPr="00243EDE" w:rsidRDefault="00243EDE" w:rsidP="00243EDE"><w:pPr><w:pStyle w:val="Heading1"/><w:rPr><w:lang w:val="en-GB" w:eastAsia="ja-JP"/></w:rPr></w:pPr><w:bookmarkStart w:id="100" w:name="_Toc229775535"/><w:r><w:rPr><w:lang w:eastAsia="ja-JP"/></w:rPr><w:t>Glossar</w:t></w:r><w:bookmarkEnd w:id="100"/></w:p><w:p w14:paraId="59E4DA06" w14:textId="77777777" w:rsidR="00243EDE" w:rsidRPr="00243EDE" w:rsidRDefault="00243EDE" w:rsidP="00243EDE"><w:pPr><w:rPr><w:b/><w:bCs/><w:lang w:val="en-GB" w:eastAsia="ja-JP"/></w:rPr></w:pPr><w:r><w:rPr><w:b/><w:bCs/><w:lang w:val="en-GB" w:eastAsia="ja-JP"/></w:rPr><w:t> </w:t></w:r></w:p><w:tbl><w:tblPr><w:tblW w:w="0" w:type="dxa"/><w:tblBorders><w:top w:val="outset" w:sz="6" w:space="0" w:color="auto"/><w:left w:val="outset" w:sz="6" w:space="0" w:color="auto"/><w:bottom w:val="outset" w:sz="6" w:space="0" w:color="auto"/><w:right w:val="outset" w:sz="6" w:space="0" w:color="auto"/></w:tblBorders><w:tblCellMar><w:left w:w="57" w:type="dxa"/><w:right w:w="57" w:type="dxa"/></w:tblCellMar><w:tblLook w:val="04A0" w:firstRow="1" w:lastRow="0" w:firstColumn="1" w:lastColumn="0" w:noHBand="0" w:noVBand="1"/></w:tblPr><w:tblGrid><w:gridCol w:w="2685"/><w:gridCol w:w="6645"/></w:tblGrid><w:tr w:rsidR="00243EDE" w:rsidRPr="00243EDE" w14:paraId="65C315C2"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3B8D0820" w14:textId="4AEB2D73" w:rsidR="00243EDE" w:rsidRPr="00243EDE" w:rsidRDefault="00243EDE" w:rsidP="00243EDE"><w:pPr><w:rPr><w:b/><w:bCs/><w:lang w:val="en-GB" w:eastAsia="ja-JP"/></w:rPr></w:pPr><w:r><w:rPr><w:b/><w:bCs/><w:lang w:eastAsia="ja-JP"/></w:rPr><w:t>Akronym</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2C7D80CD" w14:textId="7571C486" w:rsidR="00243EDE" w:rsidRPr="00243EDE" w:rsidRDefault="008920F3" w:rsidP="00243EDE"><w:pPr><w:rPr><w:b/><w:bCs/><w:lang w:val="en-GB" w:eastAsia="ja-JP"/></w:rPr></w:pPr><w:r><w:rPr><w:b/><w:bCs/><w:lang w:eastAsia="ja-JP"/></w:rPr><w:t>Beschreibung</w:t></w:r><w:r><w:rPr><w:b/><w:bCs/><w:lang w:val="en-GB" w:eastAsia="ja-JP"/></w:rPr><w:t> </w:t></w:r></w:p></w:tc></w:tr><w:tr w:rsidR="00243EDE" w:rsidRPr="00243EDE" w14:paraId="28F1807E"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082692CA" w14:textId="77777777" w:rsidR="00243EDE" w:rsidRPr="00243EDE" w:rsidRDefault="00243EDE" w:rsidP="00243EDE"><w:pPr><w:rPr><w:b/><w:bCs/><w:lang w:val="en-GB" w:eastAsia="ja-JP"/></w:rPr></w:pPr><w:r><w:rPr><w:lang w:eastAsia="ja-JP"/></w:rPr><w:t>AP</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4ADA04A8" w14:textId="77777777" w:rsidR="00243EDE" w:rsidRPr="00243EDE" w:rsidRDefault="00243EDE" w:rsidP="00243EDE"><w:pPr><w:rPr><w:b/><w:bCs/><w:lang w:eastAsia="ja-JP"/></w:rPr></w:pPr><w:r><w:rPr><w:lang w:eastAsia="ja-JP"/></w:rPr><w:t>Access Point. Die Hardware, mit der sich der Kunde verbindet und die die Daten an die CCU überträgt.</w:t></w:r><w:r><w:rPr><w:b/><w:bCs/><w:lang w:eastAsia="ja-JP"/></w:rPr><w:t> </w:t></w:r></w:p></w:tc></w:tr><w:tr w:rsidR="00243EDE" w:rsidRPr="00243EDE" w14:paraId="7C0B5929"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53DB24FC" w14:textId="77777777" w:rsidR="00243EDE" w:rsidRPr="00243EDE" w:rsidRDefault="00243EDE" w:rsidP="00243EDE"><w:pPr><w:rPr><w:b/><w:bCs/><w:lang w:val="en-GB" w:eastAsia="ja-JP"/></w:rPr></w:pPr><w:r><w:rPr><w:lang w:eastAsia="ja-JP"/></w:rPr><w:t>CCU</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1926AEC4" w14:textId="77777777" w:rsidR="00243EDE" w:rsidRPr="00243EDE" w:rsidRDefault="00243EDE" w:rsidP="00243EDE"><w:pPr><w:rPr><w:b/><w:bCs/><w:lang w:eastAsia="ja-JP"/></w:rPr></w:pPr><w:r><w:rPr><w:lang w:eastAsia="ja-JP"/></w:rPr><w:t>Communications Control Unit.  Das Akronym CCU bezieht sich sowohl auf die Firmware als auch auf die Hardware des Hochleistungs-Routers von Nomad im Fahrzeug.</w:t></w:r><w:r><w:rPr><w:b/><w:bCs/><w:lang w:eastAsia="ja-JP"/></w:rPr><w:t> </w:t></w:r></w:p></w:tc></w:tr><w:tr w:rsidR="00243EDE" w:rsidRPr="00243EDE" w14:paraId="78324358"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5A68706E" w14:textId="77777777" w:rsidR="00243EDE" w:rsidRPr="00243EDE" w:rsidRDefault="00243EDE" w:rsidP="00243EDE"><w:pPr><w:rPr><w:b/><w:bCs/><w:lang w:val="en-GB" w:eastAsia="ja-JP"/></w:rPr></w:pPr><w:r><w:rPr><w:lang w:eastAsia="ja-JP"/></w:rPr><w:t>ICCID</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73AE1395" w14:textId="77777777" w:rsidR="00243EDE" w:rsidRPr="00243EDE" w:rsidRDefault="00243EDE" w:rsidP="00243EDE"><w:pPr><w:rPr><w:b/><w:bCs/><w:lang w:eastAsia="ja-JP"/></w:rPr></w:pPr><w:r><w:rPr><w:lang w:eastAsia="ja-JP"/></w:rPr><w:t>Integrated Circuit Card Identifier. Die eindeutige Kennung einer SIM-Karte</w:t></w:r><w:r><w:rPr><w:b/><w:bCs/><w:lang w:eastAsia="ja-JP"/></w:rPr><w:t> </w:t></w:r></w:p></w:tc></w:tr><w:tr w:rsidR="00243EDE" w:rsidRPr="00243EDE" w14:paraId="0E07059D"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3B4E8FDD" w14:textId="77777777" w:rsidR="00243EDE" w:rsidRPr="00243EDE" w:rsidRDefault="00243EDE" w:rsidP="00243EDE"><w:pPr><w:rPr><w:b/><w:bCs/><w:lang w:val="en-GB" w:eastAsia="ja-JP"/></w:rPr></w:pPr><w:r><w:rPr><w:lang w:eastAsia="ja-JP"/></w:rPr><w:t>IMSI</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4FF1E5BB" w14:textId="77777777" w:rsidR="00243EDE" w:rsidRPr="00243EDE" w:rsidRDefault="00243EDE" w:rsidP="00243EDE"><w:pPr><w:rPr><w:b/><w:bCs/><w:lang w:val="en-GB" w:eastAsia="ja-JP"/></w:rPr></w:pPr><w:r><w:rPr><w:lang w:eastAsia="ja-JP"/></w:rPr><w:t>International Mobile Subscriber Identity </w:t></w:r><w:r><w:rPr><w:b/><w:bCs/><w:lang w:val="en-GB" w:eastAsia="ja-JP"/></w:rPr><w:t> </w:t></w:r></w:p></w:tc></w:tr><w:tr w:rsidR="00243EDE" w:rsidRPr="00243EDE" w14:paraId="51329141"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3E6F00DF" w14:textId="77777777" w:rsidR="00243EDE" w:rsidRPr="00243EDE" w:rsidRDefault="00243EDE" w:rsidP="00243EDE"><w:pPr><w:rPr><w:b/><w:bCs/><w:lang w:val="en-GB" w:eastAsia="ja-JP"/></w:rPr></w:pPr><w:r><w:rPr><w:lang w:eastAsia="ja-JP"/></w:rPr><w:t>MS</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438144A0" w14:textId="424D2ACC" w:rsidR="00243EDE" w:rsidRPr="00243EDE" w:rsidRDefault="00243EDE" w:rsidP="00243EDE"><w:pPr><w:rPr><w:b/><w:bCs/><w:lang w:val="en-GB" w:eastAsia="ja-JP"/></w:rPr></w:pPr><w:r><w:rPr><w:lang w:eastAsia="ja-JP"/></w:rPr><w:t>Medienserver </w:t></w:r><w:r><w:rPr><w:b/><w:bCs/><w:lang w:val="en-GB" w:eastAsia="ja-JP"/></w:rPr><w:t> </w:t></w:r></w:p></w:tc></w:tr><w:tr w:rsidR="00243EDE" w:rsidRPr="00243EDE" w14:paraId="23EEB492"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1BFB505E" w14:textId="77777777" w:rsidR="00243EDE" w:rsidRPr="00243EDE" w:rsidRDefault="00243EDE" w:rsidP="00243EDE"><w:pPr><w:rPr><w:b/><w:bCs/><w:lang w:val="en-GB" w:eastAsia="ja-JP"/></w:rPr></w:pPr><w:r><w:rPr><w:lang w:eastAsia="ja-JP"/></w:rPr><w:t>NTP</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1346F341" w14:textId="77777777" w:rsidR="00243EDE" w:rsidRPr="00243EDE" w:rsidRDefault="00243EDE" w:rsidP="00243EDE"><w:pPr><w:rPr><w:b/><w:bCs/><w:lang w:val="en-GB" w:eastAsia="ja-JP"/></w:rPr></w:pPr><w:r><w:rPr><w:lang w:eastAsia="ja-JP"/></w:rPr><w:t>Network Time Protocol </w:t></w:r><w:r><w:rPr><w:b/><w:bCs/><w:lang w:val="en-GB" w:eastAsia="ja-JP"/></w:rPr><w:t> </w:t></w:r></w:p></w:tc></w:tr><w:tr w:rsidR="00243EDE" w:rsidRPr="00243EDE" w14:paraId="3D9B1285"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1792021C" w14:textId="77777777" w:rsidR="00243EDE" w:rsidRPr="00243EDE" w:rsidRDefault="00243EDE" w:rsidP="00243EDE"><w:pPr><w:rPr><w:b/><w:bCs/><w:lang w:val="en-GB" w:eastAsia="ja-JP"/></w:rPr></w:pPr><w:r><w:rPr><w:lang w:eastAsia="ja-JP"/></w:rPr><w:t>PDP</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5767A112" w14:textId="77777777" w:rsidR="00243EDE" w:rsidRPr="00243EDE" w:rsidRDefault="00243EDE" w:rsidP="00243EDE"><w:pPr><w:rPr><w:b/><w:bCs/><w:lang w:val="en-GB" w:eastAsia="ja-JP"/></w:rPr></w:pPr><w:r><w:rPr><w:lang w:eastAsia="ja-JP"/></w:rPr><w:t>Packet Data Protocol </w:t></w:r><w:r><w:rPr><w:b/><w:bCs/><w:lang w:val="en-GB" w:eastAsia="ja-JP"/></w:rPr><w:t> </w:t></w:r></w:p></w:tc></w:tr><w:tr w:rsidR="00243EDE" w:rsidRPr="00243EDE" w14:paraId="02D96B3D"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01225023" w14:textId="77777777" w:rsidR="00243EDE" w:rsidRPr="00243EDE" w:rsidRDefault="00243EDE" w:rsidP="00243EDE"><w:pPr><w:rPr><w:b/><w:bCs/><w:lang w:val="en-GB" w:eastAsia="ja-JP"/></w:rPr></w:pPr><w:r><w:rPr><w:lang w:eastAsia="ja-JP"/></w:rPr><w:t>PoE</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1C68FDB3" w14:textId="77777777" w:rsidR="00243EDE" w:rsidRPr="00243EDE" w:rsidRDefault="00243EDE" w:rsidP="00243EDE"><w:pPr><w:rPr><w:b/><w:bCs/><w:lang w:val="en-GB" w:eastAsia="ja-JP"/></w:rPr></w:pPr><w:r><w:rPr><w:lang w:eastAsia="ja-JP"/></w:rPr><w:t>Power over Ethernet </w:t></w:r><w:r><w:rPr><w:b/><w:bCs/><w:lang w:val="en-GB" w:eastAsia="ja-JP"/></w:rPr><w:t> </w:t></w:r></w:p></w:tc></w:tr><w:tr w:rsidR="00243EDE" w:rsidRPr="00243EDE" w14:paraId="1A16EABF"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69F3AC68" w14:textId="77777777" w:rsidR="00243EDE" w:rsidRPr="00243EDE" w:rsidRDefault="00243EDE" w:rsidP="00243EDE"><w:pPr><w:rPr><w:b/><w:bCs/><w:lang w:val="en-GB" w:eastAsia="ja-JP"/></w:rPr></w:pPr><w:r><w:rPr><w:lang w:eastAsia="ja-JP"/></w:rPr><w:t>SSID</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4429FE8B" w14:textId="77777777" w:rsidR="00243EDE" w:rsidRPr="00243EDE" w:rsidRDefault="00243EDE" w:rsidP="00243EDE"><w:pPr><w:rPr><w:b/><w:bCs/><w:lang w:val="en-GB" w:eastAsia="ja-JP"/></w:rPr></w:pPr><w:r><w:rPr><w:lang w:eastAsia="ja-JP"/></w:rPr><w:t>Service Set Identifier </w:t></w:r><w:r><w:rPr><w:b/><w:bCs/><w:lang w:val="en-GB" w:eastAsia="ja-JP"/></w:rPr><w:t> </w:t></w:r></w:p></w:tc></w:tr><w:tr w:rsidR="00243EDE" w:rsidRPr="00243EDE" w14:paraId="0C3D1767"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7C386977" w14:textId="77777777" w:rsidR="00243EDE" w:rsidRPr="00243EDE" w:rsidRDefault="00243EDE" w:rsidP="00243EDE"><w:pPr><w:rPr><w:b/><w:bCs/><w:lang w:val="en-GB" w:eastAsia="ja-JP"/></w:rPr></w:pPr><w:r><w:rPr><w:lang w:eastAsia="ja-JP"/></w:rPr><w:t>SW</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1B32F065" w14:textId="77777777" w:rsidR="00243EDE" w:rsidRPr="00243EDE" w:rsidRDefault="00243EDE" w:rsidP="00243EDE"><w:pPr><w:rPr><w:b/><w:bCs/><w:lang w:val="en-GB" w:eastAsia="ja-JP"/></w:rPr></w:pPr><w:r><w:rPr><w:lang w:eastAsia="ja-JP"/></w:rPr><w:t>Switch</w:t></w:r><w:r><w:rPr><w:b/><w:bCs/><w:lang w:val="en-GB" w:eastAsia="ja-JP"/></w:rPr><w:t> </w:t></w:r></w:p></w:tc></w:tr><w:tr w:rsidR="00243EDE" w:rsidRPr="00243EDE" w14:paraId="50310113"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1EB7938D" w14:textId="77777777" w:rsidR="00243EDE" w:rsidRPr="00243EDE" w:rsidRDefault="00243EDE" w:rsidP="00243EDE"><w:pPr><w:rPr><w:b/><w:bCs/><w:lang w:val="en-GB" w:eastAsia="ja-JP"/></w:rPr></w:pPr><w:r><w:rPr><w:lang w:eastAsia="ja-JP"/></w:rPr><w:t>VLAN</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03A4467E" w14:textId="77777777" w:rsidR="00243EDE" w:rsidRPr="00243EDE" w:rsidRDefault="00243EDE" w:rsidP="00243EDE"><w:pPr><w:rPr><w:b/><w:bCs/><w:lang w:val="en-GB" w:eastAsia="ja-JP"/></w:rPr></w:pPr><w:r><w:rPr><w:lang w:eastAsia="ja-JP"/></w:rPr><w:t>Virtual Local Area Network </w:t></w:r><w:r><w:rPr><w:b/><w:bCs/><w:lang w:val="en-GB" w:eastAsia="ja-JP"/></w:rPr><w:t> </w:t></w:r></w:p></w:tc></w:tr><w:tr w:rsidR="00243EDE" w:rsidRPr="00243EDE" w14:paraId="7FC735F8"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030323AD" w14:textId="77777777" w:rsidR="00243EDE" w:rsidRPr="00243EDE" w:rsidRDefault="00243EDE" w:rsidP="00243EDE"><w:pPr><w:rPr><w:b/><w:bCs/><w:lang w:val="en-GB" w:eastAsia="ja-JP"/></w:rPr></w:pPr><w:r><w:rPr><w:lang w:eastAsia="ja-JP"/></w:rPr><w:t>WAN</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2A7C5B4C" w14:textId="77777777" w:rsidR="00243EDE" w:rsidRPr="00243EDE" w:rsidRDefault="00243EDE" w:rsidP="00243EDE"><w:pPr><w:rPr><w:b/><w:bCs/><w:lang w:val="en-GB" w:eastAsia="ja-JP"/></w:rPr></w:pPr><w:r><w:rPr><w:lang w:eastAsia="ja-JP"/></w:rPr><w:t>Wide Area Network </w:t></w:r><w:r><w:rPr><w:b/><w:bCs/><w:lang w:val="en-GB" w:eastAsia="ja-JP"/></w:rPr><w:t> </w:t></w:r></w:p></w:tc></w:tr><w:tr w:rsidR="00243EDE" w:rsidRPr="00243EDE" w14:paraId="509A7152" w14:textId="77777777" w:rsidTr="00871D24"><w:trPr><w:trHeight w:val="300"/></w:trPr><w:tc><w:tcPr><w:tcW w:w="2685" w:type="dxa"/><w:tcBorders><w:top w:val="single" w:sz="6" w:space="0" w:color="auto"/><w:left w:val="single" w:sz="6" w:space="0" w:color="auto"/><w:bottom w:val="single" w:sz="6" w:space="0" w:color="auto"/><w:right w:val="single" w:sz="6" w:space="0" w:color="auto"/></w:tcBorders><w:hideMark/></w:tcPr><w:p w14:paraId="186E6741" w14:textId="77777777" w:rsidR="00243EDE" w:rsidRPr="00243EDE" w:rsidRDefault="00243EDE" w:rsidP="00243EDE"><w:pPr><w:rPr><w:b/><w:bCs/><w:lang w:val="en-GB" w:eastAsia="ja-JP"/></w:rPr></w:pPr><w:r><w:rPr><w:lang w:eastAsia="ja-JP"/></w:rPr><w:t>WCB</w:t></w:r><w:r><w:rPr><w:b/><w:bCs/><w:lang w:val="en-GB" w:eastAsia="ja-JP"/></w:rPr><w:t> </w:t></w:r></w:p></w:tc><w:tc><w:tcPr><w:tcW w:w="6645" w:type="dxa"/><w:tcBorders><w:top w:val="single" w:sz="6" w:space="0" w:color="auto"/><w:left w:val="single" w:sz="6" w:space="0" w:color="auto"/><w:bottom w:val="single" w:sz="6" w:space="0" w:color="auto"/><w:right w:val="single" w:sz="6" w:space="0" w:color="auto"/></w:tcBorders><w:hideMark/></w:tcPr><w:p w14:paraId="5E7BDB57" w14:textId="77777777" w:rsidR="00243EDE" w:rsidRPr="00243EDE" w:rsidRDefault="00243EDE" w:rsidP="00243EDE"><w:pPr><w:rPr><w:b/><w:bCs/><w:lang w:val="en-GB" w:eastAsia="ja-JP"/></w:rPr></w:pPr><w:r><w:rPr><w:lang w:eastAsia="ja-JP"/></w:rPr><w:t>Wireless Client Bridge </w:t></w:r><w:r><w:rPr><w:b/><w:bCs/><w:lang w:val="en-GB" w:eastAsia="ja-JP"/></w:rPr><w:t> </w:t></w:r></w:p></w:tc></w:tr></w:tbl><w:p w14:paraId="54C3C8DF" w14:textId="1F13801E" w:rsidR="006C37F9" w:rsidRPr="00A22418" w:rsidRDefault="006C37F9" w:rsidP="006C37F9"><w:pPr><w:rPr><w:lang w:val="en-GB" w:eastAsia="ja-JP"/></w:rPr></w:pPr></w:p><w:sectPr w:rsidR="006C37F9" w:rsidRPr="00A22418" w:rsidSect="00AD3F35"><w:headerReference w:type="even" r:id="rId69"/><w:headerReference w:type="default" r:id="rId70"/><w:footerReference w:type="even" r:id="rId71"/><w:footerReference w:type="default" r:id="rId72"/><w:headerReference w:type="first" r:id="rId73"/><w:footerReference w:type="first" r:id="rId74"/><w:pgSz w:w="11907" w:h="16840" w:code="9"/><w:pgMar w:top="1140" w:right="1140" w:bottom="720" w:left="1412" w:header="0" w:footer="544" w:gutter="0"/><w:cols w:space="720"/><w:titlePg/><w:docGrid w:linePitch="272"/></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A851C" w14:textId="77777777" w:rsidR="00D45FC0" w:rsidRPr="00215A00" w:rsidRDefault="00D45FC0" w:rsidP="00B07BA5">
      <w:pPr>
        <w:rPr>
          <w:lang w:bidi="th-TH"/>
        </w:rPr>
      </w:pPr>
      <w:r w:rsidRPr="00215A00">
        <w:rPr>
          <w:lang w:bidi="th-TH"/>
        </w:rPr>
        <w:separator/>
      </w:r>
    </w:p>
  </w:endnote>
  <w:endnote w:type="continuationSeparator" w:id="0">
    <w:p w14:paraId="7A9AAF92" w14:textId="77777777" w:rsidR="00D45FC0" w:rsidRPr="00215A00" w:rsidRDefault="00D45FC0" w:rsidP="00B07BA5">
      <w:pPr>
        <w:rPr>
          <w:lang w:bidi="th-TH"/>
        </w:rPr>
      </w:pPr>
      <w:r w:rsidRPr="00215A00">
        <w:rPr>
          <w:lang w:bidi="th-TH"/>
        </w:rPr>
        <w:continuationSeparator/>
      </w:r>
    </w:p>
  </w:endnote>
  <w:endnote w:type="continuationNotice" w:id="1">
    <w:p w14:paraId="2BFF298A" w14:textId="77777777" w:rsidR="00D45FC0" w:rsidRPr="00215A00" w:rsidRDefault="00D45FC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ele-GroteskNor">
    <w:altName w:val="Times New Roman"/>
    <w:panose1 w:val="00000000000000000000"/>
    <w:charset w:val="00"/>
    <w:family w:val="auto"/>
    <w:notTrueType/>
    <w:pitch w:val="variable"/>
    <w:sig w:usb0="00000003" w:usb1="00000000" w:usb2="00000000" w:usb3="00000000" w:csb0="00000001" w:csb1="00000000"/>
  </w:font>
  <w:font w:name="Tele-Antiqua">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420C" w14:textId="77777777" w:rsidR="00AD3F35" w:rsidRDefault="00AD3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enTab1"/>
      <w:tblW w:w="10348" w:type="dxa"/>
      <w:tblInd w:w="-627" w:type="dxa"/>
      <w:tblBorders>
        <w:top w:val="none" w:sz="0" w:space="0" w:color="auto"/>
        <w:left w:val="none" w:sz="0" w:space="0" w:color="auto"/>
        <w:bottom w:val="none" w:sz="0" w:space="0" w:color="auto"/>
        <w:right w:val="none" w:sz="0" w:space="0" w:color="auto"/>
        <w:insideH w:val="single" w:sz="4" w:space="0" w:color="E54958"/>
        <w:insideV w:val="single" w:sz="4" w:space="0" w:color="525252"/>
      </w:tblBorders>
      <w:tblLook w:val="04A0" w:firstRow="1" w:lastRow="0" w:firstColumn="1" w:lastColumn="0" w:noHBand="0" w:noVBand="1"/>
    </w:tblPr>
    <w:tblGrid>
      <w:gridCol w:w="3449"/>
      <w:gridCol w:w="3449"/>
      <w:gridCol w:w="3450"/>
    </w:tblGrid>
    <w:tr w:rsidR="007349EB" w:rsidRPr="00215A00" w14:paraId="17B23F3A" w14:textId="77777777" w:rsidTr="00CD2A47">
      <w:trPr>
        <w:trHeight w:val="123"/>
      </w:trPr>
      <w:tc>
        <w:tcPr>
          <w:tcW w:w="3449" w:type="dxa"/>
          <w:vAlign w:val="center"/>
        </w:tcPr>
        <w:p w14:paraId="38A8BA35" w14:textId="0645BD4F" w:rsidR="007349EB" w:rsidRPr="00215A00" w:rsidRDefault="00846329" w:rsidP="000C0458">
          <w:pPr>
            <w:tabs>
              <w:tab w:val="left" w:pos="545"/>
              <w:tab w:val="left" w:pos="738"/>
              <w:tab w:val="left" w:pos="3276"/>
            </w:tabs>
            <w:jc w:val="center"/>
            <w:rPr>
              <w:color w:val="808080"/>
              <w:sz w:val="16"/>
            </w:rPr>
          </w:pPr>
          <w:r w:rsidRPr="00215A00">
            <w:rPr>
              <w:noProof/>
            </w:rPr>
            <mc:AlternateContent>
              <mc:Choice Requires="wps">
                <w:drawing>
                  <wp:anchor distT="0" distB="0" distL="114300" distR="114300" simplePos="0" relativeHeight="251658240" behindDoc="0" locked="0" layoutInCell="0" allowOverlap="1" wp14:anchorId="1ECF5E31" wp14:editId="22EE9A26">
                    <wp:simplePos x="0" y="0"/>
                    <wp:positionH relativeFrom="page">
                      <wp:posOffset>0</wp:posOffset>
                    </wp:positionH>
                    <wp:positionV relativeFrom="page">
                      <wp:posOffset>10229215</wp:posOffset>
                    </wp:positionV>
                    <wp:extent cx="7560945" cy="273050"/>
                    <wp:effectExtent l="0" t="0" r="0" b="0"/>
                    <wp:wrapNone/>
                    <wp:docPr id="88607264" name="Text Box 88607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273050"/>
                            </a:xfrm>
                            <a:prstGeom prst="rect">
                              <a:avLst/>
                            </a:prstGeom>
                            <a:noFill/>
                            <a:ln w="6350">
                              <a:noFill/>
                            </a:ln>
                          </wps:spPr>
                          <wps:txbx>
                            <w:txbxContent>
                              <w:p w14:paraId="56FA0C19" w14:textId="0E63D0FC"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ECF5E31" id="_x0000_t202" coordsize="21600,21600" o:spt="202" path="m,l,21600r21600,l21600,xe">
                    <v:stroke joinstyle="miter"/>
                    <v:path gradientshapeok="t" o:connecttype="rect"/>
                  </v:shapetype>
                  <v:shape id="Text Box 88607264" o:spid="_x0000_s1026" type="#_x0000_t202" style="position:absolute;left:0;text-align:left;margin-left:0;margin-top:805.45pt;width:595.35pt;height:2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" o:allowincell="f" filled="f" stroked="f" strokeweight=".5pt">
                    <v:textbox inset="20pt,0,,0">
                      <w:txbxContent>
                        <w:p w14:paraId="56FA0C19" w14:textId="0E63D0FC"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v:textbox>
                    <w10:wrap anchorx="page" anchory="page"/>
                  </v:shape>
                </w:pict>
              </mc:Fallback>
            </mc:AlternateContent>
          </w:r>
          <w:r w:rsidR="007E0578" w:rsidRPr="00215A00">
            <w:rPr>
              <w:sz w:val="18"/>
            </w:rPr>
            <w:t>ND-D</w:t>
          </w:r>
          <w:r w:rsidR="008F4EAF" w:rsidRPr="00215A00">
            <w:rPr>
              <w:sz w:val="18"/>
            </w:rPr>
            <w:t>EL</w:t>
          </w:r>
          <w:r w:rsidR="007E0578" w:rsidRPr="00215A00">
            <w:rPr>
              <w:sz w:val="18"/>
            </w:rPr>
            <w:t>-OBB-</w:t>
          </w:r>
          <w:r w:rsidR="00A169F0" w:rsidRPr="00215A00">
            <w:rPr>
              <w:sz w:val="18"/>
            </w:rPr>
            <w:t>03</w:t>
          </w:r>
          <w:r w:rsidR="008F4EAF" w:rsidRPr="00215A00">
            <w:rPr>
              <w:sz w:val="18"/>
            </w:rPr>
            <w:t>5</w:t>
          </w:r>
          <w:r w:rsidR="007E0578" w:rsidRPr="00215A00">
            <w:rPr>
              <w:sz w:val="18"/>
            </w:rPr>
            <w:t>-SDD-00</w:t>
          </w:r>
          <w:r w:rsidR="00AD3F35">
            <w:rPr>
              <w:sz w:val="18"/>
            </w:rPr>
            <w:t>2</w:t>
          </w:r>
          <w:r w:rsidR="009449B9">
            <w:rPr>
              <w:sz w:val="18"/>
            </w:rPr>
            <w:t>-0</w:t>
          </w:r>
          <w:r w:rsidR="00AD3F35">
            <w:rPr>
              <w:sz w:val="18"/>
            </w:rPr>
            <w:t>1</w:t>
          </w:r>
        </w:p>
      </w:tc>
      <w:tc>
        <w:tcPr>
          <w:tcW w:w="3449" w:type="dxa"/>
          <w:vAlign w:val="center"/>
        </w:tcPr>
        <w:p w14:paraId="3BFC463E" w14:textId="7984449B" w:rsidR="007349EB" w:rsidRPr="00FC67C3" w:rsidRDefault="007349EB" w:rsidP="000C0458">
          <w:pPr>
            <w:tabs>
              <w:tab w:val="left" w:pos="545"/>
              <w:tab w:val="left" w:pos="738"/>
              <w:tab w:val="left" w:pos="3276"/>
            </w:tabs>
            <w:jc w:val="center"/>
            <w:rPr>
              <w:color w:val="808080"/>
              <w:sz w:val="16"/>
              <w:lang w:val="en-GB"/>
            </w:rPr>
          </w:pPr>
          <w:r w:rsidRPr="00FC67C3">
            <w:rPr>
              <w:color w:val="808080"/>
              <w:sz w:val="16"/>
              <w:lang w:val="en-GB"/>
            </w:rPr>
            <w:t xml:space="preserve">© Copyright Nomad Digital Limited </w:t>
          </w:r>
          <w:r w:rsidRPr="00215A00">
            <w:rPr>
              <w:color w:val="808080"/>
              <w:sz w:val="16"/>
            </w:rPr>
            <w:fldChar w:fldCharType="begin"/>
          </w:r>
          <w:r w:rsidRPr="00215A00">
            <w:rPr>
              <w:color w:val="808080"/>
              <w:sz w:val="16"/>
            </w:rPr>
            <w:instrText xml:space="preserve"> DATE  \@ "yyyy"  \* MERGEFORMAT </w:instrText>
          </w:r>
          <w:r w:rsidRPr="00215A00">
            <w:rPr>
              <w:color w:val="808080"/>
              <w:sz w:val="16"/>
            </w:rPr>
            <w:fldChar w:fldCharType="separate"/>
          </w:r>
          <w:r w:rsidR="00DF7147">
            <w:rPr>
              <w:noProof/>
              <w:color w:val="808080"/>
              <w:sz w:val="16"/>
            </w:rPr>
            <w:t>2026</w:t>
          </w:r>
          <w:r w:rsidRPr="00215A00">
            <w:rPr>
              <w:color w:val="808080"/>
              <w:sz w:val="16"/>
            </w:rPr>
            <w:fldChar w:fldCharType="end"/>
          </w:r>
        </w:p>
        <w:p w14:paraId="581F7AD5" w14:textId="77777777" w:rsidR="007349EB" w:rsidRPr="00FC67C3" w:rsidRDefault="007349EB" w:rsidP="000C0458">
          <w:pPr>
            <w:tabs>
              <w:tab w:val="left" w:pos="545"/>
              <w:tab w:val="left" w:pos="738"/>
              <w:tab w:val="left" w:pos="3276"/>
            </w:tabs>
            <w:jc w:val="center"/>
            <w:rPr>
              <w:color w:val="808080"/>
              <w:sz w:val="16"/>
              <w:lang w:val="en-GB"/>
            </w:rPr>
          </w:pPr>
          <w:r w:rsidRPr="00FC67C3">
            <w:rPr>
              <w:color w:val="808080"/>
              <w:sz w:val="16"/>
              <w:lang w:val="en-GB"/>
            </w:rPr>
            <w:t>Confidential</w:t>
          </w:r>
        </w:p>
      </w:tc>
      <w:tc>
        <w:tcPr>
          <w:tcW w:w="3450" w:type="dxa"/>
          <w:vAlign w:val="center"/>
        </w:tcPr>
        <w:p w14:paraId="4AB83411" w14:textId="77777777" w:rsidR="007349EB" w:rsidRPr="00215A00" w:rsidRDefault="007349EB" w:rsidP="000C0458">
          <w:pPr>
            <w:tabs>
              <w:tab w:val="left" w:pos="545"/>
              <w:tab w:val="left" w:pos="738"/>
              <w:tab w:val="left" w:pos="3276"/>
            </w:tabs>
            <w:jc w:val="center"/>
            <w:rPr>
              <w:color w:val="808080"/>
              <w:sz w:val="16"/>
            </w:rPr>
          </w:pPr>
          <w:r w:rsidRPr="00215A00">
            <w:rPr>
              <w:color w:val="808080"/>
              <w:sz w:val="16"/>
            </w:rPr>
            <w:t xml:space="preserve">Page </w:t>
          </w:r>
          <w:r w:rsidRPr="00215A00">
            <w:rPr>
              <w:color w:val="808080"/>
              <w:sz w:val="16"/>
            </w:rPr>
            <w:fldChar w:fldCharType="begin"/>
          </w:r>
          <w:r w:rsidRPr="00215A00">
            <w:rPr>
              <w:color w:val="808080"/>
              <w:sz w:val="16"/>
            </w:rPr>
            <w:instrText xml:space="preserve"> PAGE </w:instrText>
          </w:r>
          <w:r w:rsidRPr="00215A00">
            <w:rPr>
              <w:color w:val="808080"/>
              <w:sz w:val="16"/>
            </w:rPr>
            <w:fldChar w:fldCharType="separate"/>
          </w:r>
          <w:r w:rsidRPr="00215A00">
            <w:rPr>
              <w:color w:val="808080"/>
              <w:sz w:val="16"/>
            </w:rPr>
            <w:t>16</w:t>
          </w:r>
          <w:r w:rsidRPr="00215A00">
            <w:rPr>
              <w:color w:val="808080"/>
              <w:sz w:val="16"/>
            </w:rPr>
            <w:fldChar w:fldCharType="end"/>
          </w:r>
          <w:r w:rsidRPr="00215A00">
            <w:rPr>
              <w:color w:val="808080"/>
              <w:sz w:val="16"/>
            </w:rPr>
            <w:t xml:space="preserve"> of </w:t>
          </w:r>
          <w:r w:rsidRPr="00215A00">
            <w:rPr>
              <w:color w:val="808080"/>
              <w:sz w:val="16"/>
            </w:rPr>
            <w:fldChar w:fldCharType="begin"/>
          </w:r>
          <w:r w:rsidRPr="00215A00">
            <w:rPr>
              <w:color w:val="808080"/>
              <w:sz w:val="16"/>
            </w:rPr>
            <w:instrText xml:space="preserve"> NUMPAGES  </w:instrText>
          </w:r>
          <w:r w:rsidRPr="00215A00">
            <w:rPr>
              <w:color w:val="808080"/>
              <w:sz w:val="16"/>
            </w:rPr>
            <w:fldChar w:fldCharType="separate"/>
          </w:r>
          <w:r w:rsidRPr="00215A00">
            <w:rPr>
              <w:color w:val="808080"/>
              <w:sz w:val="16"/>
            </w:rPr>
            <w:t>109</w:t>
          </w:r>
          <w:r w:rsidRPr="00215A00">
            <w:rPr>
              <w:color w:val="808080"/>
              <w:sz w:val="16"/>
            </w:rPr>
            <w:fldChar w:fldCharType="end"/>
          </w:r>
        </w:p>
      </w:tc>
    </w:tr>
  </w:tbl>
  <w:p w14:paraId="6F10E6F8" w14:textId="77777777" w:rsidR="007349EB" w:rsidRPr="00215A00" w:rsidRDefault="007349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7727391E" w14:paraId="58AFF427" w14:textId="77777777" w:rsidTr="7727391E">
      <w:trPr>
        <w:trHeight w:val="300"/>
      </w:trPr>
      <w:tc>
        <w:tcPr>
          <w:tcW w:w="3115" w:type="dxa"/>
        </w:tcPr>
        <w:p w14:paraId="74C592A5" w14:textId="1F499867" w:rsidR="7727391E" w:rsidRDefault="7727391E" w:rsidP="7727391E">
          <w:pPr>
            <w:pStyle w:val="Header"/>
            <w:ind w:left="-115"/>
          </w:pPr>
        </w:p>
      </w:tc>
      <w:tc>
        <w:tcPr>
          <w:tcW w:w="3115" w:type="dxa"/>
        </w:tcPr>
        <w:p w14:paraId="0F290791" w14:textId="0ECE4EB4" w:rsidR="7727391E" w:rsidRDefault="7727391E" w:rsidP="7727391E">
          <w:pPr>
            <w:pStyle w:val="Header"/>
            <w:jc w:val="center"/>
          </w:pPr>
        </w:p>
      </w:tc>
      <w:tc>
        <w:tcPr>
          <w:tcW w:w="3115" w:type="dxa"/>
        </w:tcPr>
        <w:p w14:paraId="6E588FF1" w14:textId="3AFAD89A" w:rsidR="7727391E" w:rsidRDefault="7727391E" w:rsidP="7727391E">
          <w:pPr>
            <w:pStyle w:val="Header"/>
            <w:ind w:right="-115"/>
            <w:jc w:val="right"/>
          </w:pPr>
        </w:p>
      </w:tc>
    </w:tr>
  </w:tbl>
  <w:p w14:paraId="423B2EFB" w14:textId="579E9620" w:rsidR="7727391E" w:rsidRDefault="7727391E" w:rsidP="77273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B36E" w14:textId="77777777" w:rsidR="00D45FC0" w:rsidRPr="00215A00" w:rsidRDefault="00D45FC0" w:rsidP="00B07BA5">
      <w:pPr>
        <w:rPr>
          <w:lang w:bidi="th-TH"/>
        </w:rPr>
      </w:pPr>
      <w:r w:rsidRPr="00215A00">
        <w:rPr>
          <w:lang w:bidi="th-TH"/>
        </w:rPr>
        <w:separator/>
      </w:r>
    </w:p>
  </w:footnote>
  <w:footnote w:type="continuationSeparator" w:id="0">
    <w:p w14:paraId="6826DA0A" w14:textId="77777777" w:rsidR="00D45FC0" w:rsidRPr="00215A00" w:rsidRDefault="00D45FC0" w:rsidP="00B07BA5">
      <w:pPr>
        <w:rPr>
          <w:lang w:bidi="th-TH"/>
        </w:rPr>
      </w:pPr>
      <w:r w:rsidRPr="00215A00">
        <w:rPr>
          <w:lang w:bidi="th-TH"/>
        </w:rPr>
        <w:continuationSeparator/>
      </w:r>
    </w:p>
  </w:footnote>
  <w:footnote w:type="continuationNotice" w:id="1">
    <w:p w14:paraId="2E379906" w14:textId="77777777" w:rsidR="00D45FC0" w:rsidRPr="00215A00" w:rsidRDefault="00D45FC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DF1F" w14:textId="77777777" w:rsidR="00AD3F35" w:rsidRDefault="00AD3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913A4A" w:rsidRPr="00BD3DBC" w14:paraId="445E0FFA" w14:textId="77777777" w:rsidTr="00913A4A">
      <w:trPr>
        <w:trHeight w:val="1407"/>
      </w:trPr>
      <w:tc>
        <w:tcPr>
          <w:tcW w:w="5767" w:type="dxa"/>
          <w:vAlign w:val="center"/>
        </w:tcPr>
        <w:p w14:paraId="5CEAA245" w14:textId="77777777" w:rsidR="00913A4A" w:rsidRPr="00215A00" w:rsidRDefault="00913A4A" w:rsidP="00DA1D04">
          <w:pPr>
            <w:pStyle w:val="NoSpacing"/>
            <w:jc w:val="center"/>
            <w:rPr>
              <w:lang w:bidi="th-TH"/>
            </w:rPr>
          </w:pPr>
          <w:r w:rsidRPr="00215A00">
            <w:rPr>
              <w:noProof/>
              <w:lang w:eastAsia="en-GB"/>
            </w:rPr>
            <w:drawing>
              <wp:inline distT="0" distB="0" distL="0" distR="0" wp14:anchorId="4245D292" wp14:editId="2D7941B7">
                <wp:extent cx="1800281" cy="508000"/>
                <wp:effectExtent l="0" t="0" r="9525" b="6350"/>
                <wp:docPr id="1783434472" name="Picture 200415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11750C0B" w14:textId="54E06535" w:rsidR="00913A4A" w:rsidRPr="00A22418" w:rsidRDefault="00A22418" w:rsidP="007D4334">
          <w:pPr>
            <w:pStyle w:val="NoSpacing"/>
            <w:spacing w:line="276" w:lineRule="auto"/>
            <w:jc w:val="center"/>
            <w:rPr>
              <w:lang w:bidi="th-TH"/>
            </w:rPr>
          </w:pPr>
          <w:r>
            <w:rPr>
              <w:lang w:bidi="th-TH"/>
            </w:rPr>
            <w:t>Technische</w:t>
          </w:r>
          <w:r w:rsidR="00913A4A" w:rsidRPr="00A22418">
            <w:rPr>
              <w:lang w:bidi="th-TH"/>
            </w:rPr>
            <w:t xml:space="preserve"> </w:t>
          </w:r>
          <w:r>
            <w:rPr>
              <w:lang w:bidi="th-TH"/>
            </w:rPr>
            <w:t>Beschreibung</w:t>
          </w:r>
        </w:p>
        <w:p w14:paraId="28669D54" w14:textId="713D23E0" w:rsidR="00B75375" w:rsidRPr="00A22418" w:rsidRDefault="00A169F0" w:rsidP="007D4334">
          <w:pPr>
            <w:pStyle w:val="NoSpacing"/>
            <w:spacing w:line="276" w:lineRule="auto"/>
            <w:jc w:val="center"/>
            <w:rPr>
              <w:lang w:bidi="th-TH"/>
            </w:rPr>
          </w:pPr>
          <w:r w:rsidRPr="00A22418">
            <w:rPr>
              <w:lang w:bidi="th-TH"/>
            </w:rPr>
            <w:t xml:space="preserve">ÖBB </w:t>
          </w:r>
          <w:r w:rsidR="00CF6821" w:rsidRPr="00A22418">
            <w:rPr>
              <w:lang w:bidi="th-TH"/>
            </w:rPr>
            <w:t>Do</w:t>
          </w:r>
          <w:r w:rsidR="003157D8" w:rsidRPr="00A22418">
            <w:rPr>
              <w:lang w:bidi="th-TH"/>
            </w:rPr>
            <w:t>S</w:t>
          </w:r>
          <w:r w:rsidR="00CF6821" w:rsidRPr="00A22418">
            <w:rPr>
              <w:lang w:bidi="th-TH"/>
            </w:rPr>
            <w:t>to Neu</w:t>
          </w:r>
        </w:p>
        <w:p w14:paraId="3B1B6F83" w14:textId="4C7FE02F" w:rsidR="00913A4A" w:rsidRPr="00A22418" w:rsidRDefault="00A22418" w:rsidP="007D4334">
          <w:pPr>
            <w:pStyle w:val="NoSpacing"/>
            <w:spacing w:line="276" w:lineRule="auto"/>
            <w:jc w:val="center"/>
            <w:rPr>
              <w:lang w:bidi="th-TH"/>
            </w:rPr>
          </w:pPr>
          <w:r>
            <w:rPr>
              <w:lang w:bidi="th-TH"/>
            </w:rPr>
            <w:t>V2</w:t>
          </w:r>
          <w:r w:rsidR="001D554F">
            <w:rPr>
              <w:lang w:bidi="th-TH"/>
            </w:rPr>
            <w:t>.0</w:t>
          </w:r>
          <w:r w:rsidR="00E163CA" w:rsidRPr="00A22418">
            <w:rPr>
              <w:lang w:bidi="th-TH"/>
            </w:rPr>
            <w:t xml:space="preserve"> </w:t>
          </w:r>
        </w:p>
      </w:tc>
    </w:tr>
  </w:tbl>
  <w:p w14:paraId="6797B69F" w14:textId="525BAE81" w:rsidR="007349EB" w:rsidRPr="00A22418" w:rsidRDefault="007349EB" w:rsidP="000C04CB">
    <w:pPr>
      <w:pStyle w:val="Header"/>
      <w:spacing w:before="0" w:after="0"/>
    </w:pPr>
  </w:p>
  <w:p w14:paraId="45667177" w14:textId="013CE805" w:rsidR="007349EB" w:rsidRPr="00A22418" w:rsidRDefault="00E163CA" w:rsidP="00E163CA">
    <w:pPr>
      <w:pStyle w:val="Header"/>
      <w:tabs>
        <w:tab w:val="clear" w:pos="4819"/>
        <w:tab w:val="clear" w:pos="9071"/>
        <w:tab w:val="left" w:pos="5410"/>
      </w:tabs>
    </w:pPr>
    <w:r w:rsidRPr="00A22418">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5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tblGrid>
    <w:tr w:rsidR="00FA60CF" w:rsidRPr="0046075E" w14:paraId="0AF4278D" w14:textId="77777777" w:rsidTr="413EDD24">
      <w:trPr>
        <w:trHeight w:val="1407"/>
      </w:trPr>
      <w:tc>
        <w:tcPr>
          <w:tcW w:w="5767" w:type="dxa"/>
          <w:vAlign w:val="center"/>
        </w:tcPr>
        <w:p w14:paraId="41BF4AD6" w14:textId="6D7AA6EC" w:rsidR="00FA60CF" w:rsidRPr="00215A00" w:rsidRDefault="00FA60CF" w:rsidP="00FA60CF">
          <w:pPr>
            <w:pStyle w:val="NoSpacing"/>
            <w:jc w:val="center"/>
          </w:pPr>
        </w:p>
      </w:tc>
    </w:tr>
  </w:tbl>
  <w:p w14:paraId="3604D457" w14:textId="77777777" w:rsidR="00FA60CF" w:rsidRPr="00FC67C3" w:rsidRDefault="00FA60CF" w:rsidP="00FA60CF">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471"/>
    <w:multiLevelType w:val="multilevel"/>
    <w:tmpl w:val="C12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87CD0"/>
    <w:multiLevelType w:val="multilevel"/>
    <w:tmpl w:val="FAE6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624AB"/>
    <w:multiLevelType w:val="multilevel"/>
    <w:tmpl w:val="EEF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55E7C"/>
    <w:multiLevelType w:val="multilevel"/>
    <w:tmpl w:val="F9FC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31315"/>
    <w:multiLevelType w:val="multilevel"/>
    <w:tmpl w:val="6BA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2579B"/>
    <w:multiLevelType w:val="multilevel"/>
    <w:tmpl w:val="15D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82276"/>
    <w:multiLevelType w:val="multilevel"/>
    <w:tmpl w:val="5D5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71E74"/>
    <w:multiLevelType w:val="multilevel"/>
    <w:tmpl w:val="229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10E8A"/>
    <w:multiLevelType w:val="multilevel"/>
    <w:tmpl w:val="C7D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657465"/>
    <w:multiLevelType w:val="multilevel"/>
    <w:tmpl w:val="5092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32E88"/>
    <w:multiLevelType w:val="multilevel"/>
    <w:tmpl w:val="C15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507559"/>
    <w:multiLevelType w:val="multilevel"/>
    <w:tmpl w:val="2EF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8353F1"/>
    <w:multiLevelType w:val="multilevel"/>
    <w:tmpl w:val="321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B65E0E"/>
    <w:multiLevelType w:val="hybridMultilevel"/>
    <w:tmpl w:val="8EC4A28E"/>
    <w:lvl w:ilvl="0" w:tplc="0C070001">
      <w:start w:val="1"/>
      <w:numFmt w:val="bullet"/>
      <w:lvlText w:val=""/>
      <w:lvlJc w:val="left"/>
      <w:pPr>
        <w:ind w:left="720" w:hanging="360"/>
      </w:pPr>
      <w:rPr>
        <w:rFonts w:ascii="Symbol" w:hAnsi="Symbol" w:hint="default"/>
      </w:rPr>
    </w:lvl>
    <w:lvl w:ilvl="1" w:tplc="8A7AED58">
      <w:numFmt w:val="bullet"/>
      <w:lvlText w:val="-"/>
      <w:lvlJc w:val="left"/>
      <w:pPr>
        <w:ind w:left="1440" w:hanging="360"/>
      </w:pPr>
      <w:rPr>
        <w:rFonts w:ascii="Calibri" w:eastAsia="MS Mincho" w:hAnsi="Calibri" w:cs="Calibri"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0262C78"/>
    <w:multiLevelType w:val="multilevel"/>
    <w:tmpl w:val="427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802D3A"/>
    <w:multiLevelType w:val="multilevel"/>
    <w:tmpl w:val="980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BB66C1"/>
    <w:multiLevelType w:val="multilevel"/>
    <w:tmpl w:val="B3B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0A2FF5"/>
    <w:multiLevelType w:val="multilevel"/>
    <w:tmpl w:val="0A84A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84D88"/>
    <w:multiLevelType w:val="multilevel"/>
    <w:tmpl w:val="330E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D64957"/>
    <w:multiLevelType w:val="multilevel"/>
    <w:tmpl w:val="BDC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7F1A59"/>
    <w:multiLevelType w:val="multilevel"/>
    <w:tmpl w:val="184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1861E1"/>
    <w:multiLevelType w:val="multilevel"/>
    <w:tmpl w:val="6D94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96A4D"/>
    <w:multiLevelType w:val="multilevel"/>
    <w:tmpl w:val="A3A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C924D2"/>
    <w:multiLevelType w:val="multilevel"/>
    <w:tmpl w:val="95A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3104A8"/>
    <w:multiLevelType w:val="multilevel"/>
    <w:tmpl w:val="C64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FF748A"/>
    <w:multiLevelType w:val="multilevel"/>
    <w:tmpl w:val="64E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D43E2D"/>
    <w:multiLevelType w:val="multilevel"/>
    <w:tmpl w:val="141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724EAA"/>
    <w:multiLevelType w:val="multilevel"/>
    <w:tmpl w:val="0B1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9334D"/>
    <w:multiLevelType w:val="multilevel"/>
    <w:tmpl w:val="781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472E0A"/>
    <w:multiLevelType w:val="multilevel"/>
    <w:tmpl w:val="C3E6F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412C55"/>
    <w:multiLevelType w:val="multilevel"/>
    <w:tmpl w:val="FA6A7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70482"/>
    <w:multiLevelType w:val="multilevel"/>
    <w:tmpl w:val="289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AC2C1B"/>
    <w:multiLevelType w:val="multilevel"/>
    <w:tmpl w:val="79A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C01612"/>
    <w:multiLevelType w:val="multilevel"/>
    <w:tmpl w:val="D4B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3B765A"/>
    <w:multiLevelType w:val="multilevel"/>
    <w:tmpl w:val="657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A54847"/>
    <w:multiLevelType w:val="multilevel"/>
    <w:tmpl w:val="2FF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1925FA"/>
    <w:multiLevelType w:val="multilevel"/>
    <w:tmpl w:val="3CA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8B1B50"/>
    <w:multiLevelType w:val="multilevel"/>
    <w:tmpl w:val="27C042F6"/>
    <w:numStyleLink w:val="TOCHeadings"/>
  </w:abstractNum>
  <w:abstractNum w:abstractNumId="38" w15:restartNumberingAfterBreak="0">
    <w:nsid w:val="313A4883"/>
    <w:multiLevelType w:val="multilevel"/>
    <w:tmpl w:val="382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6C0839"/>
    <w:multiLevelType w:val="multilevel"/>
    <w:tmpl w:val="64F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44402D"/>
    <w:multiLevelType w:val="multilevel"/>
    <w:tmpl w:val="729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5D669E"/>
    <w:multiLevelType w:val="multilevel"/>
    <w:tmpl w:val="F4A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634F98"/>
    <w:multiLevelType w:val="multilevel"/>
    <w:tmpl w:val="A5E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D6656"/>
    <w:multiLevelType w:val="multilevel"/>
    <w:tmpl w:val="8CE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0F356E"/>
    <w:multiLevelType w:val="multilevel"/>
    <w:tmpl w:val="1BD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386803"/>
    <w:multiLevelType w:val="multilevel"/>
    <w:tmpl w:val="0B1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984597"/>
    <w:multiLevelType w:val="multilevel"/>
    <w:tmpl w:val="E26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A767F4"/>
    <w:multiLevelType w:val="multilevel"/>
    <w:tmpl w:val="932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D65217"/>
    <w:multiLevelType w:val="multilevel"/>
    <w:tmpl w:val="F82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2407A0"/>
    <w:multiLevelType w:val="multilevel"/>
    <w:tmpl w:val="793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5D223A"/>
    <w:multiLevelType w:val="multilevel"/>
    <w:tmpl w:val="3AEE1B7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0" w:firstLine="0"/>
      </w:pPr>
      <w:rPr>
        <w:rFonts w:hint="default"/>
        <w:color w:val="auto"/>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1" w15:restartNumberingAfterBreak="0">
    <w:nsid w:val="3C584036"/>
    <w:multiLevelType w:val="multilevel"/>
    <w:tmpl w:val="367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121B78"/>
    <w:multiLevelType w:val="multilevel"/>
    <w:tmpl w:val="27CE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4F3F04"/>
    <w:multiLevelType w:val="multilevel"/>
    <w:tmpl w:val="A10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8E21D0"/>
    <w:multiLevelType w:val="multilevel"/>
    <w:tmpl w:val="CBE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3A78DB"/>
    <w:multiLevelType w:val="multilevel"/>
    <w:tmpl w:val="819E0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B476AC"/>
    <w:multiLevelType w:val="multilevel"/>
    <w:tmpl w:val="FC6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C16BB8"/>
    <w:multiLevelType w:val="multilevel"/>
    <w:tmpl w:val="9EF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D90A66"/>
    <w:multiLevelType w:val="multilevel"/>
    <w:tmpl w:val="35D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E437D9"/>
    <w:multiLevelType w:val="multilevel"/>
    <w:tmpl w:val="C1103C8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2417CF"/>
    <w:multiLevelType w:val="multilevel"/>
    <w:tmpl w:val="0EA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513A6B"/>
    <w:multiLevelType w:val="multilevel"/>
    <w:tmpl w:val="D90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D74273"/>
    <w:multiLevelType w:val="multilevel"/>
    <w:tmpl w:val="F0C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3EC7272"/>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5A736B"/>
    <w:multiLevelType w:val="multilevel"/>
    <w:tmpl w:val="2DD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051700"/>
    <w:multiLevelType w:val="multilevel"/>
    <w:tmpl w:val="FE8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6A44DE5"/>
    <w:multiLevelType w:val="multilevel"/>
    <w:tmpl w:val="1E2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CD35FA"/>
    <w:multiLevelType w:val="multilevel"/>
    <w:tmpl w:val="F4DE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23565A"/>
    <w:multiLevelType w:val="multilevel"/>
    <w:tmpl w:val="F31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1770825"/>
    <w:multiLevelType w:val="multilevel"/>
    <w:tmpl w:val="68E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9D2A8E"/>
    <w:multiLevelType w:val="multilevel"/>
    <w:tmpl w:val="806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81A30F4"/>
    <w:multiLevelType w:val="multilevel"/>
    <w:tmpl w:val="826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81F563F"/>
    <w:multiLevelType w:val="multilevel"/>
    <w:tmpl w:val="CDB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87F50B3"/>
    <w:multiLevelType w:val="multilevel"/>
    <w:tmpl w:val="73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90607BB"/>
    <w:multiLevelType w:val="multilevel"/>
    <w:tmpl w:val="6CC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540632"/>
    <w:multiLevelType w:val="multilevel"/>
    <w:tmpl w:val="9DE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C5F70FD"/>
    <w:multiLevelType w:val="multilevel"/>
    <w:tmpl w:val="E9C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8A51F9"/>
    <w:multiLevelType w:val="multilevel"/>
    <w:tmpl w:val="267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9A00CE"/>
    <w:multiLevelType w:val="multilevel"/>
    <w:tmpl w:val="0A44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06B3B97"/>
    <w:multiLevelType w:val="multilevel"/>
    <w:tmpl w:val="976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0735D6E"/>
    <w:multiLevelType w:val="multilevel"/>
    <w:tmpl w:val="27C042F6"/>
    <w:styleLink w:val="TOCHeadings"/>
    <w:lvl w:ilvl="0">
      <w:start w:val="1"/>
      <w:numFmt w:val="decimal"/>
      <w:pStyle w:val="TOCHeading1"/>
      <w:lvlText w:val="%1."/>
      <w:lvlJc w:val="left"/>
      <w:pPr>
        <w:ind w:left="567" w:hanging="567"/>
      </w:pPr>
      <w:rPr>
        <w:rFonts w:hint="default"/>
      </w:rPr>
    </w:lvl>
    <w:lvl w:ilvl="1">
      <w:start w:val="1"/>
      <w:numFmt w:val="decimal"/>
      <w:pStyle w:val="TOCHeadings2"/>
      <w:lvlText w:val="%1.%2"/>
      <w:lvlJc w:val="left"/>
      <w:pPr>
        <w:ind w:left="1021" w:hanging="681"/>
      </w:pPr>
      <w:rPr>
        <w:rFonts w:hint="default"/>
      </w:rPr>
    </w:lvl>
    <w:lvl w:ilvl="2">
      <w:start w:val="1"/>
      <w:numFmt w:val="none"/>
      <w:pStyle w:val="TOCHeadings3"/>
      <w:suff w:val="nothing"/>
      <w:lvlText w:val=""/>
      <w:lvlJc w:val="left"/>
      <w:pPr>
        <w:ind w:left="130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60805A92"/>
    <w:multiLevelType w:val="hybridMultilevel"/>
    <w:tmpl w:val="CBCC0D18"/>
    <w:lvl w:ilvl="0" w:tplc="DB8C36D6">
      <w:start w:val="1"/>
      <w:numFmt w:val="bullet"/>
      <w:pStyle w:val="ListLevel1"/>
      <w:lvlText w:val=""/>
      <w:lvlJc w:val="left"/>
      <w:pPr>
        <w:ind w:left="644" w:hanging="360"/>
      </w:pPr>
      <w:rPr>
        <w:rFonts w:ascii="Wingdings" w:hAnsi="Wingding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26A5124"/>
    <w:multiLevelType w:val="multilevel"/>
    <w:tmpl w:val="0B1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29681B"/>
    <w:multiLevelType w:val="multilevel"/>
    <w:tmpl w:val="45B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3B01643"/>
    <w:multiLevelType w:val="multilevel"/>
    <w:tmpl w:val="56B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7D2A0F"/>
    <w:multiLevelType w:val="hybridMultilevel"/>
    <w:tmpl w:val="A9BC1F12"/>
    <w:lvl w:ilvl="0" w:tplc="63344DCC">
      <w:start w:val="1"/>
      <w:numFmt w:val="bullet"/>
      <w:pStyle w:val="NMBodyIMLis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75E53B3"/>
    <w:multiLevelType w:val="multilevel"/>
    <w:tmpl w:val="A0903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8737FA"/>
    <w:multiLevelType w:val="multilevel"/>
    <w:tmpl w:val="3C9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9F47784"/>
    <w:multiLevelType w:val="multilevel"/>
    <w:tmpl w:val="C0A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9F809F8"/>
    <w:multiLevelType w:val="multilevel"/>
    <w:tmpl w:val="4C9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0E7170"/>
    <w:multiLevelType w:val="hybridMultilevel"/>
    <w:tmpl w:val="655AC864"/>
    <w:lvl w:ilvl="0" w:tplc="0C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1" w15:restartNumberingAfterBreak="0">
    <w:nsid w:val="6A1E475A"/>
    <w:multiLevelType w:val="multilevel"/>
    <w:tmpl w:val="108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E767BF9"/>
    <w:multiLevelType w:val="multilevel"/>
    <w:tmpl w:val="B9E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F3E5B2D"/>
    <w:multiLevelType w:val="multilevel"/>
    <w:tmpl w:val="4DF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0566D73"/>
    <w:multiLevelType w:val="multilevel"/>
    <w:tmpl w:val="3976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751287A"/>
    <w:multiLevelType w:val="multilevel"/>
    <w:tmpl w:val="02A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9A4335"/>
    <w:multiLevelType w:val="multilevel"/>
    <w:tmpl w:val="02B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CF630BD"/>
    <w:multiLevelType w:val="multilevel"/>
    <w:tmpl w:val="015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D045E4D"/>
    <w:multiLevelType w:val="multilevel"/>
    <w:tmpl w:val="D67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663FA4"/>
    <w:multiLevelType w:val="multilevel"/>
    <w:tmpl w:val="69F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575781">
    <w:abstractNumId w:val="80"/>
  </w:num>
  <w:num w:numId="2" w16cid:durableId="517499324">
    <w:abstractNumId w:val="37"/>
  </w:num>
  <w:num w:numId="3" w16cid:durableId="1450592219">
    <w:abstractNumId w:val="50"/>
  </w:num>
  <w:num w:numId="4" w16cid:durableId="1459256066">
    <w:abstractNumId w:val="85"/>
  </w:num>
  <w:num w:numId="5" w16cid:durableId="1185170547">
    <w:abstractNumId w:val="81"/>
  </w:num>
  <w:num w:numId="6" w16cid:durableId="46422222">
    <w:abstractNumId w:val="13"/>
  </w:num>
  <w:num w:numId="7" w16cid:durableId="667824350">
    <w:abstractNumId w:val="59"/>
  </w:num>
  <w:num w:numId="8" w16cid:durableId="518810254">
    <w:abstractNumId w:val="30"/>
  </w:num>
  <w:num w:numId="9" w16cid:durableId="568269306">
    <w:abstractNumId w:val="95"/>
  </w:num>
  <w:num w:numId="10" w16cid:durableId="247664491">
    <w:abstractNumId w:val="42"/>
  </w:num>
  <w:num w:numId="11" w16cid:durableId="1038581547">
    <w:abstractNumId w:val="90"/>
  </w:num>
  <w:num w:numId="12" w16cid:durableId="994184912">
    <w:abstractNumId w:val="27"/>
  </w:num>
  <w:num w:numId="13" w16cid:durableId="1036809114">
    <w:abstractNumId w:val="77"/>
  </w:num>
  <w:num w:numId="14" w16cid:durableId="1757825910">
    <w:abstractNumId w:val="46"/>
  </w:num>
  <w:num w:numId="15" w16cid:durableId="1854151678">
    <w:abstractNumId w:val="56"/>
  </w:num>
  <w:num w:numId="16" w16cid:durableId="2137218449">
    <w:abstractNumId w:val="26"/>
  </w:num>
  <w:num w:numId="17" w16cid:durableId="1588803167">
    <w:abstractNumId w:val="65"/>
  </w:num>
  <w:num w:numId="18" w16cid:durableId="31464527">
    <w:abstractNumId w:val="15"/>
  </w:num>
  <w:num w:numId="19" w16cid:durableId="1430203472">
    <w:abstractNumId w:val="3"/>
  </w:num>
  <w:num w:numId="20" w16cid:durableId="1254783066">
    <w:abstractNumId w:val="29"/>
  </w:num>
  <w:num w:numId="21" w16cid:durableId="341705591">
    <w:abstractNumId w:val="86"/>
  </w:num>
  <w:num w:numId="22" w16cid:durableId="451559829">
    <w:abstractNumId w:val="17"/>
  </w:num>
  <w:num w:numId="23" w16cid:durableId="2053575444">
    <w:abstractNumId w:val="87"/>
  </w:num>
  <w:num w:numId="24" w16cid:durableId="1098715939">
    <w:abstractNumId w:val="7"/>
  </w:num>
  <w:num w:numId="25" w16cid:durableId="1653800973">
    <w:abstractNumId w:val="84"/>
  </w:num>
  <w:num w:numId="26" w16cid:durableId="938102086">
    <w:abstractNumId w:val="14"/>
  </w:num>
  <w:num w:numId="27" w16cid:durableId="1678146303">
    <w:abstractNumId w:val="40"/>
  </w:num>
  <w:num w:numId="28" w16cid:durableId="1122458419">
    <w:abstractNumId w:val="74"/>
  </w:num>
  <w:num w:numId="29" w16cid:durableId="2124420331">
    <w:abstractNumId w:val="11"/>
  </w:num>
  <w:num w:numId="30" w16cid:durableId="1345131437">
    <w:abstractNumId w:val="52"/>
  </w:num>
  <w:num w:numId="31" w16cid:durableId="934820350">
    <w:abstractNumId w:val="10"/>
  </w:num>
  <w:num w:numId="32" w16cid:durableId="692194604">
    <w:abstractNumId w:val="9"/>
  </w:num>
  <w:num w:numId="33" w16cid:durableId="787744065">
    <w:abstractNumId w:val="57"/>
  </w:num>
  <w:num w:numId="34" w16cid:durableId="1869371879">
    <w:abstractNumId w:val="58"/>
  </w:num>
  <w:num w:numId="35" w16cid:durableId="2006322013">
    <w:abstractNumId w:val="71"/>
  </w:num>
  <w:num w:numId="36" w16cid:durableId="1674919763">
    <w:abstractNumId w:val="36"/>
  </w:num>
  <w:num w:numId="37" w16cid:durableId="1757706709">
    <w:abstractNumId w:val="4"/>
  </w:num>
  <w:num w:numId="38" w16cid:durableId="399325736">
    <w:abstractNumId w:val="21"/>
  </w:num>
  <w:num w:numId="39" w16cid:durableId="1294556403">
    <w:abstractNumId w:val="55"/>
  </w:num>
  <w:num w:numId="40" w16cid:durableId="1985574948">
    <w:abstractNumId w:val="43"/>
  </w:num>
  <w:num w:numId="41" w16cid:durableId="1389063233">
    <w:abstractNumId w:val="51"/>
  </w:num>
  <w:num w:numId="42" w16cid:durableId="1730152146">
    <w:abstractNumId w:val="68"/>
  </w:num>
  <w:num w:numId="43" w16cid:durableId="697972621">
    <w:abstractNumId w:val="0"/>
  </w:num>
  <w:num w:numId="44" w16cid:durableId="1058438310">
    <w:abstractNumId w:val="76"/>
  </w:num>
  <w:num w:numId="45" w16cid:durableId="1959603941">
    <w:abstractNumId w:val="49"/>
  </w:num>
  <w:num w:numId="46" w16cid:durableId="1907833076">
    <w:abstractNumId w:val="45"/>
  </w:num>
  <w:num w:numId="47" w16cid:durableId="1250508072">
    <w:abstractNumId w:val="23"/>
  </w:num>
  <w:num w:numId="48" w16cid:durableId="1553079288">
    <w:abstractNumId w:val="82"/>
  </w:num>
  <w:num w:numId="49" w16cid:durableId="1417361369">
    <w:abstractNumId w:val="38"/>
  </w:num>
  <w:num w:numId="50" w16cid:durableId="397098011">
    <w:abstractNumId w:val="61"/>
  </w:num>
  <w:num w:numId="51" w16cid:durableId="795373000">
    <w:abstractNumId w:val="31"/>
  </w:num>
  <w:num w:numId="52" w16cid:durableId="1175926290">
    <w:abstractNumId w:val="92"/>
  </w:num>
  <w:num w:numId="53" w16cid:durableId="1856571924">
    <w:abstractNumId w:val="99"/>
  </w:num>
  <w:num w:numId="54" w16cid:durableId="1630937824">
    <w:abstractNumId w:val="66"/>
  </w:num>
  <w:num w:numId="55" w16cid:durableId="805240934">
    <w:abstractNumId w:val="28"/>
  </w:num>
  <w:num w:numId="56" w16cid:durableId="268896675">
    <w:abstractNumId w:val="91"/>
  </w:num>
  <w:num w:numId="57" w16cid:durableId="1747801247">
    <w:abstractNumId w:val="75"/>
  </w:num>
  <w:num w:numId="58" w16cid:durableId="853031855">
    <w:abstractNumId w:val="24"/>
  </w:num>
  <w:num w:numId="59" w16cid:durableId="1864787245">
    <w:abstractNumId w:val="78"/>
  </w:num>
  <w:num w:numId="60" w16cid:durableId="77561739">
    <w:abstractNumId w:val="41"/>
  </w:num>
  <w:num w:numId="61" w16cid:durableId="1323773935">
    <w:abstractNumId w:val="73"/>
  </w:num>
  <w:num w:numId="62" w16cid:durableId="1188062403">
    <w:abstractNumId w:val="22"/>
  </w:num>
  <w:num w:numId="63" w16cid:durableId="247273169">
    <w:abstractNumId w:val="79"/>
  </w:num>
  <w:num w:numId="64" w16cid:durableId="1448886123">
    <w:abstractNumId w:val="19"/>
  </w:num>
  <w:num w:numId="65" w16cid:durableId="1276523101">
    <w:abstractNumId w:val="33"/>
  </w:num>
  <w:num w:numId="66" w16cid:durableId="983196409">
    <w:abstractNumId w:val="69"/>
  </w:num>
  <w:num w:numId="67" w16cid:durableId="1983999363">
    <w:abstractNumId w:val="63"/>
  </w:num>
  <w:num w:numId="68" w16cid:durableId="2042852731">
    <w:abstractNumId w:val="5"/>
  </w:num>
  <w:num w:numId="69" w16cid:durableId="497428154">
    <w:abstractNumId w:val="64"/>
  </w:num>
  <w:num w:numId="70" w16cid:durableId="326979921">
    <w:abstractNumId w:val="89"/>
  </w:num>
  <w:num w:numId="71" w16cid:durableId="1248072781">
    <w:abstractNumId w:val="67"/>
  </w:num>
  <w:num w:numId="72" w16cid:durableId="1927568215">
    <w:abstractNumId w:val="12"/>
  </w:num>
  <w:num w:numId="73" w16cid:durableId="1067729971">
    <w:abstractNumId w:val="70"/>
  </w:num>
  <w:num w:numId="74" w16cid:durableId="1118527819">
    <w:abstractNumId w:val="16"/>
  </w:num>
  <w:num w:numId="75" w16cid:durableId="1095131876">
    <w:abstractNumId w:val="53"/>
  </w:num>
  <w:num w:numId="76" w16cid:durableId="16204644">
    <w:abstractNumId w:val="97"/>
  </w:num>
  <w:num w:numId="77" w16cid:durableId="980573116">
    <w:abstractNumId w:val="8"/>
  </w:num>
  <w:num w:numId="78" w16cid:durableId="425002612">
    <w:abstractNumId w:val="6"/>
  </w:num>
  <w:num w:numId="79" w16cid:durableId="1829513777">
    <w:abstractNumId w:val="34"/>
  </w:num>
  <w:num w:numId="80" w16cid:durableId="2106999100">
    <w:abstractNumId w:val="72"/>
  </w:num>
  <w:num w:numId="81" w16cid:durableId="1598171091">
    <w:abstractNumId w:val="83"/>
  </w:num>
  <w:num w:numId="82" w16cid:durableId="2109764133">
    <w:abstractNumId w:val="2"/>
  </w:num>
  <w:num w:numId="83" w16cid:durableId="2094466703">
    <w:abstractNumId w:val="48"/>
  </w:num>
  <w:num w:numId="84" w16cid:durableId="1732385030">
    <w:abstractNumId w:val="54"/>
  </w:num>
  <w:num w:numId="85" w16cid:durableId="1286883694">
    <w:abstractNumId w:val="39"/>
  </w:num>
  <w:num w:numId="86" w16cid:durableId="434666670">
    <w:abstractNumId w:val="44"/>
  </w:num>
  <w:num w:numId="87" w16cid:durableId="1689015364">
    <w:abstractNumId w:val="93"/>
  </w:num>
  <w:num w:numId="88" w16cid:durableId="2137289223">
    <w:abstractNumId w:val="18"/>
  </w:num>
  <w:num w:numId="89" w16cid:durableId="1673297818">
    <w:abstractNumId w:val="47"/>
  </w:num>
  <w:num w:numId="90" w16cid:durableId="1410732863">
    <w:abstractNumId w:val="20"/>
  </w:num>
  <w:num w:numId="91" w16cid:durableId="1190140115">
    <w:abstractNumId w:val="1"/>
  </w:num>
  <w:num w:numId="92" w16cid:durableId="1541550881">
    <w:abstractNumId w:val="98"/>
  </w:num>
  <w:num w:numId="93" w16cid:durableId="1135879455">
    <w:abstractNumId w:val="35"/>
  </w:num>
  <w:num w:numId="94" w16cid:durableId="510799102">
    <w:abstractNumId w:val="60"/>
  </w:num>
  <w:num w:numId="95" w16cid:durableId="1916628414">
    <w:abstractNumId w:val="94"/>
  </w:num>
  <w:num w:numId="96" w16cid:durableId="1106850607">
    <w:abstractNumId w:val="88"/>
  </w:num>
  <w:num w:numId="97" w16cid:durableId="1326859225">
    <w:abstractNumId w:val="96"/>
  </w:num>
  <w:num w:numId="98" w16cid:durableId="1979529670">
    <w:abstractNumId w:val="32"/>
  </w:num>
  <w:num w:numId="99" w16cid:durableId="2105958053">
    <w:abstractNumId w:val="62"/>
  </w:num>
  <w:num w:numId="100" w16cid:durableId="1875728400">
    <w:abstractNumId w:val="2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documentProtection w:edit="readOnly" w:formatting="1" w:enforcement="0"/>
  <w:defaultTabStop w:val="56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EA"/>
    <w:rsid w:val="000000DC"/>
    <w:rsid w:val="00000588"/>
    <w:rsid w:val="000006F8"/>
    <w:rsid w:val="00001015"/>
    <w:rsid w:val="00001260"/>
    <w:rsid w:val="00001453"/>
    <w:rsid w:val="00001BFD"/>
    <w:rsid w:val="00001D83"/>
    <w:rsid w:val="00001F1B"/>
    <w:rsid w:val="000020B4"/>
    <w:rsid w:val="000026F8"/>
    <w:rsid w:val="00002A22"/>
    <w:rsid w:val="00002BD0"/>
    <w:rsid w:val="00002D3A"/>
    <w:rsid w:val="00002D60"/>
    <w:rsid w:val="00003034"/>
    <w:rsid w:val="00003234"/>
    <w:rsid w:val="000032FD"/>
    <w:rsid w:val="00003CFF"/>
    <w:rsid w:val="000043ED"/>
    <w:rsid w:val="0000501F"/>
    <w:rsid w:val="00006275"/>
    <w:rsid w:val="000066BD"/>
    <w:rsid w:val="000073CC"/>
    <w:rsid w:val="0000785D"/>
    <w:rsid w:val="00007913"/>
    <w:rsid w:val="00007B6F"/>
    <w:rsid w:val="00007CC8"/>
    <w:rsid w:val="00010009"/>
    <w:rsid w:val="00010739"/>
    <w:rsid w:val="0001086E"/>
    <w:rsid w:val="00010924"/>
    <w:rsid w:val="00010C12"/>
    <w:rsid w:val="00011223"/>
    <w:rsid w:val="0001133B"/>
    <w:rsid w:val="00011B5A"/>
    <w:rsid w:val="000124B9"/>
    <w:rsid w:val="000127CC"/>
    <w:rsid w:val="000128D4"/>
    <w:rsid w:val="00012B78"/>
    <w:rsid w:val="000137FD"/>
    <w:rsid w:val="00013BBF"/>
    <w:rsid w:val="00013CB4"/>
    <w:rsid w:val="00013D5F"/>
    <w:rsid w:val="00013DB6"/>
    <w:rsid w:val="000140DB"/>
    <w:rsid w:val="00014297"/>
    <w:rsid w:val="00014960"/>
    <w:rsid w:val="00014B3A"/>
    <w:rsid w:val="00014B53"/>
    <w:rsid w:val="00014CD0"/>
    <w:rsid w:val="00015162"/>
    <w:rsid w:val="000151CF"/>
    <w:rsid w:val="00015849"/>
    <w:rsid w:val="00015FE4"/>
    <w:rsid w:val="0001626B"/>
    <w:rsid w:val="000164A7"/>
    <w:rsid w:val="000164FF"/>
    <w:rsid w:val="00016542"/>
    <w:rsid w:val="00016E2F"/>
    <w:rsid w:val="0001705C"/>
    <w:rsid w:val="00017F2F"/>
    <w:rsid w:val="0002035E"/>
    <w:rsid w:val="00020911"/>
    <w:rsid w:val="00020B2F"/>
    <w:rsid w:val="00021003"/>
    <w:rsid w:val="0002158A"/>
    <w:rsid w:val="0002189D"/>
    <w:rsid w:val="00021B78"/>
    <w:rsid w:val="00021C7B"/>
    <w:rsid w:val="00021C95"/>
    <w:rsid w:val="00021CC4"/>
    <w:rsid w:val="00021CF3"/>
    <w:rsid w:val="00022498"/>
    <w:rsid w:val="00022CD6"/>
    <w:rsid w:val="00023064"/>
    <w:rsid w:val="0002374A"/>
    <w:rsid w:val="000237A0"/>
    <w:rsid w:val="000238B6"/>
    <w:rsid w:val="000240F5"/>
    <w:rsid w:val="00024458"/>
    <w:rsid w:val="000249ED"/>
    <w:rsid w:val="00024CD4"/>
    <w:rsid w:val="00024F18"/>
    <w:rsid w:val="000251A8"/>
    <w:rsid w:val="00025DEF"/>
    <w:rsid w:val="00025FFF"/>
    <w:rsid w:val="000264FF"/>
    <w:rsid w:val="00026936"/>
    <w:rsid w:val="00026AD0"/>
    <w:rsid w:val="000272D3"/>
    <w:rsid w:val="0002789A"/>
    <w:rsid w:val="000278B7"/>
    <w:rsid w:val="00030065"/>
    <w:rsid w:val="000302BA"/>
    <w:rsid w:val="0003042A"/>
    <w:rsid w:val="00030694"/>
    <w:rsid w:val="0003085B"/>
    <w:rsid w:val="000309F3"/>
    <w:rsid w:val="00031720"/>
    <w:rsid w:val="000318FB"/>
    <w:rsid w:val="000319CA"/>
    <w:rsid w:val="00031E0A"/>
    <w:rsid w:val="00031F48"/>
    <w:rsid w:val="000321A5"/>
    <w:rsid w:val="0003281D"/>
    <w:rsid w:val="00032E72"/>
    <w:rsid w:val="000331C7"/>
    <w:rsid w:val="000336C3"/>
    <w:rsid w:val="00033CF3"/>
    <w:rsid w:val="00033D5B"/>
    <w:rsid w:val="000342C1"/>
    <w:rsid w:val="0003476A"/>
    <w:rsid w:val="000348C2"/>
    <w:rsid w:val="00034AE9"/>
    <w:rsid w:val="00034F03"/>
    <w:rsid w:val="00035069"/>
    <w:rsid w:val="000350F5"/>
    <w:rsid w:val="0003534C"/>
    <w:rsid w:val="00035931"/>
    <w:rsid w:val="00036005"/>
    <w:rsid w:val="000360A8"/>
    <w:rsid w:val="00036505"/>
    <w:rsid w:val="00036603"/>
    <w:rsid w:val="00036729"/>
    <w:rsid w:val="00036CEB"/>
    <w:rsid w:val="00036D3A"/>
    <w:rsid w:val="00037165"/>
    <w:rsid w:val="00037B58"/>
    <w:rsid w:val="00040179"/>
    <w:rsid w:val="00040796"/>
    <w:rsid w:val="00040F96"/>
    <w:rsid w:val="00041042"/>
    <w:rsid w:val="000410E6"/>
    <w:rsid w:val="0004116E"/>
    <w:rsid w:val="00041294"/>
    <w:rsid w:val="000412F6"/>
    <w:rsid w:val="00041387"/>
    <w:rsid w:val="0004149A"/>
    <w:rsid w:val="00041BEF"/>
    <w:rsid w:val="00041FB4"/>
    <w:rsid w:val="00042700"/>
    <w:rsid w:val="0004370C"/>
    <w:rsid w:val="000446D8"/>
    <w:rsid w:val="00044A74"/>
    <w:rsid w:val="00045793"/>
    <w:rsid w:val="00045AA7"/>
    <w:rsid w:val="00045BCF"/>
    <w:rsid w:val="00045E21"/>
    <w:rsid w:val="00045EF8"/>
    <w:rsid w:val="0004611E"/>
    <w:rsid w:val="000462F9"/>
    <w:rsid w:val="00046476"/>
    <w:rsid w:val="00046716"/>
    <w:rsid w:val="00046BD5"/>
    <w:rsid w:val="00047971"/>
    <w:rsid w:val="00047C9F"/>
    <w:rsid w:val="00050034"/>
    <w:rsid w:val="0005063C"/>
    <w:rsid w:val="000506EC"/>
    <w:rsid w:val="00050B53"/>
    <w:rsid w:val="00050CCB"/>
    <w:rsid w:val="00050DC1"/>
    <w:rsid w:val="00050E4A"/>
    <w:rsid w:val="00050E58"/>
    <w:rsid w:val="000519AA"/>
    <w:rsid w:val="00051E83"/>
    <w:rsid w:val="000521AB"/>
    <w:rsid w:val="000522B5"/>
    <w:rsid w:val="0005309A"/>
    <w:rsid w:val="000536FF"/>
    <w:rsid w:val="00053878"/>
    <w:rsid w:val="00053900"/>
    <w:rsid w:val="00053AE7"/>
    <w:rsid w:val="00053BBE"/>
    <w:rsid w:val="00053D5B"/>
    <w:rsid w:val="00054554"/>
    <w:rsid w:val="00054680"/>
    <w:rsid w:val="00054BF6"/>
    <w:rsid w:val="00054D24"/>
    <w:rsid w:val="000551AB"/>
    <w:rsid w:val="000558BE"/>
    <w:rsid w:val="00055C50"/>
    <w:rsid w:val="0005619A"/>
    <w:rsid w:val="00056200"/>
    <w:rsid w:val="00056A56"/>
    <w:rsid w:val="00056D01"/>
    <w:rsid w:val="00056F2C"/>
    <w:rsid w:val="00057821"/>
    <w:rsid w:val="00057983"/>
    <w:rsid w:val="00057BAC"/>
    <w:rsid w:val="00057C62"/>
    <w:rsid w:val="00057EA9"/>
    <w:rsid w:val="00057F38"/>
    <w:rsid w:val="00060021"/>
    <w:rsid w:val="00060220"/>
    <w:rsid w:val="0006025A"/>
    <w:rsid w:val="00060EAB"/>
    <w:rsid w:val="000610FF"/>
    <w:rsid w:val="000617D9"/>
    <w:rsid w:val="00061B1A"/>
    <w:rsid w:val="00062052"/>
    <w:rsid w:val="0006207A"/>
    <w:rsid w:val="00062433"/>
    <w:rsid w:val="00062B2F"/>
    <w:rsid w:val="00062B96"/>
    <w:rsid w:val="000630C3"/>
    <w:rsid w:val="00063CD1"/>
    <w:rsid w:val="00063ED0"/>
    <w:rsid w:val="000644E4"/>
    <w:rsid w:val="00064A10"/>
    <w:rsid w:val="00065025"/>
    <w:rsid w:val="00065411"/>
    <w:rsid w:val="00065482"/>
    <w:rsid w:val="00065847"/>
    <w:rsid w:val="00065C45"/>
    <w:rsid w:val="00065DB9"/>
    <w:rsid w:val="000662FA"/>
    <w:rsid w:val="00066482"/>
    <w:rsid w:val="00066799"/>
    <w:rsid w:val="000668EC"/>
    <w:rsid w:val="00066916"/>
    <w:rsid w:val="000673E7"/>
    <w:rsid w:val="0006762D"/>
    <w:rsid w:val="000679AE"/>
    <w:rsid w:val="00067EFF"/>
    <w:rsid w:val="000705DA"/>
    <w:rsid w:val="00070C0C"/>
    <w:rsid w:val="00071475"/>
    <w:rsid w:val="000714A9"/>
    <w:rsid w:val="0007191E"/>
    <w:rsid w:val="00071A47"/>
    <w:rsid w:val="00071B95"/>
    <w:rsid w:val="00071DB1"/>
    <w:rsid w:val="00071E64"/>
    <w:rsid w:val="00071F37"/>
    <w:rsid w:val="00072631"/>
    <w:rsid w:val="00072A05"/>
    <w:rsid w:val="000730D6"/>
    <w:rsid w:val="000734EE"/>
    <w:rsid w:val="000735B0"/>
    <w:rsid w:val="00073624"/>
    <w:rsid w:val="0007479F"/>
    <w:rsid w:val="00075014"/>
    <w:rsid w:val="000756A3"/>
    <w:rsid w:val="0007592C"/>
    <w:rsid w:val="000759E6"/>
    <w:rsid w:val="00075A6B"/>
    <w:rsid w:val="00075D4B"/>
    <w:rsid w:val="000765D5"/>
    <w:rsid w:val="00076BBF"/>
    <w:rsid w:val="00076FED"/>
    <w:rsid w:val="0007746B"/>
    <w:rsid w:val="000777B1"/>
    <w:rsid w:val="00077D61"/>
    <w:rsid w:val="00077D91"/>
    <w:rsid w:val="00077DF9"/>
    <w:rsid w:val="000806F9"/>
    <w:rsid w:val="00080A54"/>
    <w:rsid w:val="000810F3"/>
    <w:rsid w:val="000814FB"/>
    <w:rsid w:val="00081BCC"/>
    <w:rsid w:val="00081CB9"/>
    <w:rsid w:val="000820F7"/>
    <w:rsid w:val="000821AA"/>
    <w:rsid w:val="000821DE"/>
    <w:rsid w:val="0008239F"/>
    <w:rsid w:val="00082662"/>
    <w:rsid w:val="00082D01"/>
    <w:rsid w:val="00082EEE"/>
    <w:rsid w:val="000832FC"/>
    <w:rsid w:val="00083612"/>
    <w:rsid w:val="000838A7"/>
    <w:rsid w:val="00083DD9"/>
    <w:rsid w:val="00084282"/>
    <w:rsid w:val="0008459E"/>
    <w:rsid w:val="000846D6"/>
    <w:rsid w:val="00084B30"/>
    <w:rsid w:val="00084F0B"/>
    <w:rsid w:val="00084F29"/>
    <w:rsid w:val="00085211"/>
    <w:rsid w:val="0008619A"/>
    <w:rsid w:val="00086C7D"/>
    <w:rsid w:val="00087096"/>
    <w:rsid w:val="00087100"/>
    <w:rsid w:val="0008731E"/>
    <w:rsid w:val="000874E0"/>
    <w:rsid w:val="00087988"/>
    <w:rsid w:val="00087ABE"/>
    <w:rsid w:val="00087FE1"/>
    <w:rsid w:val="0009021A"/>
    <w:rsid w:val="00090403"/>
    <w:rsid w:val="00090860"/>
    <w:rsid w:val="00090E11"/>
    <w:rsid w:val="00090EFE"/>
    <w:rsid w:val="00091164"/>
    <w:rsid w:val="00091A4E"/>
    <w:rsid w:val="000922F8"/>
    <w:rsid w:val="00092724"/>
    <w:rsid w:val="00092767"/>
    <w:rsid w:val="00092E58"/>
    <w:rsid w:val="0009343C"/>
    <w:rsid w:val="000934B0"/>
    <w:rsid w:val="00093850"/>
    <w:rsid w:val="00093D69"/>
    <w:rsid w:val="00093DD4"/>
    <w:rsid w:val="0009427D"/>
    <w:rsid w:val="000942E4"/>
    <w:rsid w:val="000943FF"/>
    <w:rsid w:val="00094781"/>
    <w:rsid w:val="00094A1D"/>
    <w:rsid w:val="00094FB7"/>
    <w:rsid w:val="00095159"/>
    <w:rsid w:val="00095BFB"/>
    <w:rsid w:val="00095DAD"/>
    <w:rsid w:val="00095EB5"/>
    <w:rsid w:val="00095F79"/>
    <w:rsid w:val="00096275"/>
    <w:rsid w:val="000963BF"/>
    <w:rsid w:val="00096611"/>
    <w:rsid w:val="00096667"/>
    <w:rsid w:val="000966DB"/>
    <w:rsid w:val="000967DD"/>
    <w:rsid w:val="00096855"/>
    <w:rsid w:val="00096BFB"/>
    <w:rsid w:val="00096BFD"/>
    <w:rsid w:val="00096F23"/>
    <w:rsid w:val="0009730B"/>
    <w:rsid w:val="000974A2"/>
    <w:rsid w:val="000977A9"/>
    <w:rsid w:val="00097E01"/>
    <w:rsid w:val="000A0483"/>
    <w:rsid w:val="000A055B"/>
    <w:rsid w:val="000A0569"/>
    <w:rsid w:val="000A0600"/>
    <w:rsid w:val="000A0AAA"/>
    <w:rsid w:val="000A0BF3"/>
    <w:rsid w:val="000A0CC0"/>
    <w:rsid w:val="000A1A30"/>
    <w:rsid w:val="000A1B45"/>
    <w:rsid w:val="000A208E"/>
    <w:rsid w:val="000A2360"/>
    <w:rsid w:val="000A298E"/>
    <w:rsid w:val="000A2B34"/>
    <w:rsid w:val="000A2CAC"/>
    <w:rsid w:val="000A3572"/>
    <w:rsid w:val="000A3575"/>
    <w:rsid w:val="000A4187"/>
    <w:rsid w:val="000A41D1"/>
    <w:rsid w:val="000A4674"/>
    <w:rsid w:val="000A4722"/>
    <w:rsid w:val="000A49B0"/>
    <w:rsid w:val="000A4CBE"/>
    <w:rsid w:val="000A5235"/>
    <w:rsid w:val="000A54A0"/>
    <w:rsid w:val="000A5515"/>
    <w:rsid w:val="000A60C6"/>
    <w:rsid w:val="000A60D9"/>
    <w:rsid w:val="000A6445"/>
    <w:rsid w:val="000A69AA"/>
    <w:rsid w:val="000A6E00"/>
    <w:rsid w:val="000A6EC2"/>
    <w:rsid w:val="000A7402"/>
    <w:rsid w:val="000A75A6"/>
    <w:rsid w:val="000A7733"/>
    <w:rsid w:val="000A7939"/>
    <w:rsid w:val="000A7D0F"/>
    <w:rsid w:val="000B0472"/>
    <w:rsid w:val="000B0546"/>
    <w:rsid w:val="000B06FF"/>
    <w:rsid w:val="000B09F6"/>
    <w:rsid w:val="000B0BAC"/>
    <w:rsid w:val="000B0E48"/>
    <w:rsid w:val="000B0F35"/>
    <w:rsid w:val="000B11A5"/>
    <w:rsid w:val="000B24A4"/>
    <w:rsid w:val="000B276D"/>
    <w:rsid w:val="000B2875"/>
    <w:rsid w:val="000B2D60"/>
    <w:rsid w:val="000B2D76"/>
    <w:rsid w:val="000B2F89"/>
    <w:rsid w:val="000B346C"/>
    <w:rsid w:val="000B36D1"/>
    <w:rsid w:val="000B36E8"/>
    <w:rsid w:val="000B3AC2"/>
    <w:rsid w:val="000B3B09"/>
    <w:rsid w:val="000B3CCA"/>
    <w:rsid w:val="000B425C"/>
    <w:rsid w:val="000B4B90"/>
    <w:rsid w:val="000B53A4"/>
    <w:rsid w:val="000B55C2"/>
    <w:rsid w:val="000B5AAA"/>
    <w:rsid w:val="000B5D12"/>
    <w:rsid w:val="000B5D2E"/>
    <w:rsid w:val="000B62B7"/>
    <w:rsid w:val="000B63B3"/>
    <w:rsid w:val="000B682B"/>
    <w:rsid w:val="000B68CC"/>
    <w:rsid w:val="000B68D6"/>
    <w:rsid w:val="000B6A7F"/>
    <w:rsid w:val="000B6B26"/>
    <w:rsid w:val="000B6FF2"/>
    <w:rsid w:val="000B7383"/>
    <w:rsid w:val="000B754C"/>
    <w:rsid w:val="000B7E06"/>
    <w:rsid w:val="000C0458"/>
    <w:rsid w:val="000C04CB"/>
    <w:rsid w:val="000C0B18"/>
    <w:rsid w:val="000C0B6E"/>
    <w:rsid w:val="000C0B92"/>
    <w:rsid w:val="000C101E"/>
    <w:rsid w:val="000C16FB"/>
    <w:rsid w:val="000C177F"/>
    <w:rsid w:val="000C2934"/>
    <w:rsid w:val="000C2969"/>
    <w:rsid w:val="000C2A18"/>
    <w:rsid w:val="000C2AB3"/>
    <w:rsid w:val="000C34B6"/>
    <w:rsid w:val="000C3E63"/>
    <w:rsid w:val="000C4763"/>
    <w:rsid w:val="000C4B08"/>
    <w:rsid w:val="000C4B74"/>
    <w:rsid w:val="000C4E95"/>
    <w:rsid w:val="000C57C6"/>
    <w:rsid w:val="000C5C0E"/>
    <w:rsid w:val="000C6AFC"/>
    <w:rsid w:val="000C6EDD"/>
    <w:rsid w:val="000C6F50"/>
    <w:rsid w:val="000C700F"/>
    <w:rsid w:val="000C7359"/>
    <w:rsid w:val="000C75B6"/>
    <w:rsid w:val="000C766A"/>
    <w:rsid w:val="000C7C40"/>
    <w:rsid w:val="000C7E21"/>
    <w:rsid w:val="000D034D"/>
    <w:rsid w:val="000D0D56"/>
    <w:rsid w:val="000D0E46"/>
    <w:rsid w:val="000D0FEB"/>
    <w:rsid w:val="000D0FFC"/>
    <w:rsid w:val="000D1036"/>
    <w:rsid w:val="000D14E3"/>
    <w:rsid w:val="000D15CC"/>
    <w:rsid w:val="000D1988"/>
    <w:rsid w:val="000D1B6F"/>
    <w:rsid w:val="000D1CC4"/>
    <w:rsid w:val="000D1D54"/>
    <w:rsid w:val="000D2014"/>
    <w:rsid w:val="000D2B40"/>
    <w:rsid w:val="000D31DF"/>
    <w:rsid w:val="000D360A"/>
    <w:rsid w:val="000D39EC"/>
    <w:rsid w:val="000D3BA5"/>
    <w:rsid w:val="000D3E8B"/>
    <w:rsid w:val="000D4645"/>
    <w:rsid w:val="000D49C5"/>
    <w:rsid w:val="000D50A7"/>
    <w:rsid w:val="000D5243"/>
    <w:rsid w:val="000D5543"/>
    <w:rsid w:val="000D56DF"/>
    <w:rsid w:val="000D5CFF"/>
    <w:rsid w:val="000D5FFC"/>
    <w:rsid w:val="000D6318"/>
    <w:rsid w:val="000D67E0"/>
    <w:rsid w:val="000D69B9"/>
    <w:rsid w:val="000D6DB6"/>
    <w:rsid w:val="000D7A10"/>
    <w:rsid w:val="000D7BF6"/>
    <w:rsid w:val="000D7F5B"/>
    <w:rsid w:val="000E0189"/>
    <w:rsid w:val="000E02E4"/>
    <w:rsid w:val="000E0608"/>
    <w:rsid w:val="000E0A29"/>
    <w:rsid w:val="000E0E69"/>
    <w:rsid w:val="000E0F4C"/>
    <w:rsid w:val="000E1C7F"/>
    <w:rsid w:val="000E1E53"/>
    <w:rsid w:val="000E27B3"/>
    <w:rsid w:val="000E31A5"/>
    <w:rsid w:val="000E3349"/>
    <w:rsid w:val="000E348C"/>
    <w:rsid w:val="000E35CE"/>
    <w:rsid w:val="000E3707"/>
    <w:rsid w:val="000E3AAC"/>
    <w:rsid w:val="000E3F14"/>
    <w:rsid w:val="000E43C4"/>
    <w:rsid w:val="000E447B"/>
    <w:rsid w:val="000E4480"/>
    <w:rsid w:val="000E4D8B"/>
    <w:rsid w:val="000E5158"/>
    <w:rsid w:val="000E5555"/>
    <w:rsid w:val="000E5850"/>
    <w:rsid w:val="000E5B9C"/>
    <w:rsid w:val="000E5DEB"/>
    <w:rsid w:val="000E68B3"/>
    <w:rsid w:val="000E76C2"/>
    <w:rsid w:val="000E76F5"/>
    <w:rsid w:val="000E7CCE"/>
    <w:rsid w:val="000E7D4B"/>
    <w:rsid w:val="000E7EC3"/>
    <w:rsid w:val="000F1B82"/>
    <w:rsid w:val="000F1D6C"/>
    <w:rsid w:val="000F1DB0"/>
    <w:rsid w:val="000F241C"/>
    <w:rsid w:val="000F2B33"/>
    <w:rsid w:val="000F2C57"/>
    <w:rsid w:val="000F2F25"/>
    <w:rsid w:val="000F3264"/>
    <w:rsid w:val="000F3585"/>
    <w:rsid w:val="000F362D"/>
    <w:rsid w:val="000F390B"/>
    <w:rsid w:val="000F3C8C"/>
    <w:rsid w:val="000F438B"/>
    <w:rsid w:val="000F4621"/>
    <w:rsid w:val="000F4B85"/>
    <w:rsid w:val="000F4C4D"/>
    <w:rsid w:val="000F4F8E"/>
    <w:rsid w:val="000F50EE"/>
    <w:rsid w:val="000F5470"/>
    <w:rsid w:val="000F57D4"/>
    <w:rsid w:val="000F5C4F"/>
    <w:rsid w:val="000F5F96"/>
    <w:rsid w:val="000F63B7"/>
    <w:rsid w:val="000F6444"/>
    <w:rsid w:val="000F6673"/>
    <w:rsid w:val="000F66F2"/>
    <w:rsid w:val="000F6873"/>
    <w:rsid w:val="000F6906"/>
    <w:rsid w:val="000F6951"/>
    <w:rsid w:val="000F7798"/>
    <w:rsid w:val="000F7D4E"/>
    <w:rsid w:val="0010050A"/>
    <w:rsid w:val="001008B1"/>
    <w:rsid w:val="00100E1C"/>
    <w:rsid w:val="00101255"/>
    <w:rsid w:val="001013BE"/>
    <w:rsid w:val="00101759"/>
    <w:rsid w:val="00101C5C"/>
    <w:rsid w:val="00101CD0"/>
    <w:rsid w:val="001022AA"/>
    <w:rsid w:val="00102E4F"/>
    <w:rsid w:val="00102FB6"/>
    <w:rsid w:val="00103041"/>
    <w:rsid w:val="001044A0"/>
    <w:rsid w:val="001046EB"/>
    <w:rsid w:val="00104919"/>
    <w:rsid w:val="00104E36"/>
    <w:rsid w:val="0010511F"/>
    <w:rsid w:val="00105567"/>
    <w:rsid w:val="00105948"/>
    <w:rsid w:val="00105964"/>
    <w:rsid w:val="00105974"/>
    <w:rsid w:val="0010663C"/>
    <w:rsid w:val="00106711"/>
    <w:rsid w:val="0010716E"/>
    <w:rsid w:val="001072E9"/>
    <w:rsid w:val="00107641"/>
    <w:rsid w:val="001077F8"/>
    <w:rsid w:val="00107994"/>
    <w:rsid w:val="00107CC2"/>
    <w:rsid w:val="001102C8"/>
    <w:rsid w:val="001102D0"/>
    <w:rsid w:val="0011064B"/>
    <w:rsid w:val="00110676"/>
    <w:rsid w:val="00110E3F"/>
    <w:rsid w:val="001113D1"/>
    <w:rsid w:val="00111DF4"/>
    <w:rsid w:val="00111F81"/>
    <w:rsid w:val="00111FD7"/>
    <w:rsid w:val="001122C3"/>
    <w:rsid w:val="0011230D"/>
    <w:rsid w:val="00112504"/>
    <w:rsid w:val="0011289E"/>
    <w:rsid w:val="00112901"/>
    <w:rsid w:val="00112A29"/>
    <w:rsid w:val="00112AD3"/>
    <w:rsid w:val="00112B51"/>
    <w:rsid w:val="00112B84"/>
    <w:rsid w:val="00113329"/>
    <w:rsid w:val="0011373F"/>
    <w:rsid w:val="00113AD2"/>
    <w:rsid w:val="00113D02"/>
    <w:rsid w:val="00114715"/>
    <w:rsid w:val="001148F1"/>
    <w:rsid w:val="00114A73"/>
    <w:rsid w:val="00114D4C"/>
    <w:rsid w:val="0011503F"/>
    <w:rsid w:val="00115244"/>
    <w:rsid w:val="00115A20"/>
    <w:rsid w:val="00115C8A"/>
    <w:rsid w:val="00115E9E"/>
    <w:rsid w:val="0011652D"/>
    <w:rsid w:val="00116C40"/>
    <w:rsid w:val="00116DF4"/>
    <w:rsid w:val="00116FF5"/>
    <w:rsid w:val="00117554"/>
    <w:rsid w:val="00117571"/>
    <w:rsid w:val="001175BF"/>
    <w:rsid w:val="00120048"/>
    <w:rsid w:val="0012033A"/>
    <w:rsid w:val="00120831"/>
    <w:rsid w:val="00120BE1"/>
    <w:rsid w:val="00121EC5"/>
    <w:rsid w:val="0012230C"/>
    <w:rsid w:val="0012302D"/>
    <w:rsid w:val="0012392E"/>
    <w:rsid w:val="00123A78"/>
    <w:rsid w:val="00123F2F"/>
    <w:rsid w:val="001242CC"/>
    <w:rsid w:val="001242DB"/>
    <w:rsid w:val="001243E8"/>
    <w:rsid w:val="0012459B"/>
    <w:rsid w:val="00124737"/>
    <w:rsid w:val="0012490C"/>
    <w:rsid w:val="00124B1C"/>
    <w:rsid w:val="00124C0B"/>
    <w:rsid w:val="00124E5F"/>
    <w:rsid w:val="00125D33"/>
    <w:rsid w:val="00125E27"/>
    <w:rsid w:val="0012624A"/>
    <w:rsid w:val="001265D1"/>
    <w:rsid w:val="0012663C"/>
    <w:rsid w:val="00126699"/>
    <w:rsid w:val="001267D6"/>
    <w:rsid w:val="0012685E"/>
    <w:rsid w:val="00126BA3"/>
    <w:rsid w:val="00126D8D"/>
    <w:rsid w:val="00126DA7"/>
    <w:rsid w:val="0012711B"/>
    <w:rsid w:val="001278B0"/>
    <w:rsid w:val="00127F37"/>
    <w:rsid w:val="001301AC"/>
    <w:rsid w:val="00130423"/>
    <w:rsid w:val="001306AB"/>
    <w:rsid w:val="001306C5"/>
    <w:rsid w:val="00130FBD"/>
    <w:rsid w:val="00131119"/>
    <w:rsid w:val="001311C7"/>
    <w:rsid w:val="001311CB"/>
    <w:rsid w:val="001311D6"/>
    <w:rsid w:val="0013126D"/>
    <w:rsid w:val="001313E7"/>
    <w:rsid w:val="00131F74"/>
    <w:rsid w:val="00132191"/>
    <w:rsid w:val="0013370D"/>
    <w:rsid w:val="00134455"/>
    <w:rsid w:val="0013447F"/>
    <w:rsid w:val="001344D5"/>
    <w:rsid w:val="0013518B"/>
    <w:rsid w:val="001354F0"/>
    <w:rsid w:val="00135ACF"/>
    <w:rsid w:val="00135DC7"/>
    <w:rsid w:val="00135EF6"/>
    <w:rsid w:val="001362B6"/>
    <w:rsid w:val="00136580"/>
    <w:rsid w:val="001366B5"/>
    <w:rsid w:val="00137038"/>
    <w:rsid w:val="0013714E"/>
    <w:rsid w:val="00137789"/>
    <w:rsid w:val="00137915"/>
    <w:rsid w:val="00137A3F"/>
    <w:rsid w:val="00137AF8"/>
    <w:rsid w:val="00137F93"/>
    <w:rsid w:val="0014052C"/>
    <w:rsid w:val="0014055B"/>
    <w:rsid w:val="0014059D"/>
    <w:rsid w:val="0014104C"/>
    <w:rsid w:val="00141534"/>
    <w:rsid w:val="00141722"/>
    <w:rsid w:val="0014175D"/>
    <w:rsid w:val="001425AC"/>
    <w:rsid w:val="00142722"/>
    <w:rsid w:val="00142A2F"/>
    <w:rsid w:val="00142AC4"/>
    <w:rsid w:val="00142C0E"/>
    <w:rsid w:val="00142C7E"/>
    <w:rsid w:val="00142CD4"/>
    <w:rsid w:val="00143018"/>
    <w:rsid w:val="00143108"/>
    <w:rsid w:val="0014317F"/>
    <w:rsid w:val="001438FF"/>
    <w:rsid w:val="0014394E"/>
    <w:rsid w:val="00144241"/>
    <w:rsid w:val="0014475B"/>
    <w:rsid w:val="00144A92"/>
    <w:rsid w:val="00144A98"/>
    <w:rsid w:val="00144F3C"/>
    <w:rsid w:val="001457D8"/>
    <w:rsid w:val="00145BF2"/>
    <w:rsid w:val="00145C26"/>
    <w:rsid w:val="001461F2"/>
    <w:rsid w:val="001464BE"/>
    <w:rsid w:val="00146636"/>
    <w:rsid w:val="00146871"/>
    <w:rsid w:val="00146D41"/>
    <w:rsid w:val="00147AA6"/>
    <w:rsid w:val="00147AF6"/>
    <w:rsid w:val="00147DE7"/>
    <w:rsid w:val="00147E7B"/>
    <w:rsid w:val="00150008"/>
    <w:rsid w:val="00150268"/>
    <w:rsid w:val="001503A5"/>
    <w:rsid w:val="00150889"/>
    <w:rsid w:val="00151042"/>
    <w:rsid w:val="0015119D"/>
    <w:rsid w:val="001516B6"/>
    <w:rsid w:val="00151A49"/>
    <w:rsid w:val="00152184"/>
    <w:rsid w:val="00153351"/>
    <w:rsid w:val="001537FD"/>
    <w:rsid w:val="00154028"/>
    <w:rsid w:val="0015438D"/>
    <w:rsid w:val="00154506"/>
    <w:rsid w:val="00154543"/>
    <w:rsid w:val="001545C2"/>
    <w:rsid w:val="00154ED6"/>
    <w:rsid w:val="00155B4D"/>
    <w:rsid w:val="00155D0B"/>
    <w:rsid w:val="0015622E"/>
    <w:rsid w:val="001563D8"/>
    <w:rsid w:val="001568CA"/>
    <w:rsid w:val="001575E9"/>
    <w:rsid w:val="0015764D"/>
    <w:rsid w:val="00157842"/>
    <w:rsid w:val="00157CA1"/>
    <w:rsid w:val="00160E8E"/>
    <w:rsid w:val="0016136D"/>
    <w:rsid w:val="0016180F"/>
    <w:rsid w:val="00161839"/>
    <w:rsid w:val="00161A36"/>
    <w:rsid w:val="00161AEB"/>
    <w:rsid w:val="001621C7"/>
    <w:rsid w:val="00162559"/>
    <w:rsid w:val="0016313E"/>
    <w:rsid w:val="0016325D"/>
    <w:rsid w:val="00163417"/>
    <w:rsid w:val="001638C4"/>
    <w:rsid w:val="00163C4B"/>
    <w:rsid w:val="0016469D"/>
    <w:rsid w:val="00164D42"/>
    <w:rsid w:val="0016503C"/>
    <w:rsid w:val="001659BF"/>
    <w:rsid w:val="001661FF"/>
    <w:rsid w:val="0016689A"/>
    <w:rsid w:val="001669F6"/>
    <w:rsid w:val="00166B38"/>
    <w:rsid w:val="00166EF3"/>
    <w:rsid w:val="001673AF"/>
    <w:rsid w:val="00167600"/>
    <w:rsid w:val="00167972"/>
    <w:rsid w:val="00167A09"/>
    <w:rsid w:val="00167CC8"/>
    <w:rsid w:val="00167DCC"/>
    <w:rsid w:val="001701EB"/>
    <w:rsid w:val="00170373"/>
    <w:rsid w:val="00170759"/>
    <w:rsid w:val="00170E51"/>
    <w:rsid w:val="00170F2E"/>
    <w:rsid w:val="00171029"/>
    <w:rsid w:val="00171A08"/>
    <w:rsid w:val="00171BD4"/>
    <w:rsid w:val="00171C2D"/>
    <w:rsid w:val="00172519"/>
    <w:rsid w:val="001727BA"/>
    <w:rsid w:val="00172CD5"/>
    <w:rsid w:val="001734B5"/>
    <w:rsid w:val="00173600"/>
    <w:rsid w:val="001738BB"/>
    <w:rsid w:val="0017390C"/>
    <w:rsid w:val="00173C7F"/>
    <w:rsid w:val="00174510"/>
    <w:rsid w:val="001746C8"/>
    <w:rsid w:val="00174953"/>
    <w:rsid w:val="00174961"/>
    <w:rsid w:val="00174B6F"/>
    <w:rsid w:val="00174C42"/>
    <w:rsid w:val="00175082"/>
    <w:rsid w:val="001758B1"/>
    <w:rsid w:val="00175A27"/>
    <w:rsid w:val="00176877"/>
    <w:rsid w:val="001768DB"/>
    <w:rsid w:val="001774B1"/>
    <w:rsid w:val="0017771C"/>
    <w:rsid w:val="001778D8"/>
    <w:rsid w:val="00177F72"/>
    <w:rsid w:val="00180150"/>
    <w:rsid w:val="00180319"/>
    <w:rsid w:val="00180ACF"/>
    <w:rsid w:val="001812F1"/>
    <w:rsid w:val="0018134F"/>
    <w:rsid w:val="00181732"/>
    <w:rsid w:val="001819DA"/>
    <w:rsid w:val="00181F18"/>
    <w:rsid w:val="001820B4"/>
    <w:rsid w:val="00182152"/>
    <w:rsid w:val="001821C8"/>
    <w:rsid w:val="00182350"/>
    <w:rsid w:val="00182576"/>
    <w:rsid w:val="001825A3"/>
    <w:rsid w:val="001827EE"/>
    <w:rsid w:val="001828BA"/>
    <w:rsid w:val="00182C7E"/>
    <w:rsid w:val="00182E43"/>
    <w:rsid w:val="00183463"/>
    <w:rsid w:val="00183A68"/>
    <w:rsid w:val="00183B04"/>
    <w:rsid w:val="0018437A"/>
    <w:rsid w:val="00184403"/>
    <w:rsid w:val="00184A4A"/>
    <w:rsid w:val="00184ED4"/>
    <w:rsid w:val="00185540"/>
    <w:rsid w:val="0018569B"/>
    <w:rsid w:val="001859CF"/>
    <w:rsid w:val="00186370"/>
    <w:rsid w:val="001869EA"/>
    <w:rsid w:val="00186D0D"/>
    <w:rsid w:val="00186EBA"/>
    <w:rsid w:val="001871BA"/>
    <w:rsid w:val="00187254"/>
    <w:rsid w:val="001872A2"/>
    <w:rsid w:val="0018788E"/>
    <w:rsid w:val="001878A4"/>
    <w:rsid w:val="001906B6"/>
    <w:rsid w:val="00190F0D"/>
    <w:rsid w:val="00191BBD"/>
    <w:rsid w:val="00191CF9"/>
    <w:rsid w:val="0019206D"/>
    <w:rsid w:val="001921CA"/>
    <w:rsid w:val="001922CF"/>
    <w:rsid w:val="001922DF"/>
    <w:rsid w:val="001923E3"/>
    <w:rsid w:val="00192DE2"/>
    <w:rsid w:val="00193509"/>
    <w:rsid w:val="00193616"/>
    <w:rsid w:val="00193A0F"/>
    <w:rsid w:val="00193B2C"/>
    <w:rsid w:val="00193B4D"/>
    <w:rsid w:val="00193BCA"/>
    <w:rsid w:val="00193C63"/>
    <w:rsid w:val="00193D59"/>
    <w:rsid w:val="0019433D"/>
    <w:rsid w:val="0019483F"/>
    <w:rsid w:val="00194B84"/>
    <w:rsid w:val="00194D75"/>
    <w:rsid w:val="00194F0F"/>
    <w:rsid w:val="0019514B"/>
    <w:rsid w:val="00195F88"/>
    <w:rsid w:val="001962BC"/>
    <w:rsid w:val="00196C1D"/>
    <w:rsid w:val="00197243"/>
    <w:rsid w:val="001972C9"/>
    <w:rsid w:val="00197540"/>
    <w:rsid w:val="0019783F"/>
    <w:rsid w:val="001978C4"/>
    <w:rsid w:val="00197970"/>
    <w:rsid w:val="00197AB7"/>
    <w:rsid w:val="001A0A73"/>
    <w:rsid w:val="001A0B95"/>
    <w:rsid w:val="001A0C5F"/>
    <w:rsid w:val="001A0DB8"/>
    <w:rsid w:val="001A0E5F"/>
    <w:rsid w:val="001A118C"/>
    <w:rsid w:val="001A2069"/>
    <w:rsid w:val="001A281C"/>
    <w:rsid w:val="001A2DAF"/>
    <w:rsid w:val="001A2DDD"/>
    <w:rsid w:val="001A30F2"/>
    <w:rsid w:val="001A33CE"/>
    <w:rsid w:val="001A37E6"/>
    <w:rsid w:val="001A38DD"/>
    <w:rsid w:val="001A40EB"/>
    <w:rsid w:val="001A4471"/>
    <w:rsid w:val="001A44CC"/>
    <w:rsid w:val="001A44D5"/>
    <w:rsid w:val="001A450E"/>
    <w:rsid w:val="001A45AE"/>
    <w:rsid w:val="001A465B"/>
    <w:rsid w:val="001A47AD"/>
    <w:rsid w:val="001A4884"/>
    <w:rsid w:val="001A4AC5"/>
    <w:rsid w:val="001A4E6A"/>
    <w:rsid w:val="001A4FC1"/>
    <w:rsid w:val="001A50A9"/>
    <w:rsid w:val="001A5131"/>
    <w:rsid w:val="001A54D5"/>
    <w:rsid w:val="001A579C"/>
    <w:rsid w:val="001A61A1"/>
    <w:rsid w:val="001A69AA"/>
    <w:rsid w:val="001A78EC"/>
    <w:rsid w:val="001A7B76"/>
    <w:rsid w:val="001B0168"/>
    <w:rsid w:val="001B032A"/>
    <w:rsid w:val="001B04E5"/>
    <w:rsid w:val="001B06F5"/>
    <w:rsid w:val="001B0ABF"/>
    <w:rsid w:val="001B0D1B"/>
    <w:rsid w:val="001B1124"/>
    <w:rsid w:val="001B16D5"/>
    <w:rsid w:val="001B19CC"/>
    <w:rsid w:val="001B1EAE"/>
    <w:rsid w:val="001B27FB"/>
    <w:rsid w:val="001B37D3"/>
    <w:rsid w:val="001B391F"/>
    <w:rsid w:val="001B3B66"/>
    <w:rsid w:val="001B3C1A"/>
    <w:rsid w:val="001B3C3B"/>
    <w:rsid w:val="001B3D6B"/>
    <w:rsid w:val="001B4E69"/>
    <w:rsid w:val="001B58B4"/>
    <w:rsid w:val="001B5A2F"/>
    <w:rsid w:val="001B5A3E"/>
    <w:rsid w:val="001B5B40"/>
    <w:rsid w:val="001B64C5"/>
    <w:rsid w:val="001B64D0"/>
    <w:rsid w:val="001B6705"/>
    <w:rsid w:val="001B6818"/>
    <w:rsid w:val="001B6CAA"/>
    <w:rsid w:val="001B6E8A"/>
    <w:rsid w:val="001B77ED"/>
    <w:rsid w:val="001B7C9B"/>
    <w:rsid w:val="001B7CEF"/>
    <w:rsid w:val="001C015D"/>
    <w:rsid w:val="001C0279"/>
    <w:rsid w:val="001C040C"/>
    <w:rsid w:val="001C12CB"/>
    <w:rsid w:val="001C139F"/>
    <w:rsid w:val="001C1B64"/>
    <w:rsid w:val="001C1D6C"/>
    <w:rsid w:val="001C1EED"/>
    <w:rsid w:val="001C210B"/>
    <w:rsid w:val="001C2A9E"/>
    <w:rsid w:val="001C2BA3"/>
    <w:rsid w:val="001C2BDD"/>
    <w:rsid w:val="001C2D75"/>
    <w:rsid w:val="001C30D1"/>
    <w:rsid w:val="001C3788"/>
    <w:rsid w:val="001C3851"/>
    <w:rsid w:val="001C3B24"/>
    <w:rsid w:val="001C3CFE"/>
    <w:rsid w:val="001C3D50"/>
    <w:rsid w:val="001C3DB9"/>
    <w:rsid w:val="001C40AE"/>
    <w:rsid w:val="001C4632"/>
    <w:rsid w:val="001C4ABE"/>
    <w:rsid w:val="001C4BE2"/>
    <w:rsid w:val="001C4CAD"/>
    <w:rsid w:val="001C5545"/>
    <w:rsid w:val="001C5700"/>
    <w:rsid w:val="001C5D64"/>
    <w:rsid w:val="001C5F83"/>
    <w:rsid w:val="001C64B7"/>
    <w:rsid w:val="001C6825"/>
    <w:rsid w:val="001C6ABD"/>
    <w:rsid w:val="001C6D2A"/>
    <w:rsid w:val="001C6DAF"/>
    <w:rsid w:val="001C6E1F"/>
    <w:rsid w:val="001C72B8"/>
    <w:rsid w:val="001C7340"/>
    <w:rsid w:val="001C7369"/>
    <w:rsid w:val="001C769E"/>
    <w:rsid w:val="001C7827"/>
    <w:rsid w:val="001C79D9"/>
    <w:rsid w:val="001C7A29"/>
    <w:rsid w:val="001C7ACB"/>
    <w:rsid w:val="001C7B9E"/>
    <w:rsid w:val="001D0170"/>
    <w:rsid w:val="001D06F6"/>
    <w:rsid w:val="001D0D41"/>
    <w:rsid w:val="001D15A8"/>
    <w:rsid w:val="001D1D23"/>
    <w:rsid w:val="001D21EC"/>
    <w:rsid w:val="001D29ED"/>
    <w:rsid w:val="001D2A4C"/>
    <w:rsid w:val="001D2DC1"/>
    <w:rsid w:val="001D3A96"/>
    <w:rsid w:val="001D41E7"/>
    <w:rsid w:val="001D484B"/>
    <w:rsid w:val="001D4CF3"/>
    <w:rsid w:val="001D532D"/>
    <w:rsid w:val="001D554F"/>
    <w:rsid w:val="001D5772"/>
    <w:rsid w:val="001D58AB"/>
    <w:rsid w:val="001D5F8D"/>
    <w:rsid w:val="001D63E9"/>
    <w:rsid w:val="001D690E"/>
    <w:rsid w:val="001D69B5"/>
    <w:rsid w:val="001D6B07"/>
    <w:rsid w:val="001D6B18"/>
    <w:rsid w:val="001D6DE0"/>
    <w:rsid w:val="001D70BD"/>
    <w:rsid w:val="001D733F"/>
    <w:rsid w:val="001D7930"/>
    <w:rsid w:val="001D7CBA"/>
    <w:rsid w:val="001E074D"/>
    <w:rsid w:val="001E0772"/>
    <w:rsid w:val="001E15D1"/>
    <w:rsid w:val="001E197C"/>
    <w:rsid w:val="001E1FFF"/>
    <w:rsid w:val="001E2B4B"/>
    <w:rsid w:val="001E2E9F"/>
    <w:rsid w:val="001E2F29"/>
    <w:rsid w:val="001E31CD"/>
    <w:rsid w:val="001E32D9"/>
    <w:rsid w:val="001E3E1C"/>
    <w:rsid w:val="001E48A3"/>
    <w:rsid w:val="001E4F84"/>
    <w:rsid w:val="001E5A4C"/>
    <w:rsid w:val="001E5B97"/>
    <w:rsid w:val="001E5C7F"/>
    <w:rsid w:val="001E676A"/>
    <w:rsid w:val="001E7C2A"/>
    <w:rsid w:val="001F005C"/>
    <w:rsid w:val="001F0256"/>
    <w:rsid w:val="001F037D"/>
    <w:rsid w:val="001F06C6"/>
    <w:rsid w:val="001F07CE"/>
    <w:rsid w:val="001F08CA"/>
    <w:rsid w:val="001F0AC6"/>
    <w:rsid w:val="001F0BAB"/>
    <w:rsid w:val="001F1019"/>
    <w:rsid w:val="001F1595"/>
    <w:rsid w:val="001F15F1"/>
    <w:rsid w:val="001F1C5A"/>
    <w:rsid w:val="001F1F68"/>
    <w:rsid w:val="001F24AA"/>
    <w:rsid w:val="001F2C0F"/>
    <w:rsid w:val="001F2D16"/>
    <w:rsid w:val="001F2F93"/>
    <w:rsid w:val="001F332E"/>
    <w:rsid w:val="001F3428"/>
    <w:rsid w:val="001F378C"/>
    <w:rsid w:val="001F3B68"/>
    <w:rsid w:val="001F3FD3"/>
    <w:rsid w:val="001F4052"/>
    <w:rsid w:val="001F4C54"/>
    <w:rsid w:val="001F515D"/>
    <w:rsid w:val="001F5743"/>
    <w:rsid w:val="001F62B4"/>
    <w:rsid w:val="001F654E"/>
    <w:rsid w:val="001F6CA9"/>
    <w:rsid w:val="001F7021"/>
    <w:rsid w:val="001F7224"/>
    <w:rsid w:val="001F77F9"/>
    <w:rsid w:val="001F7860"/>
    <w:rsid w:val="00200020"/>
    <w:rsid w:val="002008C0"/>
    <w:rsid w:val="00200A9C"/>
    <w:rsid w:val="00200B74"/>
    <w:rsid w:val="00200C07"/>
    <w:rsid w:val="00201609"/>
    <w:rsid w:val="00201852"/>
    <w:rsid w:val="00201C84"/>
    <w:rsid w:val="002028A6"/>
    <w:rsid w:val="0020299F"/>
    <w:rsid w:val="00202D4D"/>
    <w:rsid w:val="00203431"/>
    <w:rsid w:val="002037C1"/>
    <w:rsid w:val="002038E5"/>
    <w:rsid w:val="00203A01"/>
    <w:rsid w:val="00203AE3"/>
    <w:rsid w:val="00203B4B"/>
    <w:rsid w:val="00203F1D"/>
    <w:rsid w:val="002047BC"/>
    <w:rsid w:val="00204AF7"/>
    <w:rsid w:val="00204ECF"/>
    <w:rsid w:val="00205088"/>
    <w:rsid w:val="002050CE"/>
    <w:rsid w:val="002058B7"/>
    <w:rsid w:val="00205CE8"/>
    <w:rsid w:val="00205D05"/>
    <w:rsid w:val="00205E8A"/>
    <w:rsid w:val="002062A6"/>
    <w:rsid w:val="00206A45"/>
    <w:rsid w:val="002071EA"/>
    <w:rsid w:val="00207763"/>
    <w:rsid w:val="0020778C"/>
    <w:rsid w:val="00207986"/>
    <w:rsid w:val="00207C24"/>
    <w:rsid w:val="00207C4F"/>
    <w:rsid w:val="00210004"/>
    <w:rsid w:val="00210032"/>
    <w:rsid w:val="002103B8"/>
    <w:rsid w:val="002107AF"/>
    <w:rsid w:val="0021098D"/>
    <w:rsid w:val="00210D5F"/>
    <w:rsid w:val="00210F19"/>
    <w:rsid w:val="00210F89"/>
    <w:rsid w:val="002112C4"/>
    <w:rsid w:val="002113F7"/>
    <w:rsid w:val="002114D8"/>
    <w:rsid w:val="00211755"/>
    <w:rsid w:val="00211E95"/>
    <w:rsid w:val="0021241E"/>
    <w:rsid w:val="00212A88"/>
    <w:rsid w:val="002131B1"/>
    <w:rsid w:val="00213379"/>
    <w:rsid w:val="002136B3"/>
    <w:rsid w:val="00213BCF"/>
    <w:rsid w:val="002140CD"/>
    <w:rsid w:val="0021430C"/>
    <w:rsid w:val="002144E9"/>
    <w:rsid w:val="00214636"/>
    <w:rsid w:val="00214724"/>
    <w:rsid w:val="002150EA"/>
    <w:rsid w:val="002159D7"/>
    <w:rsid w:val="00215A00"/>
    <w:rsid w:val="00215C6B"/>
    <w:rsid w:val="0021613C"/>
    <w:rsid w:val="0021624C"/>
    <w:rsid w:val="0021668A"/>
    <w:rsid w:val="0021790D"/>
    <w:rsid w:val="0021792C"/>
    <w:rsid w:val="00217B63"/>
    <w:rsid w:val="002206B5"/>
    <w:rsid w:val="0022081B"/>
    <w:rsid w:val="00220862"/>
    <w:rsid w:val="002212CF"/>
    <w:rsid w:val="002217A4"/>
    <w:rsid w:val="00221AA5"/>
    <w:rsid w:val="00222C66"/>
    <w:rsid w:val="00222CD4"/>
    <w:rsid w:val="00223833"/>
    <w:rsid w:val="0022396D"/>
    <w:rsid w:val="00223C4A"/>
    <w:rsid w:val="00223E9A"/>
    <w:rsid w:val="00224C9C"/>
    <w:rsid w:val="00224EE0"/>
    <w:rsid w:val="002252A6"/>
    <w:rsid w:val="00225471"/>
    <w:rsid w:val="002256D5"/>
    <w:rsid w:val="00225A35"/>
    <w:rsid w:val="00225C63"/>
    <w:rsid w:val="0022623E"/>
    <w:rsid w:val="002266E8"/>
    <w:rsid w:val="00226B53"/>
    <w:rsid w:val="00226D18"/>
    <w:rsid w:val="00227005"/>
    <w:rsid w:val="002276C0"/>
    <w:rsid w:val="002276CD"/>
    <w:rsid w:val="00227A39"/>
    <w:rsid w:val="002303A7"/>
    <w:rsid w:val="002304EE"/>
    <w:rsid w:val="0023089D"/>
    <w:rsid w:val="002313B0"/>
    <w:rsid w:val="00231855"/>
    <w:rsid w:val="00231C15"/>
    <w:rsid w:val="00232149"/>
    <w:rsid w:val="0023233D"/>
    <w:rsid w:val="0023280D"/>
    <w:rsid w:val="00232880"/>
    <w:rsid w:val="00232CC0"/>
    <w:rsid w:val="00232E4D"/>
    <w:rsid w:val="00232EC1"/>
    <w:rsid w:val="00232EDC"/>
    <w:rsid w:val="0023302A"/>
    <w:rsid w:val="00233274"/>
    <w:rsid w:val="00233892"/>
    <w:rsid w:val="00234334"/>
    <w:rsid w:val="00234842"/>
    <w:rsid w:val="00234AC1"/>
    <w:rsid w:val="00234E55"/>
    <w:rsid w:val="00234E5B"/>
    <w:rsid w:val="00235028"/>
    <w:rsid w:val="00235065"/>
    <w:rsid w:val="002352D2"/>
    <w:rsid w:val="002352E4"/>
    <w:rsid w:val="002354FB"/>
    <w:rsid w:val="00235CE9"/>
    <w:rsid w:val="00235E57"/>
    <w:rsid w:val="00236034"/>
    <w:rsid w:val="002365B9"/>
    <w:rsid w:val="00236DD5"/>
    <w:rsid w:val="00236EA4"/>
    <w:rsid w:val="002403A7"/>
    <w:rsid w:val="00240698"/>
    <w:rsid w:val="00240C14"/>
    <w:rsid w:val="00240C59"/>
    <w:rsid w:val="00240E91"/>
    <w:rsid w:val="0024108F"/>
    <w:rsid w:val="0024132B"/>
    <w:rsid w:val="00241460"/>
    <w:rsid w:val="00241594"/>
    <w:rsid w:val="00241B49"/>
    <w:rsid w:val="00241D24"/>
    <w:rsid w:val="00241D3E"/>
    <w:rsid w:val="00241D44"/>
    <w:rsid w:val="00241E1A"/>
    <w:rsid w:val="0024270E"/>
    <w:rsid w:val="00242716"/>
    <w:rsid w:val="002427C6"/>
    <w:rsid w:val="002428DA"/>
    <w:rsid w:val="002428EA"/>
    <w:rsid w:val="0024308F"/>
    <w:rsid w:val="0024312C"/>
    <w:rsid w:val="002431F9"/>
    <w:rsid w:val="00243C4C"/>
    <w:rsid w:val="00243D76"/>
    <w:rsid w:val="00243EDE"/>
    <w:rsid w:val="002440A6"/>
    <w:rsid w:val="002446A1"/>
    <w:rsid w:val="00244822"/>
    <w:rsid w:val="002449A1"/>
    <w:rsid w:val="00244E78"/>
    <w:rsid w:val="002457DF"/>
    <w:rsid w:val="0024597A"/>
    <w:rsid w:val="00245E16"/>
    <w:rsid w:val="00245FB8"/>
    <w:rsid w:val="002460B5"/>
    <w:rsid w:val="00246610"/>
    <w:rsid w:val="00246F34"/>
    <w:rsid w:val="00246FA4"/>
    <w:rsid w:val="00246FC3"/>
    <w:rsid w:val="00246FD7"/>
    <w:rsid w:val="0024708E"/>
    <w:rsid w:val="0024730E"/>
    <w:rsid w:val="002476A0"/>
    <w:rsid w:val="002478DD"/>
    <w:rsid w:val="00247CA9"/>
    <w:rsid w:val="002500B9"/>
    <w:rsid w:val="002513E2"/>
    <w:rsid w:val="00251F19"/>
    <w:rsid w:val="00251F7D"/>
    <w:rsid w:val="00252081"/>
    <w:rsid w:val="002524AA"/>
    <w:rsid w:val="00252503"/>
    <w:rsid w:val="00252A11"/>
    <w:rsid w:val="00253293"/>
    <w:rsid w:val="00253C4C"/>
    <w:rsid w:val="00253CE3"/>
    <w:rsid w:val="00253DE1"/>
    <w:rsid w:val="00253F0C"/>
    <w:rsid w:val="002542CC"/>
    <w:rsid w:val="00254405"/>
    <w:rsid w:val="0025468D"/>
    <w:rsid w:val="002549B2"/>
    <w:rsid w:val="00254B57"/>
    <w:rsid w:val="00254BC6"/>
    <w:rsid w:val="00254CC9"/>
    <w:rsid w:val="00255191"/>
    <w:rsid w:val="002551A2"/>
    <w:rsid w:val="002556CD"/>
    <w:rsid w:val="0025582E"/>
    <w:rsid w:val="00255C7D"/>
    <w:rsid w:val="00255D5C"/>
    <w:rsid w:val="002562F0"/>
    <w:rsid w:val="00256346"/>
    <w:rsid w:val="0025641D"/>
    <w:rsid w:val="00256DB2"/>
    <w:rsid w:val="00257290"/>
    <w:rsid w:val="002579F6"/>
    <w:rsid w:val="00257D45"/>
    <w:rsid w:val="00257D46"/>
    <w:rsid w:val="00260115"/>
    <w:rsid w:val="00260217"/>
    <w:rsid w:val="00260A52"/>
    <w:rsid w:val="00260D63"/>
    <w:rsid w:val="00261436"/>
    <w:rsid w:val="00261943"/>
    <w:rsid w:val="00261A77"/>
    <w:rsid w:val="00261B0A"/>
    <w:rsid w:val="00261BD1"/>
    <w:rsid w:val="00261DF5"/>
    <w:rsid w:val="00262507"/>
    <w:rsid w:val="0026253F"/>
    <w:rsid w:val="00262D8F"/>
    <w:rsid w:val="00262F26"/>
    <w:rsid w:val="00262F89"/>
    <w:rsid w:val="002635E1"/>
    <w:rsid w:val="002636E4"/>
    <w:rsid w:val="00263DC6"/>
    <w:rsid w:val="002643BF"/>
    <w:rsid w:val="00264F0A"/>
    <w:rsid w:val="00264F39"/>
    <w:rsid w:val="00265090"/>
    <w:rsid w:val="00265229"/>
    <w:rsid w:val="00265630"/>
    <w:rsid w:val="002658B6"/>
    <w:rsid w:val="00265E1E"/>
    <w:rsid w:val="00266374"/>
    <w:rsid w:val="00266671"/>
    <w:rsid w:val="00266AF5"/>
    <w:rsid w:val="00266C4A"/>
    <w:rsid w:val="00267047"/>
    <w:rsid w:val="0026750A"/>
    <w:rsid w:val="00267721"/>
    <w:rsid w:val="00267AA8"/>
    <w:rsid w:val="00267C30"/>
    <w:rsid w:val="00267E2F"/>
    <w:rsid w:val="0027064E"/>
    <w:rsid w:val="00270D52"/>
    <w:rsid w:val="00270EED"/>
    <w:rsid w:val="00271A62"/>
    <w:rsid w:val="00271BB2"/>
    <w:rsid w:val="00271D2C"/>
    <w:rsid w:val="00271DDB"/>
    <w:rsid w:val="002738DF"/>
    <w:rsid w:val="00273E41"/>
    <w:rsid w:val="002741C2"/>
    <w:rsid w:val="002746D5"/>
    <w:rsid w:val="00274FE5"/>
    <w:rsid w:val="002754C3"/>
    <w:rsid w:val="00275D73"/>
    <w:rsid w:val="00275F91"/>
    <w:rsid w:val="0027668E"/>
    <w:rsid w:val="00276A32"/>
    <w:rsid w:val="00276B19"/>
    <w:rsid w:val="00276C4A"/>
    <w:rsid w:val="00276CE6"/>
    <w:rsid w:val="0027759C"/>
    <w:rsid w:val="00277752"/>
    <w:rsid w:val="00277BB3"/>
    <w:rsid w:val="00277D7D"/>
    <w:rsid w:val="0028071C"/>
    <w:rsid w:val="002809EE"/>
    <w:rsid w:val="00280D4A"/>
    <w:rsid w:val="00280EAC"/>
    <w:rsid w:val="00280F13"/>
    <w:rsid w:val="00280FD4"/>
    <w:rsid w:val="00281315"/>
    <w:rsid w:val="002818AD"/>
    <w:rsid w:val="00281ED4"/>
    <w:rsid w:val="00281FFD"/>
    <w:rsid w:val="002820CA"/>
    <w:rsid w:val="002821B0"/>
    <w:rsid w:val="0028296F"/>
    <w:rsid w:val="00282A78"/>
    <w:rsid w:val="00282B23"/>
    <w:rsid w:val="00282E00"/>
    <w:rsid w:val="00282F40"/>
    <w:rsid w:val="0028337E"/>
    <w:rsid w:val="00283ABE"/>
    <w:rsid w:val="00283E39"/>
    <w:rsid w:val="00283F31"/>
    <w:rsid w:val="0028440F"/>
    <w:rsid w:val="002846DB"/>
    <w:rsid w:val="00284896"/>
    <w:rsid w:val="00285006"/>
    <w:rsid w:val="00285DD0"/>
    <w:rsid w:val="00285DFA"/>
    <w:rsid w:val="00285E5E"/>
    <w:rsid w:val="00286144"/>
    <w:rsid w:val="002861BA"/>
    <w:rsid w:val="002862C7"/>
    <w:rsid w:val="0028653B"/>
    <w:rsid w:val="002873AB"/>
    <w:rsid w:val="002875DD"/>
    <w:rsid w:val="00287E51"/>
    <w:rsid w:val="00290091"/>
    <w:rsid w:val="00290F26"/>
    <w:rsid w:val="0029115F"/>
    <w:rsid w:val="002914DF"/>
    <w:rsid w:val="00292107"/>
    <w:rsid w:val="00292188"/>
    <w:rsid w:val="0029250C"/>
    <w:rsid w:val="002925DF"/>
    <w:rsid w:val="00292877"/>
    <w:rsid w:val="00292935"/>
    <w:rsid w:val="002929C3"/>
    <w:rsid w:val="00292AA3"/>
    <w:rsid w:val="00292AE4"/>
    <w:rsid w:val="002933D2"/>
    <w:rsid w:val="002934A7"/>
    <w:rsid w:val="002935D1"/>
    <w:rsid w:val="0029383D"/>
    <w:rsid w:val="00293AA6"/>
    <w:rsid w:val="00293F46"/>
    <w:rsid w:val="00294151"/>
    <w:rsid w:val="0029484C"/>
    <w:rsid w:val="002949DE"/>
    <w:rsid w:val="00294E5A"/>
    <w:rsid w:val="002950CF"/>
    <w:rsid w:val="00295855"/>
    <w:rsid w:val="00295AFA"/>
    <w:rsid w:val="00295F4E"/>
    <w:rsid w:val="00296305"/>
    <w:rsid w:val="00296467"/>
    <w:rsid w:val="00296556"/>
    <w:rsid w:val="00296805"/>
    <w:rsid w:val="002968E3"/>
    <w:rsid w:val="00296CB1"/>
    <w:rsid w:val="00296F4D"/>
    <w:rsid w:val="00297293"/>
    <w:rsid w:val="00297DF7"/>
    <w:rsid w:val="00297EA5"/>
    <w:rsid w:val="002A091F"/>
    <w:rsid w:val="002A0A59"/>
    <w:rsid w:val="002A15D3"/>
    <w:rsid w:val="002A1B95"/>
    <w:rsid w:val="002A1ED9"/>
    <w:rsid w:val="002A20B5"/>
    <w:rsid w:val="002A20DD"/>
    <w:rsid w:val="002A2124"/>
    <w:rsid w:val="002A2490"/>
    <w:rsid w:val="002A2F1D"/>
    <w:rsid w:val="002A31E0"/>
    <w:rsid w:val="002A39C4"/>
    <w:rsid w:val="002A3A11"/>
    <w:rsid w:val="002A3BE2"/>
    <w:rsid w:val="002A3D68"/>
    <w:rsid w:val="002A45E0"/>
    <w:rsid w:val="002A498C"/>
    <w:rsid w:val="002A4C4B"/>
    <w:rsid w:val="002A4EBF"/>
    <w:rsid w:val="002A582F"/>
    <w:rsid w:val="002A5DC0"/>
    <w:rsid w:val="002A5EF1"/>
    <w:rsid w:val="002A5FAC"/>
    <w:rsid w:val="002A643E"/>
    <w:rsid w:val="002A64FA"/>
    <w:rsid w:val="002A6A5D"/>
    <w:rsid w:val="002A6A9D"/>
    <w:rsid w:val="002A6B32"/>
    <w:rsid w:val="002A72D5"/>
    <w:rsid w:val="002A77F8"/>
    <w:rsid w:val="002A7830"/>
    <w:rsid w:val="002A7B6B"/>
    <w:rsid w:val="002A7C44"/>
    <w:rsid w:val="002B0610"/>
    <w:rsid w:val="002B0B76"/>
    <w:rsid w:val="002B135C"/>
    <w:rsid w:val="002B137C"/>
    <w:rsid w:val="002B1440"/>
    <w:rsid w:val="002B19BC"/>
    <w:rsid w:val="002B1A1B"/>
    <w:rsid w:val="002B2DB5"/>
    <w:rsid w:val="002B3187"/>
    <w:rsid w:val="002B3320"/>
    <w:rsid w:val="002B354E"/>
    <w:rsid w:val="002B37A1"/>
    <w:rsid w:val="002B3D56"/>
    <w:rsid w:val="002B411E"/>
    <w:rsid w:val="002B41FF"/>
    <w:rsid w:val="002B449C"/>
    <w:rsid w:val="002B4979"/>
    <w:rsid w:val="002B5797"/>
    <w:rsid w:val="002B5AC3"/>
    <w:rsid w:val="002B60ED"/>
    <w:rsid w:val="002B63F3"/>
    <w:rsid w:val="002B6905"/>
    <w:rsid w:val="002B6DC6"/>
    <w:rsid w:val="002B7198"/>
    <w:rsid w:val="002B7247"/>
    <w:rsid w:val="002B7ACC"/>
    <w:rsid w:val="002B7D59"/>
    <w:rsid w:val="002C00D5"/>
    <w:rsid w:val="002C01EC"/>
    <w:rsid w:val="002C0572"/>
    <w:rsid w:val="002C0B71"/>
    <w:rsid w:val="002C0C22"/>
    <w:rsid w:val="002C0F24"/>
    <w:rsid w:val="002C10BB"/>
    <w:rsid w:val="002C1B46"/>
    <w:rsid w:val="002C1E1C"/>
    <w:rsid w:val="002C1EA3"/>
    <w:rsid w:val="002C1EC1"/>
    <w:rsid w:val="002C1F11"/>
    <w:rsid w:val="002C2041"/>
    <w:rsid w:val="002C2AD0"/>
    <w:rsid w:val="002C2CB1"/>
    <w:rsid w:val="002C3070"/>
    <w:rsid w:val="002C35E7"/>
    <w:rsid w:val="002C36A2"/>
    <w:rsid w:val="002C3911"/>
    <w:rsid w:val="002C3D24"/>
    <w:rsid w:val="002C3D38"/>
    <w:rsid w:val="002C4139"/>
    <w:rsid w:val="002C454D"/>
    <w:rsid w:val="002C60CD"/>
    <w:rsid w:val="002C64AF"/>
    <w:rsid w:val="002C68D5"/>
    <w:rsid w:val="002C69B8"/>
    <w:rsid w:val="002C6CA2"/>
    <w:rsid w:val="002C6E64"/>
    <w:rsid w:val="002C712F"/>
    <w:rsid w:val="002C7453"/>
    <w:rsid w:val="002C75B9"/>
    <w:rsid w:val="002C7A2F"/>
    <w:rsid w:val="002C7B04"/>
    <w:rsid w:val="002C7EC0"/>
    <w:rsid w:val="002C7F0B"/>
    <w:rsid w:val="002D02A2"/>
    <w:rsid w:val="002D043F"/>
    <w:rsid w:val="002D0877"/>
    <w:rsid w:val="002D0C09"/>
    <w:rsid w:val="002D0FE2"/>
    <w:rsid w:val="002D1229"/>
    <w:rsid w:val="002D1735"/>
    <w:rsid w:val="002D1A4B"/>
    <w:rsid w:val="002D1D2A"/>
    <w:rsid w:val="002D23CF"/>
    <w:rsid w:val="002D2929"/>
    <w:rsid w:val="002D2B3A"/>
    <w:rsid w:val="002D2D9E"/>
    <w:rsid w:val="002D2E03"/>
    <w:rsid w:val="002D3083"/>
    <w:rsid w:val="002D317B"/>
    <w:rsid w:val="002D3777"/>
    <w:rsid w:val="002D39FC"/>
    <w:rsid w:val="002D3B27"/>
    <w:rsid w:val="002D4600"/>
    <w:rsid w:val="002D46F4"/>
    <w:rsid w:val="002D491C"/>
    <w:rsid w:val="002D4A62"/>
    <w:rsid w:val="002D4AF2"/>
    <w:rsid w:val="002D4B03"/>
    <w:rsid w:val="002D4F3F"/>
    <w:rsid w:val="002D50E1"/>
    <w:rsid w:val="002D51DF"/>
    <w:rsid w:val="002D5589"/>
    <w:rsid w:val="002D568D"/>
    <w:rsid w:val="002D5A10"/>
    <w:rsid w:val="002D5ADB"/>
    <w:rsid w:val="002D5BA1"/>
    <w:rsid w:val="002D6554"/>
    <w:rsid w:val="002D68C8"/>
    <w:rsid w:val="002D697A"/>
    <w:rsid w:val="002D6AB0"/>
    <w:rsid w:val="002D6B1F"/>
    <w:rsid w:val="002D6F27"/>
    <w:rsid w:val="002D6F64"/>
    <w:rsid w:val="002D7224"/>
    <w:rsid w:val="002D7260"/>
    <w:rsid w:val="002D75DD"/>
    <w:rsid w:val="002D79CC"/>
    <w:rsid w:val="002D7ED2"/>
    <w:rsid w:val="002E07C5"/>
    <w:rsid w:val="002E08ED"/>
    <w:rsid w:val="002E1602"/>
    <w:rsid w:val="002E1AA6"/>
    <w:rsid w:val="002E1EC4"/>
    <w:rsid w:val="002E1EE8"/>
    <w:rsid w:val="002E20B8"/>
    <w:rsid w:val="002E2B3E"/>
    <w:rsid w:val="002E34A7"/>
    <w:rsid w:val="002E35B1"/>
    <w:rsid w:val="002E35E8"/>
    <w:rsid w:val="002E35FC"/>
    <w:rsid w:val="002E3932"/>
    <w:rsid w:val="002E3EF4"/>
    <w:rsid w:val="002E3F1E"/>
    <w:rsid w:val="002E4333"/>
    <w:rsid w:val="002E48F9"/>
    <w:rsid w:val="002E4937"/>
    <w:rsid w:val="002E4CA0"/>
    <w:rsid w:val="002E4F4C"/>
    <w:rsid w:val="002E6A1B"/>
    <w:rsid w:val="002E6BD1"/>
    <w:rsid w:val="002E6FA4"/>
    <w:rsid w:val="002E6FCF"/>
    <w:rsid w:val="002E7087"/>
    <w:rsid w:val="002E7093"/>
    <w:rsid w:val="002E77DA"/>
    <w:rsid w:val="002E78E1"/>
    <w:rsid w:val="002E7CE6"/>
    <w:rsid w:val="002F0C4E"/>
    <w:rsid w:val="002F0EF6"/>
    <w:rsid w:val="002F1073"/>
    <w:rsid w:val="002F1193"/>
    <w:rsid w:val="002F1449"/>
    <w:rsid w:val="002F2075"/>
    <w:rsid w:val="002F21BC"/>
    <w:rsid w:val="002F2399"/>
    <w:rsid w:val="002F250E"/>
    <w:rsid w:val="002F2803"/>
    <w:rsid w:val="002F2864"/>
    <w:rsid w:val="002F2A97"/>
    <w:rsid w:val="002F2C74"/>
    <w:rsid w:val="002F2C95"/>
    <w:rsid w:val="002F3095"/>
    <w:rsid w:val="002F30C7"/>
    <w:rsid w:val="002F3193"/>
    <w:rsid w:val="002F330B"/>
    <w:rsid w:val="002F3D68"/>
    <w:rsid w:val="002F4170"/>
    <w:rsid w:val="002F4E3E"/>
    <w:rsid w:val="002F51A0"/>
    <w:rsid w:val="002F52DD"/>
    <w:rsid w:val="002F5404"/>
    <w:rsid w:val="002F58F2"/>
    <w:rsid w:val="002F6247"/>
    <w:rsid w:val="002F6A11"/>
    <w:rsid w:val="002F6E91"/>
    <w:rsid w:val="002F6E94"/>
    <w:rsid w:val="002F73FC"/>
    <w:rsid w:val="002F7466"/>
    <w:rsid w:val="002F75C5"/>
    <w:rsid w:val="002F762C"/>
    <w:rsid w:val="002F7A1A"/>
    <w:rsid w:val="002F7ABA"/>
    <w:rsid w:val="002F7AC7"/>
    <w:rsid w:val="002F7E5D"/>
    <w:rsid w:val="00300068"/>
    <w:rsid w:val="003011AB"/>
    <w:rsid w:val="00301261"/>
    <w:rsid w:val="003018D6"/>
    <w:rsid w:val="00301958"/>
    <w:rsid w:val="00301A27"/>
    <w:rsid w:val="00301E10"/>
    <w:rsid w:val="00302214"/>
    <w:rsid w:val="00302C4E"/>
    <w:rsid w:val="00303383"/>
    <w:rsid w:val="00303B58"/>
    <w:rsid w:val="00303C50"/>
    <w:rsid w:val="00303C62"/>
    <w:rsid w:val="003047C4"/>
    <w:rsid w:val="00304AF9"/>
    <w:rsid w:val="00304B29"/>
    <w:rsid w:val="00304C9F"/>
    <w:rsid w:val="00304CF3"/>
    <w:rsid w:val="00304DCA"/>
    <w:rsid w:val="00304EC7"/>
    <w:rsid w:val="00305E75"/>
    <w:rsid w:val="00305E87"/>
    <w:rsid w:val="00305EBC"/>
    <w:rsid w:val="00306348"/>
    <w:rsid w:val="0030675D"/>
    <w:rsid w:val="00306D3E"/>
    <w:rsid w:val="00306D6C"/>
    <w:rsid w:val="00306FA6"/>
    <w:rsid w:val="00307191"/>
    <w:rsid w:val="00307327"/>
    <w:rsid w:val="003073F7"/>
    <w:rsid w:val="00307908"/>
    <w:rsid w:val="00307ACE"/>
    <w:rsid w:val="00307B21"/>
    <w:rsid w:val="00307CD3"/>
    <w:rsid w:val="00307E80"/>
    <w:rsid w:val="003108FF"/>
    <w:rsid w:val="00310C10"/>
    <w:rsid w:val="00311790"/>
    <w:rsid w:val="00311961"/>
    <w:rsid w:val="00311D79"/>
    <w:rsid w:val="00311D92"/>
    <w:rsid w:val="0031206E"/>
    <w:rsid w:val="0031293A"/>
    <w:rsid w:val="00312AE4"/>
    <w:rsid w:val="00312F3D"/>
    <w:rsid w:val="00313314"/>
    <w:rsid w:val="00313C01"/>
    <w:rsid w:val="00313C4C"/>
    <w:rsid w:val="00313D20"/>
    <w:rsid w:val="00313F3E"/>
    <w:rsid w:val="003141D4"/>
    <w:rsid w:val="00314435"/>
    <w:rsid w:val="0031468C"/>
    <w:rsid w:val="00314B0C"/>
    <w:rsid w:val="00314B72"/>
    <w:rsid w:val="00314D31"/>
    <w:rsid w:val="003150E9"/>
    <w:rsid w:val="003154CB"/>
    <w:rsid w:val="00315722"/>
    <w:rsid w:val="003157D8"/>
    <w:rsid w:val="0031588A"/>
    <w:rsid w:val="00315B9B"/>
    <w:rsid w:val="00315DA2"/>
    <w:rsid w:val="0031658D"/>
    <w:rsid w:val="00316C20"/>
    <w:rsid w:val="00316D67"/>
    <w:rsid w:val="00316E1C"/>
    <w:rsid w:val="00317B7D"/>
    <w:rsid w:val="00317E27"/>
    <w:rsid w:val="00320502"/>
    <w:rsid w:val="00320B81"/>
    <w:rsid w:val="00320E62"/>
    <w:rsid w:val="00321054"/>
    <w:rsid w:val="00321324"/>
    <w:rsid w:val="003217BA"/>
    <w:rsid w:val="00321F44"/>
    <w:rsid w:val="003227EF"/>
    <w:rsid w:val="00322A46"/>
    <w:rsid w:val="00322D18"/>
    <w:rsid w:val="00323141"/>
    <w:rsid w:val="00323376"/>
    <w:rsid w:val="00324D1B"/>
    <w:rsid w:val="00325198"/>
    <w:rsid w:val="003253D0"/>
    <w:rsid w:val="0032563F"/>
    <w:rsid w:val="0032586E"/>
    <w:rsid w:val="00325880"/>
    <w:rsid w:val="00325961"/>
    <w:rsid w:val="00326630"/>
    <w:rsid w:val="003266A5"/>
    <w:rsid w:val="003269E4"/>
    <w:rsid w:val="00326F8B"/>
    <w:rsid w:val="0032705A"/>
    <w:rsid w:val="00327332"/>
    <w:rsid w:val="00327926"/>
    <w:rsid w:val="00327BAC"/>
    <w:rsid w:val="00330145"/>
    <w:rsid w:val="00330314"/>
    <w:rsid w:val="003303E0"/>
    <w:rsid w:val="00330525"/>
    <w:rsid w:val="003306C0"/>
    <w:rsid w:val="0033083A"/>
    <w:rsid w:val="003308DF"/>
    <w:rsid w:val="00330F0C"/>
    <w:rsid w:val="0033108A"/>
    <w:rsid w:val="00331462"/>
    <w:rsid w:val="003318C4"/>
    <w:rsid w:val="003322DD"/>
    <w:rsid w:val="00332744"/>
    <w:rsid w:val="00332CB4"/>
    <w:rsid w:val="0033353B"/>
    <w:rsid w:val="00333673"/>
    <w:rsid w:val="00333A7F"/>
    <w:rsid w:val="003340C3"/>
    <w:rsid w:val="003341A8"/>
    <w:rsid w:val="003341D1"/>
    <w:rsid w:val="00334C14"/>
    <w:rsid w:val="00334C82"/>
    <w:rsid w:val="00334DAB"/>
    <w:rsid w:val="003354EB"/>
    <w:rsid w:val="00335CD4"/>
    <w:rsid w:val="00336127"/>
    <w:rsid w:val="00336CFC"/>
    <w:rsid w:val="00336F1F"/>
    <w:rsid w:val="00337CE8"/>
    <w:rsid w:val="00340454"/>
    <w:rsid w:val="003406A6"/>
    <w:rsid w:val="003406F5"/>
    <w:rsid w:val="00340747"/>
    <w:rsid w:val="00340E77"/>
    <w:rsid w:val="00341756"/>
    <w:rsid w:val="00342B9A"/>
    <w:rsid w:val="00342DB7"/>
    <w:rsid w:val="00342EE4"/>
    <w:rsid w:val="00343286"/>
    <w:rsid w:val="00343992"/>
    <w:rsid w:val="003439C6"/>
    <w:rsid w:val="00343A48"/>
    <w:rsid w:val="00343C36"/>
    <w:rsid w:val="00343C3D"/>
    <w:rsid w:val="0034458E"/>
    <w:rsid w:val="0034489D"/>
    <w:rsid w:val="00344C0C"/>
    <w:rsid w:val="003455E9"/>
    <w:rsid w:val="00346358"/>
    <w:rsid w:val="003466F4"/>
    <w:rsid w:val="00346841"/>
    <w:rsid w:val="00346C51"/>
    <w:rsid w:val="003471EF"/>
    <w:rsid w:val="00347211"/>
    <w:rsid w:val="00347ABB"/>
    <w:rsid w:val="00347B3E"/>
    <w:rsid w:val="00347CCA"/>
    <w:rsid w:val="00347F1E"/>
    <w:rsid w:val="003501F3"/>
    <w:rsid w:val="00350354"/>
    <w:rsid w:val="00350478"/>
    <w:rsid w:val="003506DC"/>
    <w:rsid w:val="00350995"/>
    <w:rsid w:val="00350A38"/>
    <w:rsid w:val="00350E5D"/>
    <w:rsid w:val="003510F8"/>
    <w:rsid w:val="0035149A"/>
    <w:rsid w:val="003517C4"/>
    <w:rsid w:val="003518F8"/>
    <w:rsid w:val="00351914"/>
    <w:rsid w:val="00351AA1"/>
    <w:rsid w:val="00351BC0"/>
    <w:rsid w:val="00352593"/>
    <w:rsid w:val="0035265D"/>
    <w:rsid w:val="00352805"/>
    <w:rsid w:val="0035298E"/>
    <w:rsid w:val="00352990"/>
    <w:rsid w:val="00352F62"/>
    <w:rsid w:val="003532E7"/>
    <w:rsid w:val="00353625"/>
    <w:rsid w:val="00353A9A"/>
    <w:rsid w:val="00353E82"/>
    <w:rsid w:val="00353F42"/>
    <w:rsid w:val="00354FB4"/>
    <w:rsid w:val="003553F4"/>
    <w:rsid w:val="00355A6D"/>
    <w:rsid w:val="00355A78"/>
    <w:rsid w:val="00355EA0"/>
    <w:rsid w:val="0035614D"/>
    <w:rsid w:val="003564A3"/>
    <w:rsid w:val="0035681D"/>
    <w:rsid w:val="0035699A"/>
    <w:rsid w:val="00356D20"/>
    <w:rsid w:val="00356ED8"/>
    <w:rsid w:val="00357633"/>
    <w:rsid w:val="003576DF"/>
    <w:rsid w:val="00357CE3"/>
    <w:rsid w:val="00360778"/>
    <w:rsid w:val="00360982"/>
    <w:rsid w:val="003612C2"/>
    <w:rsid w:val="00362E8F"/>
    <w:rsid w:val="0036318C"/>
    <w:rsid w:val="0036329E"/>
    <w:rsid w:val="0036329F"/>
    <w:rsid w:val="00363638"/>
    <w:rsid w:val="003636EC"/>
    <w:rsid w:val="00363DB9"/>
    <w:rsid w:val="00363EF1"/>
    <w:rsid w:val="003641AA"/>
    <w:rsid w:val="003642DA"/>
    <w:rsid w:val="00364335"/>
    <w:rsid w:val="0036470A"/>
    <w:rsid w:val="0036470F"/>
    <w:rsid w:val="0036529C"/>
    <w:rsid w:val="003654B0"/>
    <w:rsid w:val="00365D7E"/>
    <w:rsid w:val="00366163"/>
    <w:rsid w:val="003662D9"/>
    <w:rsid w:val="00366721"/>
    <w:rsid w:val="00366989"/>
    <w:rsid w:val="00366BCF"/>
    <w:rsid w:val="00366C1C"/>
    <w:rsid w:val="00366DEA"/>
    <w:rsid w:val="00367505"/>
    <w:rsid w:val="0036773A"/>
    <w:rsid w:val="00367853"/>
    <w:rsid w:val="00367B69"/>
    <w:rsid w:val="00367DAA"/>
    <w:rsid w:val="003705F2"/>
    <w:rsid w:val="003706CD"/>
    <w:rsid w:val="00370CA2"/>
    <w:rsid w:val="0037172F"/>
    <w:rsid w:val="00371C39"/>
    <w:rsid w:val="00371CC1"/>
    <w:rsid w:val="0037206F"/>
    <w:rsid w:val="00372186"/>
    <w:rsid w:val="00372BA8"/>
    <w:rsid w:val="00372D41"/>
    <w:rsid w:val="00372DD1"/>
    <w:rsid w:val="00372EE8"/>
    <w:rsid w:val="003730DF"/>
    <w:rsid w:val="00373AD3"/>
    <w:rsid w:val="00373B00"/>
    <w:rsid w:val="0037434C"/>
    <w:rsid w:val="00374612"/>
    <w:rsid w:val="00374825"/>
    <w:rsid w:val="0037495F"/>
    <w:rsid w:val="003749C1"/>
    <w:rsid w:val="00374D66"/>
    <w:rsid w:val="00374E2E"/>
    <w:rsid w:val="00375272"/>
    <w:rsid w:val="003754CC"/>
    <w:rsid w:val="00375734"/>
    <w:rsid w:val="00375890"/>
    <w:rsid w:val="00375AB3"/>
    <w:rsid w:val="00375FD0"/>
    <w:rsid w:val="003760E4"/>
    <w:rsid w:val="003762E5"/>
    <w:rsid w:val="003765B5"/>
    <w:rsid w:val="00376758"/>
    <w:rsid w:val="003769D0"/>
    <w:rsid w:val="00376AD5"/>
    <w:rsid w:val="00376D93"/>
    <w:rsid w:val="003774D6"/>
    <w:rsid w:val="00380255"/>
    <w:rsid w:val="00380297"/>
    <w:rsid w:val="003806C3"/>
    <w:rsid w:val="00380EE5"/>
    <w:rsid w:val="00381074"/>
    <w:rsid w:val="00381161"/>
    <w:rsid w:val="0038189B"/>
    <w:rsid w:val="003818B8"/>
    <w:rsid w:val="00381924"/>
    <w:rsid w:val="00381B28"/>
    <w:rsid w:val="00381E5E"/>
    <w:rsid w:val="00381FAC"/>
    <w:rsid w:val="00382161"/>
    <w:rsid w:val="003824C4"/>
    <w:rsid w:val="0038264C"/>
    <w:rsid w:val="00382BFF"/>
    <w:rsid w:val="003833A3"/>
    <w:rsid w:val="00383959"/>
    <w:rsid w:val="003839CE"/>
    <w:rsid w:val="00383CD1"/>
    <w:rsid w:val="00383DC4"/>
    <w:rsid w:val="003844F5"/>
    <w:rsid w:val="00384863"/>
    <w:rsid w:val="003849BB"/>
    <w:rsid w:val="00384A2C"/>
    <w:rsid w:val="00385096"/>
    <w:rsid w:val="003852C9"/>
    <w:rsid w:val="0038544A"/>
    <w:rsid w:val="003854DD"/>
    <w:rsid w:val="0038592F"/>
    <w:rsid w:val="00385D96"/>
    <w:rsid w:val="00385E97"/>
    <w:rsid w:val="00386915"/>
    <w:rsid w:val="00386F26"/>
    <w:rsid w:val="003873EB"/>
    <w:rsid w:val="00387A8B"/>
    <w:rsid w:val="00387CC5"/>
    <w:rsid w:val="00390223"/>
    <w:rsid w:val="00390D2A"/>
    <w:rsid w:val="00390DE6"/>
    <w:rsid w:val="00390F87"/>
    <w:rsid w:val="00391090"/>
    <w:rsid w:val="00391617"/>
    <w:rsid w:val="00391877"/>
    <w:rsid w:val="00391898"/>
    <w:rsid w:val="003918F3"/>
    <w:rsid w:val="00391CC1"/>
    <w:rsid w:val="0039213E"/>
    <w:rsid w:val="0039243E"/>
    <w:rsid w:val="00393382"/>
    <w:rsid w:val="00393501"/>
    <w:rsid w:val="00393571"/>
    <w:rsid w:val="00393662"/>
    <w:rsid w:val="003937E6"/>
    <w:rsid w:val="00393E5D"/>
    <w:rsid w:val="003945CF"/>
    <w:rsid w:val="00394863"/>
    <w:rsid w:val="00394BE3"/>
    <w:rsid w:val="003953EB"/>
    <w:rsid w:val="00395663"/>
    <w:rsid w:val="00395D86"/>
    <w:rsid w:val="00395F0A"/>
    <w:rsid w:val="003966B0"/>
    <w:rsid w:val="0039673B"/>
    <w:rsid w:val="00396AA0"/>
    <w:rsid w:val="00396E25"/>
    <w:rsid w:val="003973A6"/>
    <w:rsid w:val="003974B6"/>
    <w:rsid w:val="00397673"/>
    <w:rsid w:val="003976DD"/>
    <w:rsid w:val="003A04EE"/>
    <w:rsid w:val="003A0BC0"/>
    <w:rsid w:val="003A144E"/>
    <w:rsid w:val="003A15E0"/>
    <w:rsid w:val="003A15F7"/>
    <w:rsid w:val="003A1C2C"/>
    <w:rsid w:val="003A20C3"/>
    <w:rsid w:val="003A25E6"/>
    <w:rsid w:val="003A2943"/>
    <w:rsid w:val="003A2C55"/>
    <w:rsid w:val="003A2DC2"/>
    <w:rsid w:val="003A2F4A"/>
    <w:rsid w:val="003A30A2"/>
    <w:rsid w:val="003A324E"/>
    <w:rsid w:val="003A3B04"/>
    <w:rsid w:val="003A3F2B"/>
    <w:rsid w:val="003A417C"/>
    <w:rsid w:val="003A4638"/>
    <w:rsid w:val="003A470C"/>
    <w:rsid w:val="003A4731"/>
    <w:rsid w:val="003A4F93"/>
    <w:rsid w:val="003A5738"/>
    <w:rsid w:val="003A5C24"/>
    <w:rsid w:val="003A6117"/>
    <w:rsid w:val="003A619C"/>
    <w:rsid w:val="003A64A9"/>
    <w:rsid w:val="003A6AF3"/>
    <w:rsid w:val="003A7137"/>
    <w:rsid w:val="003A7432"/>
    <w:rsid w:val="003A7E26"/>
    <w:rsid w:val="003B06E4"/>
    <w:rsid w:val="003B07FC"/>
    <w:rsid w:val="003B082F"/>
    <w:rsid w:val="003B0C00"/>
    <w:rsid w:val="003B0D37"/>
    <w:rsid w:val="003B1040"/>
    <w:rsid w:val="003B1444"/>
    <w:rsid w:val="003B14C6"/>
    <w:rsid w:val="003B171E"/>
    <w:rsid w:val="003B1776"/>
    <w:rsid w:val="003B18E2"/>
    <w:rsid w:val="003B19D6"/>
    <w:rsid w:val="003B19FC"/>
    <w:rsid w:val="003B1CAA"/>
    <w:rsid w:val="003B1D3D"/>
    <w:rsid w:val="003B2409"/>
    <w:rsid w:val="003B25BA"/>
    <w:rsid w:val="003B284C"/>
    <w:rsid w:val="003B29C4"/>
    <w:rsid w:val="003B2D5B"/>
    <w:rsid w:val="003B2DF1"/>
    <w:rsid w:val="003B3001"/>
    <w:rsid w:val="003B39E1"/>
    <w:rsid w:val="003B3CCA"/>
    <w:rsid w:val="003B423A"/>
    <w:rsid w:val="003B425D"/>
    <w:rsid w:val="003B4FF5"/>
    <w:rsid w:val="003B5226"/>
    <w:rsid w:val="003B5406"/>
    <w:rsid w:val="003B572A"/>
    <w:rsid w:val="003B599E"/>
    <w:rsid w:val="003B5B9B"/>
    <w:rsid w:val="003B66B5"/>
    <w:rsid w:val="003B725E"/>
    <w:rsid w:val="003B7297"/>
    <w:rsid w:val="003B72C9"/>
    <w:rsid w:val="003B76E9"/>
    <w:rsid w:val="003B7A3B"/>
    <w:rsid w:val="003B7E93"/>
    <w:rsid w:val="003C02A3"/>
    <w:rsid w:val="003C033F"/>
    <w:rsid w:val="003C0419"/>
    <w:rsid w:val="003C0898"/>
    <w:rsid w:val="003C093C"/>
    <w:rsid w:val="003C0B39"/>
    <w:rsid w:val="003C0DFB"/>
    <w:rsid w:val="003C110E"/>
    <w:rsid w:val="003C1704"/>
    <w:rsid w:val="003C1E4F"/>
    <w:rsid w:val="003C22C5"/>
    <w:rsid w:val="003C274A"/>
    <w:rsid w:val="003C280F"/>
    <w:rsid w:val="003C2B83"/>
    <w:rsid w:val="003C3087"/>
    <w:rsid w:val="003C32CC"/>
    <w:rsid w:val="003C3E2D"/>
    <w:rsid w:val="003C4426"/>
    <w:rsid w:val="003C479A"/>
    <w:rsid w:val="003C4E3D"/>
    <w:rsid w:val="003C4F54"/>
    <w:rsid w:val="003C60F1"/>
    <w:rsid w:val="003C612C"/>
    <w:rsid w:val="003C6266"/>
    <w:rsid w:val="003C6448"/>
    <w:rsid w:val="003C6A66"/>
    <w:rsid w:val="003C6A71"/>
    <w:rsid w:val="003C6D32"/>
    <w:rsid w:val="003C6E7E"/>
    <w:rsid w:val="003C7559"/>
    <w:rsid w:val="003C79D0"/>
    <w:rsid w:val="003D0370"/>
    <w:rsid w:val="003D0780"/>
    <w:rsid w:val="003D0ACE"/>
    <w:rsid w:val="003D1190"/>
    <w:rsid w:val="003D2220"/>
    <w:rsid w:val="003D2652"/>
    <w:rsid w:val="003D280B"/>
    <w:rsid w:val="003D434D"/>
    <w:rsid w:val="003D437B"/>
    <w:rsid w:val="003D4E60"/>
    <w:rsid w:val="003D4FB5"/>
    <w:rsid w:val="003D50A2"/>
    <w:rsid w:val="003D5428"/>
    <w:rsid w:val="003D5877"/>
    <w:rsid w:val="003D5922"/>
    <w:rsid w:val="003D5B1C"/>
    <w:rsid w:val="003D6A39"/>
    <w:rsid w:val="003D6D4B"/>
    <w:rsid w:val="003D6E5F"/>
    <w:rsid w:val="003D7602"/>
    <w:rsid w:val="003D7883"/>
    <w:rsid w:val="003E00A6"/>
    <w:rsid w:val="003E02C3"/>
    <w:rsid w:val="003E0530"/>
    <w:rsid w:val="003E054B"/>
    <w:rsid w:val="003E0625"/>
    <w:rsid w:val="003E1668"/>
    <w:rsid w:val="003E17E7"/>
    <w:rsid w:val="003E19DA"/>
    <w:rsid w:val="003E200B"/>
    <w:rsid w:val="003E23D6"/>
    <w:rsid w:val="003E2B4C"/>
    <w:rsid w:val="003E2EF0"/>
    <w:rsid w:val="003E3A21"/>
    <w:rsid w:val="003E3D11"/>
    <w:rsid w:val="003E41A4"/>
    <w:rsid w:val="003E4260"/>
    <w:rsid w:val="003E4732"/>
    <w:rsid w:val="003E4BC9"/>
    <w:rsid w:val="003E5A65"/>
    <w:rsid w:val="003E5B6E"/>
    <w:rsid w:val="003E5FFA"/>
    <w:rsid w:val="003E66A9"/>
    <w:rsid w:val="003E6845"/>
    <w:rsid w:val="003E6E6F"/>
    <w:rsid w:val="003E76C5"/>
    <w:rsid w:val="003E7A37"/>
    <w:rsid w:val="003F01DA"/>
    <w:rsid w:val="003F05A7"/>
    <w:rsid w:val="003F1B9E"/>
    <w:rsid w:val="003F24DD"/>
    <w:rsid w:val="003F2747"/>
    <w:rsid w:val="003F27F6"/>
    <w:rsid w:val="003F31C8"/>
    <w:rsid w:val="003F3988"/>
    <w:rsid w:val="003F3AD3"/>
    <w:rsid w:val="003F3FEC"/>
    <w:rsid w:val="003F499C"/>
    <w:rsid w:val="003F4C06"/>
    <w:rsid w:val="003F5068"/>
    <w:rsid w:val="003F54B3"/>
    <w:rsid w:val="003F554D"/>
    <w:rsid w:val="003F596F"/>
    <w:rsid w:val="003F6072"/>
    <w:rsid w:val="003F62AA"/>
    <w:rsid w:val="003F639D"/>
    <w:rsid w:val="003F6473"/>
    <w:rsid w:val="003F64AD"/>
    <w:rsid w:val="003F68AE"/>
    <w:rsid w:val="003F6DC7"/>
    <w:rsid w:val="003F74E5"/>
    <w:rsid w:val="003F7620"/>
    <w:rsid w:val="003F791E"/>
    <w:rsid w:val="003F7EE2"/>
    <w:rsid w:val="003F7F52"/>
    <w:rsid w:val="003F7F6D"/>
    <w:rsid w:val="00400027"/>
    <w:rsid w:val="00400C08"/>
    <w:rsid w:val="00400FD1"/>
    <w:rsid w:val="00401ECB"/>
    <w:rsid w:val="0040214F"/>
    <w:rsid w:val="004022B5"/>
    <w:rsid w:val="0040263D"/>
    <w:rsid w:val="00402675"/>
    <w:rsid w:val="004027A2"/>
    <w:rsid w:val="004027D7"/>
    <w:rsid w:val="00402B76"/>
    <w:rsid w:val="00402BE4"/>
    <w:rsid w:val="00403320"/>
    <w:rsid w:val="00403544"/>
    <w:rsid w:val="004038CA"/>
    <w:rsid w:val="00404411"/>
    <w:rsid w:val="00404607"/>
    <w:rsid w:val="00404944"/>
    <w:rsid w:val="00404D48"/>
    <w:rsid w:val="004051DB"/>
    <w:rsid w:val="00405777"/>
    <w:rsid w:val="00405873"/>
    <w:rsid w:val="0040595F"/>
    <w:rsid w:val="0040648D"/>
    <w:rsid w:val="0040657F"/>
    <w:rsid w:val="0040692C"/>
    <w:rsid w:val="00407617"/>
    <w:rsid w:val="00407894"/>
    <w:rsid w:val="00407DD8"/>
    <w:rsid w:val="00410550"/>
    <w:rsid w:val="0041085B"/>
    <w:rsid w:val="0041113E"/>
    <w:rsid w:val="00411404"/>
    <w:rsid w:val="00411614"/>
    <w:rsid w:val="00411840"/>
    <w:rsid w:val="004118EE"/>
    <w:rsid w:val="00411F0E"/>
    <w:rsid w:val="004124A2"/>
    <w:rsid w:val="00412696"/>
    <w:rsid w:val="0041275C"/>
    <w:rsid w:val="004128E6"/>
    <w:rsid w:val="00412A21"/>
    <w:rsid w:val="00412BE7"/>
    <w:rsid w:val="00412E41"/>
    <w:rsid w:val="004132D9"/>
    <w:rsid w:val="00413A31"/>
    <w:rsid w:val="0041420E"/>
    <w:rsid w:val="004142B9"/>
    <w:rsid w:val="004146AB"/>
    <w:rsid w:val="004148D8"/>
    <w:rsid w:val="00414CFD"/>
    <w:rsid w:val="00415144"/>
    <w:rsid w:val="004151AF"/>
    <w:rsid w:val="00415461"/>
    <w:rsid w:val="004155B7"/>
    <w:rsid w:val="00415D62"/>
    <w:rsid w:val="00415EAD"/>
    <w:rsid w:val="004161BF"/>
    <w:rsid w:val="00416B3D"/>
    <w:rsid w:val="004170F9"/>
    <w:rsid w:val="00417599"/>
    <w:rsid w:val="00417678"/>
    <w:rsid w:val="00417D9B"/>
    <w:rsid w:val="00420244"/>
    <w:rsid w:val="00420690"/>
    <w:rsid w:val="00420C71"/>
    <w:rsid w:val="00420FAE"/>
    <w:rsid w:val="00420FCC"/>
    <w:rsid w:val="004214C1"/>
    <w:rsid w:val="004218ED"/>
    <w:rsid w:val="00422863"/>
    <w:rsid w:val="004229ED"/>
    <w:rsid w:val="00422B05"/>
    <w:rsid w:val="00422DA8"/>
    <w:rsid w:val="00422EBA"/>
    <w:rsid w:val="00423039"/>
    <w:rsid w:val="004233D7"/>
    <w:rsid w:val="0042370F"/>
    <w:rsid w:val="00423774"/>
    <w:rsid w:val="00423813"/>
    <w:rsid w:val="00423D53"/>
    <w:rsid w:val="004241AB"/>
    <w:rsid w:val="004241D4"/>
    <w:rsid w:val="004242EA"/>
    <w:rsid w:val="00424841"/>
    <w:rsid w:val="00424A23"/>
    <w:rsid w:val="00424A60"/>
    <w:rsid w:val="00424E95"/>
    <w:rsid w:val="0042508A"/>
    <w:rsid w:val="0042520B"/>
    <w:rsid w:val="00425465"/>
    <w:rsid w:val="00425824"/>
    <w:rsid w:val="00425A53"/>
    <w:rsid w:val="00425C2F"/>
    <w:rsid w:val="004262F4"/>
    <w:rsid w:val="00426A37"/>
    <w:rsid w:val="00426C15"/>
    <w:rsid w:val="004270E9"/>
    <w:rsid w:val="0043027D"/>
    <w:rsid w:val="00430E77"/>
    <w:rsid w:val="00430F68"/>
    <w:rsid w:val="0043146C"/>
    <w:rsid w:val="0043186C"/>
    <w:rsid w:val="004318B0"/>
    <w:rsid w:val="004318C5"/>
    <w:rsid w:val="004319FE"/>
    <w:rsid w:val="00431B77"/>
    <w:rsid w:val="00431DB1"/>
    <w:rsid w:val="00431F28"/>
    <w:rsid w:val="00431FC2"/>
    <w:rsid w:val="00432378"/>
    <w:rsid w:val="00432DDF"/>
    <w:rsid w:val="004332EB"/>
    <w:rsid w:val="00433437"/>
    <w:rsid w:val="0043364A"/>
    <w:rsid w:val="00433BEE"/>
    <w:rsid w:val="004342F3"/>
    <w:rsid w:val="00434314"/>
    <w:rsid w:val="00434A9C"/>
    <w:rsid w:val="00434AA3"/>
    <w:rsid w:val="0043531F"/>
    <w:rsid w:val="004357F5"/>
    <w:rsid w:val="004359E2"/>
    <w:rsid w:val="00435A12"/>
    <w:rsid w:val="00435A62"/>
    <w:rsid w:val="00435E60"/>
    <w:rsid w:val="00435EB0"/>
    <w:rsid w:val="00435F80"/>
    <w:rsid w:val="00436AE4"/>
    <w:rsid w:val="00436AFF"/>
    <w:rsid w:val="004372B6"/>
    <w:rsid w:val="00437637"/>
    <w:rsid w:val="00437652"/>
    <w:rsid w:val="0043790C"/>
    <w:rsid w:val="004379CC"/>
    <w:rsid w:val="004402D7"/>
    <w:rsid w:val="004403AA"/>
    <w:rsid w:val="00440ADB"/>
    <w:rsid w:val="00440C04"/>
    <w:rsid w:val="00440F0A"/>
    <w:rsid w:val="004416B5"/>
    <w:rsid w:val="00441D8A"/>
    <w:rsid w:val="004423EB"/>
    <w:rsid w:val="00442663"/>
    <w:rsid w:val="00442B1D"/>
    <w:rsid w:val="00442D71"/>
    <w:rsid w:val="00443190"/>
    <w:rsid w:val="004432ED"/>
    <w:rsid w:val="004438FE"/>
    <w:rsid w:val="00443ABB"/>
    <w:rsid w:val="00443BA6"/>
    <w:rsid w:val="00443C61"/>
    <w:rsid w:val="00443CEC"/>
    <w:rsid w:val="0044407C"/>
    <w:rsid w:val="004440A8"/>
    <w:rsid w:val="00444215"/>
    <w:rsid w:val="0044421F"/>
    <w:rsid w:val="00444A2F"/>
    <w:rsid w:val="00444A4C"/>
    <w:rsid w:val="00444A91"/>
    <w:rsid w:val="00444C19"/>
    <w:rsid w:val="00444E4E"/>
    <w:rsid w:val="0044510B"/>
    <w:rsid w:val="00445263"/>
    <w:rsid w:val="00445791"/>
    <w:rsid w:val="004459A6"/>
    <w:rsid w:val="004462D8"/>
    <w:rsid w:val="0044647F"/>
    <w:rsid w:val="004469E1"/>
    <w:rsid w:val="00446BA0"/>
    <w:rsid w:val="00446E92"/>
    <w:rsid w:val="00447383"/>
    <w:rsid w:val="004474F3"/>
    <w:rsid w:val="00447549"/>
    <w:rsid w:val="004476AE"/>
    <w:rsid w:val="00450170"/>
    <w:rsid w:val="00450517"/>
    <w:rsid w:val="0045075E"/>
    <w:rsid w:val="0045086D"/>
    <w:rsid w:val="00450875"/>
    <w:rsid w:val="00450E9F"/>
    <w:rsid w:val="00451088"/>
    <w:rsid w:val="004511C3"/>
    <w:rsid w:val="00451A56"/>
    <w:rsid w:val="00451C75"/>
    <w:rsid w:val="00452DA3"/>
    <w:rsid w:val="00453B4F"/>
    <w:rsid w:val="00453DFF"/>
    <w:rsid w:val="00454216"/>
    <w:rsid w:val="00454469"/>
    <w:rsid w:val="00454589"/>
    <w:rsid w:val="00454815"/>
    <w:rsid w:val="00454CAC"/>
    <w:rsid w:val="00454DB3"/>
    <w:rsid w:val="00454E29"/>
    <w:rsid w:val="00455048"/>
    <w:rsid w:val="004550A3"/>
    <w:rsid w:val="004556F8"/>
    <w:rsid w:val="00456070"/>
    <w:rsid w:val="0045610C"/>
    <w:rsid w:val="00456295"/>
    <w:rsid w:val="004564B9"/>
    <w:rsid w:val="00456758"/>
    <w:rsid w:val="00456AAE"/>
    <w:rsid w:val="004575F2"/>
    <w:rsid w:val="00457654"/>
    <w:rsid w:val="00457DAB"/>
    <w:rsid w:val="00457E68"/>
    <w:rsid w:val="00457F7D"/>
    <w:rsid w:val="0046057C"/>
    <w:rsid w:val="0046071B"/>
    <w:rsid w:val="0046075E"/>
    <w:rsid w:val="00460773"/>
    <w:rsid w:val="00461236"/>
    <w:rsid w:val="004612C0"/>
    <w:rsid w:val="00461514"/>
    <w:rsid w:val="00461C11"/>
    <w:rsid w:val="00461D52"/>
    <w:rsid w:val="00462244"/>
    <w:rsid w:val="00462821"/>
    <w:rsid w:val="00462A8C"/>
    <w:rsid w:val="00462BDA"/>
    <w:rsid w:val="00462E35"/>
    <w:rsid w:val="00462F97"/>
    <w:rsid w:val="00462FB9"/>
    <w:rsid w:val="0046362F"/>
    <w:rsid w:val="004636B3"/>
    <w:rsid w:val="004638A5"/>
    <w:rsid w:val="004640E1"/>
    <w:rsid w:val="0046422B"/>
    <w:rsid w:val="004647D6"/>
    <w:rsid w:val="00464D9A"/>
    <w:rsid w:val="00464DA8"/>
    <w:rsid w:val="00464DFB"/>
    <w:rsid w:val="00465034"/>
    <w:rsid w:val="0046532A"/>
    <w:rsid w:val="004653DE"/>
    <w:rsid w:val="004659BE"/>
    <w:rsid w:val="00466251"/>
    <w:rsid w:val="004663DF"/>
    <w:rsid w:val="00467C0F"/>
    <w:rsid w:val="00467C60"/>
    <w:rsid w:val="00467D69"/>
    <w:rsid w:val="00467E16"/>
    <w:rsid w:val="00467F72"/>
    <w:rsid w:val="004701C7"/>
    <w:rsid w:val="00470E8D"/>
    <w:rsid w:val="004712ED"/>
    <w:rsid w:val="00471BA2"/>
    <w:rsid w:val="00471CD7"/>
    <w:rsid w:val="00471F24"/>
    <w:rsid w:val="004722FD"/>
    <w:rsid w:val="00472803"/>
    <w:rsid w:val="00472C8C"/>
    <w:rsid w:val="00472FED"/>
    <w:rsid w:val="0047333C"/>
    <w:rsid w:val="004733BC"/>
    <w:rsid w:val="00473D5D"/>
    <w:rsid w:val="00474696"/>
    <w:rsid w:val="0047472C"/>
    <w:rsid w:val="00474BCC"/>
    <w:rsid w:val="00474DC8"/>
    <w:rsid w:val="00475440"/>
    <w:rsid w:val="004756B9"/>
    <w:rsid w:val="004758BE"/>
    <w:rsid w:val="00475D74"/>
    <w:rsid w:val="00476153"/>
    <w:rsid w:val="004762ED"/>
    <w:rsid w:val="00476359"/>
    <w:rsid w:val="004763E9"/>
    <w:rsid w:val="0047680A"/>
    <w:rsid w:val="00476D9D"/>
    <w:rsid w:val="00477241"/>
    <w:rsid w:val="0047761D"/>
    <w:rsid w:val="00477FF6"/>
    <w:rsid w:val="00480138"/>
    <w:rsid w:val="004804D2"/>
    <w:rsid w:val="00480D52"/>
    <w:rsid w:val="004810F0"/>
    <w:rsid w:val="004819CA"/>
    <w:rsid w:val="00481A72"/>
    <w:rsid w:val="00481DFE"/>
    <w:rsid w:val="004821E9"/>
    <w:rsid w:val="004824B2"/>
    <w:rsid w:val="004826B7"/>
    <w:rsid w:val="0048284A"/>
    <w:rsid w:val="00483006"/>
    <w:rsid w:val="00483070"/>
    <w:rsid w:val="00483D09"/>
    <w:rsid w:val="00483F2E"/>
    <w:rsid w:val="00483F34"/>
    <w:rsid w:val="00484049"/>
    <w:rsid w:val="00484129"/>
    <w:rsid w:val="0048463D"/>
    <w:rsid w:val="004847BB"/>
    <w:rsid w:val="0048489B"/>
    <w:rsid w:val="004849BC"/>
    <w:rsid w:val="00485256"/>
    <w:rsid w:val="0048533F"/>
    <w:rsid w:val="004856EB"/>
    <w:rsid w:val="00485AC5"/>
    <w:rsid w:val="00485F1D"/>
    <w:rsid w:val="00486259"/>
    <w:rsid w:val="004863E1"/>
    <w:rsid w:val="00486529"/>
    <w:rsid w:val="00486C02"/>
    <w:rsid w:val="00487430"/>
    <w:rsid w:val="004877AD"/>
    <w:rsid w:val="004879BF"/>
    <w:rsid w:val="00487DB8"/>
    <w:rsid w:val="00487EB1"/>
    <w:rsid w:val="00487FCF"/>
    <w:rsid w:val="00490750"/>
    <w:rsid w:val="00490793"/>
    <w:rsid w:val="004907B8"/>
    <w:rsid w:val="00490804"/>
    <w:rsid w:val="00490BB8"/>
    <w:rsid w:val="00490DF8"/>
    <w:rsid w:val="00490F77"/>
    <w:rsid w:val="004910A2"/>
    <w:rsid w:val="004912F4"/>
    <w:rsid w:val="00491C9A"/>
    <w:rsid w:val="004929C8"/>
    <w:rsid w:val="00492DF4"/>
    <w:rsid w:val="00493345"/>
    <w:rsid w:val="00493609"/>
    <w:rsid w:val="004936C5"/>
    <w:rsid w:val="004939D9"/>
    <w:rsid w:val="00493B7D"/>
    <w:rsid w:val="00493C6F"/>
    <w:rsid w:val="00494859"/>
    <w:rsid w:val="00494C16"/>
    <w:rsid w:val="00494CD3"/>
    <w:rsid w:val="00494DAA"/>
    <w:rsid w:val="004955C2"/>
    <w:rsid w:val="00495601"/>
    <w:rsid w:val="004956CA"/>
    <w:rsid w:val="0049689F"/>
    <w:rsid w:val="00496D27"/>
    <w:rsid w:val="00497015"/>
    <w:rsid w:val="00497087"/>
    <w:rsid w:val="0049729E"/>
    <w:rsid w:val="004972CF"/>
    <w:rsid w:val="0049777D"/>
    <w:rsid w:val="00497C0B"/>
    <w:rsid w:val="004A0F83"/>
    <w:rsid w:val="004A103A"/>
    <w:rsid w:val="004A17F3"/>
    <w:rsid w:val="004A2277"/>
    <w:rsid w:val="004A26E5"/>
    <w:rsid w:val="004A33B0"/>
    <w:rsid w:val="004A3468"/>
    <w:rsid w:val="004A3E0A"/>
    <w:rsid w:val="004A3E17"/>
    <w:rsid w:val="004A4134"/>
    <w:rsid w:val="004A423E"/>
    <w:rsid w:val="004A432D"/>
    <w:rsid w:val="004A49F0"/>
    <w:rsid w:val="004A4AB6"/>
    <w:rsid w:val="004A55F6"/>
    <w:rsid w:val="004A574E"/>
    <w:rsid w:val="004A5CA4"/>
    <w:rsid w:val="004A5D7A"/>
    <w:rsid w:val="004A63A9"/>
    <w:rsid w:val="004A6654"/>
    <w:rsid w:val="004A6928"/>
    <w:rsid w:val="004A6A21"/>
    <w:rsid w:val="004A6EA1"/>
    <w:rsid w:val="004A7065"/>
    <w:rsid w:val="004A73B6"/>
    <w:rsid w:val="004A771C"/>
    <w:rsid w:val="004A7D35"/>
    <w:rsid w:val="004A7ED3"/>
    <w:rsid w:val="004A7FE7"/>
    <w:rsid w:val="004B03D6"/>
    <w:rsid w:val="004B04F6"/>
    <w:rsid w:val="004B0F17"/>
    <w:rsid w:val="004B1C07"/>
    <w:rsid w:val="004B1F07"/>
    <w:rsid w:val="004B21F2"/>
    <w:rsid w:val="004B2213"/>
    <w:rsid w:val="004B25C1"/>
    <w:rsid w:val="004B263F"/>
    <w:rsid w:val="004B28AB"/>
    <w:rsid w:val="004B2903"/>
    <w:rsid w:val="004B2D0E"/>
    <w:rsid w:val="004B2DF3"/>
    <w:rsid w:val="004B3235"/>
    <w:rsid w:val="004B3253"/>
    <w:rsid w:val="004B35BB"/>
    <w:rsid w:val="004B38F8"/>
    <w:rsid w:val="004B39B6"/>
    <w:rsid w:val="004B3A11"/>
    <w:rsid w:val="004B3ACC"/>
    <w:rsid w:val="004B3EFB"/>
    <w:rsid w:val="004B45D0"/>
    <w:rsid w:val="004B5241"/>
    <w:rsid w:val="004B57AC"/>
    <w:rsid w:val="004B5839"/>
    <w:rsid w:val="004B5873"/>
    <w:rsid w:val="004B5E59"/>
    <w:rsid w:val="004B638D"/>
    <w:rsid w:val="004B6870"/>
    <w:rsid w:val="004B6B36"/>
    <w:rsid w:val="004B6D50"/>
    <w:rsid w:val="004B7E2E"/>
    <w:rsid w:val="004C022F"/>
    <w:rsid w:val="004C05F1"/>
    <w:rsid w:val="004C0765"/>
    <w:rsid w:val="004C0C58"/>
    <w:rsid w:val="004C0FDB"/>
    <w:rsid w:val="004C203B"/>
    <w:rsid w:val="004C214B"/>
    <w:rsid w:val="004C27C1"/>
    <w:rsid w:val="004C299C"/>
    <w:rsid w:val="004C2D4C"/>
    <w:rsid w:val="004C3039"/>
    <w:rsid w:val="004C4196"/>
    <w:rsid w:val="004C4994"/>
    <w:rsid w:val="004C4B15"/>
    <w:rsid w:val="004C4B7A"/>
    <w:rsid w:val="004C5100"/>
    <w:rsid w:val="004C5372"/>
    <w:rsid w:val="004C549F"/>
    <w:rsid w:val="004C5697"/>
    <w:rsid w:val="004C5A99"/>
    <w:rsid w:val="004C5D45"/>
    <w:rsid w:val="004C5E08"/>
    <w:rsid w:val="004C65F2"/>
    <w:rsid w:val="004C66EB"/>
    <w:rsid w:val="004C6845"/>
    <w:rsid w:val="004C6AF0"/>
    <w:rsid w:val="004C6B42"/>
    <w:rsid w:val="004C7053"/>
    <w:rsid w:val="004C7C49"/>
    <w:rsid w:val="004D0734"/>
    <w:rsid w:val="004D0A05"/>
    <w:rsid w:val="004D0A1B"/>
    <w:rsid w:val="004D1008"/>
    <w:rsid w:val="004D12A4"/>
    <w:rsid w:val="004D12F5"/>
    <w:rsid w:val="004D147B"/>
    <w:rsid w:val="004D14BE"/>
    <w:rsid w:val="004D1580"/>
    <w:rsid w:val="004D189C"/>
    <w:rsid w:val="004D1F05"/>
    <w:rsid w:val="004D1F8A"/>
    <w:rsid w:val="004D2A99"/>
    <w:rsid w:val="004D2D7D"/>
    <w:rsid w:val="004D2EDF"/>
    <w:rsid w:val="004D2F90"/>
    <w:rsid w:val="004D36AF"/>
    <w:rsid w:val="004D387A"/>
    <w:rsid w:val="004D3F5B"/>
    <w:rsid w:val="004D44A2"/>
    <w:rsid w:val="004D473C"/>
    <w:rsid w:val="004D4BC9"/>
    <w:rsid w:val="004D50A6"/>
    <w:rsid w:val="004D5164"/>
    <w:rsid w:val="004D5495"/>
    <w:rsid w:val="004D54FD"/>
    <w:rsid w:val="004D56BB"/>
    <w:rsid w:val="004D592D"/>
    <w:rsid w:val="004D5A46"/>
    <w:rsid w:val="004D5AE6"/>
    <w:rsid w:val="004D5B45"/>
    <w:rsid w:val="004D5C74"/>
    <w:rsid w:val="004D6306"/>
    <w:rsid w:val="004D66A6"/>
    <w:rsid w:val="004D6807"/>
    <w:rsid w:val="004D68EA"/>
    <w:rsid w:val="004D6C9F"/>
    <w:rsid w:val="004D6EFE"/>
    <w:rsid w:val="004D7012"/>
    <w:rsid w:val="004D707E"/>
    <w:rsid w:val="004D70DB"/>
    <w:rsid w:val="004D70DC"/>
    <w:rsid w:val="004D7174"/>
    <w:rsid w:val="004D7454"/>
    <w:rsid w:val="004D755A"/>
    <w:rsid w:val="004D7858"/>
    <w:rsid w:val="004D7FFD"/>
    <w:rsid w:val="004E0100"/>
    <w:rsid w:val="004E020F"/>
    <w:rsid w:val="004E0230"/>
    <w:rsid w:val="004E075F"/>
    <w:rsid w:val="004E0782"/>
    <w:rsid w:val="004E1044"/>
    <w:rsid w:val="004E12BE"/>
    <w:rsid w:val="004E1FB1"/>
    <w:rsid w:val="004E1FC1"/>
    <w:rsid w:val="004E1FCA"/>
    <w:rsid w:val="004E2727"/>
    <w:rsid w:val="004E2825"/>
    <w:rsid w:val="004E28E3"/>
    <w:rsid w:val="004E36CC"/>
    <w:rsid w:val="004E3CE8"/>
    <w:rsid w:val="004E408A"/>
    <w:rsid w:val="004E412B"/>
    <w:rsid w:val="004E4BD6"/>
    <w:rsid w:val="004E4D2C"/>
    <w:rsid w:val="004E4E9C"/>
    <w:rsid w:val="004E50B4"/>
    <w:rsid w:val="004E52B8"/>
    <w:rsid w:val="004E550C"/>
    <w:rsid w:val="004E551E"/>
    <w:rsid w:val="004E59AD"/>
    <w:rsid w:val="004E5C0E"/>
    <w:rsid w:val="004E5C40"/>
    <w:rsid w:val="004E5D51"/>
    <w:rsid w:val="004E5D99"/>
    <w:rsid w:val="004E6377"/>
    <w:rsid w:val="004E66F5"/>
    <w:rsid w:val="004E67A2"/>
    <w:rsid w:val="004E6939"/>
    <w:rsid w:val="004E6D40"/>
    <w:rsid w:val="004E7078"/>
    <w:rsid w:val="004E74AC"/>
    <w:rsid w:val="004E769C"/>
    <w:rsid w:val="004E7B76"/>
    <w:rsid w:val="004E7F89"/>
    <w:rsid w:val="004F00F9"/>
    <w:rsid w:val="004F0C1D"/>
    <w:rsid w:val="004F18FB"/>
    <w:rsid w:val="004F1D2B"/>
    <w:rsid w:val="004F215C"/>
    <w:rsid w:val="004F29E6"/>
    <w:rsid w:val="004F3082"/>
    <w:rsid w:val="004F30E8"/>
    <w:rsid w:val="004F38BD"/>
    <w:rsid w:val="004F3D9D"/>
    <w:rsid w:val="004F3F90"/>
    <w:rsid w:val="004F432A"/>
    <w:rsid w:val="004F4348"/>
    <w:rsid w:val="004F435F"/>
    <w:rsid w:val="004F46B7"/>
    <w:rsid w:val="004F4D7D"/>
    <w:rsid w:val="004F4ED6"/>
    <w:rsid w:val="004F4FFE"/>
    <w:rsid w:val="004F5207"/>
    <w:rsid w:val="004F5258"/>
    <w:rsid w:val="004F5455"/>
    <w:rsid w:val="004F5B8E"/>
    <w:rsid w:val="004F5E43"/>
    <w:rsid w:val="004F65CF"/>
    <w:rsid w:val="004F6697"/>
    <w:rsid w:val="004F75ED"/>
    <w:rsid w:val="004F7665"/>
    <w:rsid w:val="004F7710"/>
    <w:rsid w:val="004F7C1E"/>
    <w:rsid w:val="004F7CA3"/>
    <w:rsid w:val="004F7F1C"/>
    <w:rsid w:val="00500413"/>
    <w:rsid w:val="00500862"/>
    <w:rsid w:val="0050101B"/>
    <w:rsid w:val="00501116"/>
    <w:rsid w:val="00501155"/>
    <w:rsid w:val="0050150B"/>
    <w:rsid w:val="00501606"/>
    <w:rsid w:val="00501841"/>
    <w:rsid w:val="0050186B"/>
    <w:rsid w:val="005018C5"/>
    <w:rsid w:val="005019B4"/>
    <w:rsid w:val="0050211C"/>
    <w:rsid w:val="005022C5"/>
    <w:rsid w:val="00502717"/>
    <w:rsid w:val="0050397C"/>
    <w:rsid w:val="00503ADD"/>
    <w:rsid w:val="005041C0"/>
    <w:rsid w:val="00504984"/>
    <w:rsid w:val="005049E3"/>
    <w:rsid w:val="00504AA5"/>
    <w:rsid w:val="00504AEF"/>
    <w:rsid w:val="00504F8A"/>
    <w:rsid w:val="00505753"/>
    <w:rsid w:val="005059C8"/>
    <w:rsid w:val="00505C1C"/>
    <w:rsid w:val="0050661F"/>
    <w:rsid w:val="00506794"/>
    <w:rsid w:val="00506C33"/>
    <w:rsid w:val="00506D09"/>
    <w:rsid w:val="00507457"/>
    <w:rsid w:val="005075AD"/>
    <w:rsid w:val="005077C3"/>
    <w:rsid w:val="00507834"/>
    <w:rsid w:val="00507AC3"/>
    <w:rsid w:val="00507C9E"/>
    <w:rsid w:val="00507D8F"/>
    <w:rsid w:val="00507E38"/>
    <w:rsid w:val="00507FF4"/>
    <w:rsid w:val="005100CA"/>
    <w:rsid w:val="0051012E"/>
    <w:rsid w:val="00510423"/>
    <w:rsid w:val="0051048D"/>
    <w:rsid w:val="00510A79"/>
    <w:rsid w:val="0051137C"/>
    <w:rsid w:val="0051181E"/>
    <w:rsid w:val="005119C2"/>
    <w:rsid w:val="00511E8B"/>
    <w:rsid w:val="0051215A"/>
    <w:rsid w:val="005125AA"/>
    <w:rsid w:val="005126B0"/>
    <w:rsid w:val="005130A7"/>
    <w:rsid w:val="005130C6"/>
    <w:rsid w:val="005130ED"/>
    <w:rsid w:val="00513C60"/>
    <w:rsid w:val="00513D34"/>
    <w:rsid w:val="00513DFD"/>
    <w:rsid w:val="005143C0"/>
    <w:rsid w:val="00514452"/>
    <w:rsid w:val="005145F6"/>
    <w:rsid w:val="005146BB"/>
    <w:rsid w:val="00514B01"/>
    <w:rsid w:val="00514FEC"/>
    <w:rsid w:val="00515556"/>
    <w:rsid w:val="00515697"/>
    <w:rsid w:val="0051615A"/>
    <w:rsid w:val="0051617E"/>
    <w:rsid w:val="00516616"/>
    <w:rsid w:val="00516A2E"/>
    <w:rsid w:val="00516B17"/>
    <w:rsid w:val="00516D85"/>
    <w:rsid w:val="00517A7F"/>
    <w:rsid w:val="00517AAF"/>
    <w:rsid w:val="00517B46"/>
    <w:rsid w:val="00517C37"/>
    <w:rsid w:val="00517E1F"/>
    <w:rsid w:val="00520044"/>
    <w:rsid w:val="00520162"/>
    <w:rsid w:val="0052091C"/>
    <w:rsid w:val="0052143F"/>
    <w:rsid w:val="005220CF"/>
    <w:rsid w:val="005221DD"/>
    <w:rsid w:val="00522526"/>
    <w:rsid w:val="005226B9"/>
    <w:rsid w:val="00522953"/>
    <w:rsid w:val="00523553"/>
    <w:rsid w:val="00523820"/>
    <w:rsid w:val="0052385D"/>
    <w:rsid w:val="00523928"/>
    <w:rsid w:val="00523D26"/>
    <w:rsid w:val="005240B1"/>
    <w:rsid w:val="00524137"/>
    <w:rsid w:val="00524469"/>
    <w:rsid w:val="005247E5"/>
    <w:rsid w:val="005248F6"/>
    <w:rsid w:val="00525EBF"/>
    <w:rsid w:val="005267FE"/>
    <w:rsid w:val="00526A70"/>
    <w:rsid w:val="005270C9"/>
    <w:rsid w:val="00527221"/>
    <w:rsid w:val="005273ED"/>
    <w:rsid w:val="00527794"/>
    <w:rsid w:val="005301B3"/>
    <w:rsid w:val="005301ED"/>
    <w:rsid w:val="0053085F"/>
    <w:rsid w:val="005308FC"/>
    <w:rsid w:val="00530977"/>
    <w:rsid w:val="005310CB"/>
    <w:rsid w:val="00531148"/>
    <w:rsid w:val="005314B3"/>
    <w:rsid w:val="00531B7A"/>
    <w:rsid w:val="005324DA"/>
    <w:rsid w:val="0053259D"/>
    <w:rsid w:val="005325B8"/>
    <w:rsid w:val="00532815"/>
    <w:rsid w:val="00532B20"/>
    <w:rsid w:val="005330FD"/>
    <w:rsid w:val="00533324"/>
    <w:rsid w:val="005333C3"/>
    <w:rsid w:val="00533468"/>
    <w:rsid w:val="0053394C"/>
    <w:rsid w:val="00533A45"/>
    <w:rsid w:val="00533C01"/>
    <w:rsid w:val="00533E2E"/>
    <w:rsid w:val="00533F07"/>
    <w:rsid w:val="00533F57"/>
    <w:rsid w:val="005340B4"/>
    <w:rsid w:val="00534480"/>
    <w:rsid w:val="0053454B"/>
    <w:rsid w:val="005348C8"/>
    <w:rsid w:val="00534BA2"/>
    <w:rsid w:val="005356BB"/>
    <w:rsid w:val="00535799"/>
    <w:rsid w:val="00535B54"/>
    <w:rsid w:val="00535D0F"/>
    <w:rsid w:val="00536439"/>
    <w:rsid w:val="00536954"/>
    <w:rsid w:val="00536AC5"/>
    <w:rsid w:val="00536AE5"/>
    <w:rsid w:val="00536AE8"/>
    <w:rsid w:val="00536B3B"/>
    <w:rsid w:val="00536EA6"/>
    <w:rsid w:val="00536F3F"/>
    <w:rsid w:val="00537346"/>
    <w:rsid w:val="00537447"/>
    <w:rsid w:val="0053760A"/>
    <w:rsid w:val="005376C8"/>
    <w:rsid w:val="00537759"/>
    <w:rsid w:val="00540898"/>
    <w:rsid w:val="00540DAB"/>
    <w:rsid w:val="005412D0"/>
    <w:rsid w:val="00541844"/>
    <w:rsid w:val="00541C19"/>
    <w:rsid w:val="00541F39"/>
    <w:rsid w:val="005422E7"/>
    <w:rsid w:val="005428EE"/>
    <w:rsid w:val="00542922"/>
    <w:rsid w:val="005443AA"/>
    <w:rsid w:val="00544522"/>
    <w:rsid w:val="00544688"/>
    <w:rsid w:val="0054514E"/>
    <w:rsid w:val="005451C8"/>
    <w:rsid w:val="005453D9"/>
    <w:rsid w:val="0054672E"/>
    <w:rsid w:val="00546A25"/>
    <w:rsid w:val="00546E34"/>
    <w:rsid w:val="005470C2"/>
    <w:rsid w:val="0055019B"/>
    <w:rsid w:val="00550259"/>
    <w:rsid w:val="0055043E"/>
    <w:rsid w:val="00550719"/>
    <w:rsid w:val="00550A78"/>
    <w:rsid w:val="00550ABC"/>
    <w:rsid w:val="00550B3B"/>
    <w:rsid w:val="00550B8D"/>
    <w:rsid w:val="00550C94"/>
    <w:rsid w:val="00551146"/>
    <w:rsid w:val="005514F7"/>
    <w:rsid w:val="00551CF5"/>
    <w:rsid w:val="005523A9"/>
    <w:rsid w:val="0055276C"/>
    <w:rsid w:val="00552B3B"/>
    <w:rsid w:val="0055303D"/>
    <w:rsid w:val="005531D4"/>
    <w:rsid w:val="0055411A"/>
    <w:rsid w:val="00554238"/>
    <w:rsid w:val="0055428D"/>
    <w:rsid w:val="005546C4"/>
    <w:rsid w:val="00554822"/>
    <w:rsid w:val="00554891"/>
    <w:rsid w:val="00554B1D"/>
    <w:rsid w:val="00554B82"/>
    <w:rsid w:val="00555125"/>
    <w:rsid w:val="005551AD"/>
    <w:rsid w:val="00555318"/>
    <w:rsid w:val="005558CB"/>
    <w:rsid w:val="00555AEB"/>
    <w:rsid w:val="00555DA7"/>
    <w:rsid w:val="00555E2C"/>
    <w:rsid w:val="00555E91"/>
    <w:rsid w:val="00555FBB"/>
    <w:rsid w:val="0055616E"/>
    <w:rsid w:val="005565C8"/>
    <w:rsid w:val="00560143"/>
    <w:rsid w:val="00560302"/>
    <w:rsid w:val="0056060F"/>
    <w:rsid w:val="00560EC2"/>
    <w:rsid w:val="00561596"/>
    <w:rsid w:val="00561744"/>
    <w:rsid w:val="005621FD"/>
    <w:rsid w:val="00562727"/>
    <w:rsid w:val="00562D3B"/>
    <w:rsid w:val="00562E80"/>
    <w:rsid w:val="00563054"/>
    <w:rsid w:val="005634C9"/>
    <w:rsid w:val="00563E6E"/>
    <w:rsid w:val="00563EBF"/>
    <w:rsid w:val="005641EC"/>
    <w:rsid w:val="0056451B"/>
    <w:rsid w:val="005646A4"/>
    <w:rsid w:val="0056493C"/>
    <w:rsid w:val="00564A47"/>
    <w:rsid w:val="00564B10"/>
    <w:rsid w:val="00564C22"/>
    <w:rsid w:val="00564E22"/>
    <w:rsid w:val="005654BE"/>
    <w:rsid w:val="00565B9F"/>
    <w:rsid w:val="00566008"/>
    <w:rsid w:val="0056626F"/>
    <w:rsid w:val="00566418"/>
    <w:rsid w:val="00566544"/>
    <w:rsid w:val="00566619"/>
    <w:rsid w:val="00566B0F"/>
    <w:rsid w:val="00566CF4"/>
    <w:rsid w:val="0056715C"/>
    <w:rsid w:val="00567204"/>
    <w:rsid w:val="005678B6"/>
    <w:rsid w:val="00567ACB"/>
    <w:rsid w:val="00567EA8"/>
    <w:rsid w:val="005701C0"/>
    <w:rsid w:val="00570287"/>
    <w:rsid w:val="00570684"/>
    <w:rsid w:val="00570855"/>
    <w:rsid w:val="00570C4F"/>
    <w:rsid w:val="0057106D"/>
    <w:rsid w:val="005712D4"/>
    <w:rsid w:val="00571804"/>
    <w:rsid w:val="00571B24"/>
    <w:rsid w:val="00571C2D"/>
    <w:rsid w:val="00571C85"/>
    <w:rsid w:val="0057267F"/>
    <w:rsid w:val="00572792"/>
    <w:rsid w:val="00572E38"/>
    <w:rsid w:val="00572FE6"/>
    <w:rsid w:val="005732D5"/>
    <w:rsid w:val="005734AF"/>
    <w:rsid w:val="00573770"/>
    <w:rsid w:val="00573848"/>
    <w:rsid w:val="00573E56"/>
    <w:rsid w:val="00574050"/>
    <w:rsid w:val="00574269"/>
    <w:rsid w:val="005745E8"/>
    <w:rsid w:val="005747B0"/>
    <w:rsid w:val="00574832"/>
    <w:rsid w:val="005748E1"/>
    <w:rsid w:val="00574901"/>
    <w:rsid w:val="00574E39"/>
    <w:rsid w:val="005751A4"/>
    <w:rsid w:val="00575750"/>
    <w:rsid w:val="005758B3"/>
    <w:rsid w:val="00575CC9"/>
    <w:rsid w:val="00575E18"/>
    <w:rsid w:val="005760FB"/>
    <w:rsid w:val="005763B5"/>
    <w:rsid w:val="00576634"/>
    <w:rsid w:val="00577814"/>
    <w:rsid w:val="00577D17"/>
    <w:rsid w:val="00577E6B"/>
    <w:rsid w:val="00580240"/>
    <w:rsid w:val="00580ACD"/>
    <w:rsid w:val="00580C4D"/>
    <w:rsid w:val="00581005"/>
    <w:rsid w:val="00581313"/>
    <w:rsid w:val="00581666"/>
    <w:rsid w:val="00581D1A"/>
    <w:rsid w:val="0058237D"/>
    <w:rsid w:val="00582625"/>
    <w:rsid w:val="00583044"/>
    <w:rsid w:val="0058314B"/>
    <w:rsid w:val="00583B9C"/>
    <w:rsid w:val="00583D84"/>
    <w:rsid w:val="00584266"/>
    <w:rsid w:val="00584861"/>
    <w:rsid w:val="0058494C"/>
    <w:rsid w:val="00584D35"/>
    <w:rsid w:val="005853CF"/>
    <w:rsid w:val="0058540F"/>
    <w:rsid w:val="005856E5"/>
    <w:rsid w:val="00585B55"/>
    <w:rsid w:val="005860D6"/>
    <w:rsid w:val="005861C5"/>
    <w:rsid w:val="005867BF"/>
    <w:rsid w:val="00586B5A"/>
    <w:rsid w:val="00586D12"/>
    <w:rsid w:val="00586D4F"/>
    <w:rsid w:val="005871C9"/>
    <w:rsid w:val="00587903"/>
    <w:rsid w:val="00587BB5"/>
    <w:rsid w:val="00587EF1"/>
    <w:rsid w:val="005906F0"/>
    <w:rsid w:val="005907EA"/>
    <w:rsid w:val="0059080D"/>
    <w:rsid w:val="00590D88"/>
    <w:rsid w:val="0059102D"/>
    <w:rsid w:val="005911A0"/>
    <w:rsid w:val="0059132C"/>
    <w:rsid w:val="005918B8"/>
    <w:rsid w:val="00591F73"/>
    <w:rsid w:val="0059229C"/>
    <w:rsid w:val="00592339"/>
    <w:rsid w:val="005925F7"/>
    <w:rsid w:val="00592925"/>
    <w:rsid w:val="00592A46"/>
    <w:rsid w:val="00592AD9"/>
    <w:rsid w:val="005933EF"/>
    <w:rsid w:val="00593953"/>
    <w:rsid w:val="00593D16"/>
    <w:rsid w:val="00594195"/>
    <w:rsid w:val="005942E2"/>
    <w:rsid w:val="0059496A"/>
    <w:rsid w:val="00594ED5"/>
    <w:rsid w:val="00595072"/>
    <w:rsid w:val="005950BD"/>
    <w:rsid w:val="005952BF"/>
    <w:rsid w:val="00595342"/>
    <w:rsid w:val="00596084"/>
    <w:rsid w:val="00596720"/>
    <w:rsid w:val="005967D1"/>
    <w:rsid w:val="005967EA"/>
    <w:rsid w:val="00596F60"/>
    <w:rsid w:val="0059701E"/>
    <w:rsid w:val="005972B7"/>
    <w:rsid w:val="00597675"/>
    <w:rsid w:val="00597B0E"/>
    <w:rsid w:val="00597B97"/>
    <w:rsid w:val="005A04AA"/>
    <w:rsid w:val="005A084E"/>
    <w:rsid w:val="005A0D51"/>
    <w:rsid w:val="005A1062"/>
    <w:rsid w:val="005A1334"/>
    <w:rsid w:val="005A159F"/>
    <w:rsid w:val="005A1AE9"/>
    <w:rsid w:val="005A1F0C"/>
    <w:rsid w:val="005A2444"/>
    <w:rsid w:val="005A2E9B"/>
    <w:rsid w:val="005A3195"/>
    <w:rsid w:val="005A32D5"/>
    <w:rsid w:val="005A3A5D"/>
    <w:rsid w:val="005A3B26"/>
    <w:rsid w:val="005A3BEC"/>
    <w:rsid w:val="005A44C3"/>
    <w:rsid w:val="005A491D"/>
    <w:rsid w:val="005A4CC8"/>
    <w:rsid w:val="005A4D34"/>
    <w:rsid w:val="005A4D89"/>
    <w:rsid w:val="005A5113"/>
    <w:rsid w:val="005A545F"/>
    <w:rsid w:val="005A57E7"/>
    <w:rsid w:val="005A5D48"/>
    <w:rsid w:val="005A5D55"/>
    <w:rsid w:val="005A624A"/>
    <w:rsid w:val="005A6586"/>
    <w:rsid w:val="005A6B52"/>
    <w:rsid w:val="005A6C9F"/>
    <w:rsid w:val="005A70BE"/>
    <w:rsid w:val="005A71CA"/>
    <w:rsid w:val="005A72E7"/>
    <w:rsid w:val="005A7456"/>
    <w:rsid w:val="005B0267"/>
    <w:rsid w:val="005B04D8"/>
    <w:rsid w:val="005B0870"/>
    <w:rsid w:val="005B0F51"/>
    <w:rsid w:val="005B149D"/>
    <w:rsid w:val="005B1A4F"/>
    <w:rsid w:val="005B20AF"/>
    <w:rsid w:val="005B2154"/>
    <w:rsid w:val="005B222A"/>
    <w:rsid w:val="005B2510"/>
    <w:rsid w:val="005B2CCC"/>
    <w:rsid w:val="005B306D"/>
    <w:rsid w:val="005B36C6"/>
    <w:rsid w:val="005B3AB9"/>
    <w:rsid w:val="005B3ECF"/>
    <w:rsid w:val="005B4653"/>
    <w:rsid w:val="005B47C3"/>
    <w:rsid w:val="005B4915"/>
    <w:rsid w:val="005B4D6A"/>
    <w:rsid w:val="005B4EBE"/>
    <w:rsid w:val="005B5023"/>
    <w:rsid w:val="005B509B"/>
    <w:rsid w:val="005B5645"/>
    <w:rsid w:val="005B5C75"/>
    <w:rsid w:val="005B6698"/>
    <w:rsid w:val="005B69A4"/>
    <w:rsid w:val="005B6BC6"/>
    <w:rsid w:val="005B6DAF"/>
    <w:rsid w:val="005B75BB"/>
    <w:rsid w:val="005B78AD"/>
    <w:rsid w:val="005B792D"/>
    <w:rsid w:val="005B7B66"/>
    <w:rsid w:val="005B7D51"/>
    <w:rsid w:val="005B7E75"/>
    <w:rsid w:val="005B7F0D"/>
    <w:rsid w:val="005B7FDC"/>
    <w:rsid w:val="005C0079"/>
    <w:rsid w:val="005C0450"/>
    <w:rsid w:val="005C0613"/>
    <w:rsid w:val="005C09E3"/>
    <w:rsid w:val="005C0AAD"/>
    <w:rsid w:val="005C0C99"/>
    <w:rsid w:val="005C0E48"/>
    <w:rsid w:val="005C0EDF"/>
    <w:rsid w:val="005C12F5"/>
    <w:rsid w:val="005C1335"/>
    <w:rsid w:val="005C1536"/>
    <w:rsid w:val="005C16F5"/>
    <w:rsid w:val="005C1765"/>
    <w:rsid w:val="005C1C9F"/>
    <w:rsid w:val="005C1D62"/>
    <w:rsid w:val="005C1D6D"/>
    <w:rsid w:val="005C20E3"/>
    <w:rsid w:val="005C2238"/>
    <w:rsid w:val="005C22BA"/>
    <w:rsid w:val="005C2438"/>
    <w:rsid w:val="005C244F"/>
    <w:rsid w:val="005C27E8"/>
    <w:rsid w:val="005C2B5E"/>
    <w:rsid w:val="005C2DE6"/>
    <w:rsid w:val="005C3093"/>
    <w:rsid w:val="005C338A"/>
    <w:rsid w:val="005C373C"/>
    <w:rsid w:val="005C3B02"/>
    <w:rsid w:val="005C3CCA"/>
    <w:rsid w:val="005C42D5"/>
    <w:rsid w:val="005C47D2"/>
    <w:rsid w:val="005C4819"/>
    <w:rsid w:val="005C4962"/>
    <w:rsid w:val="005C4BBF"/>
    <w:rsid w:val="005C4F23"/>
    <w:rsid w:val="005C50DC"/>
    <w:rsid w:val="005C57FC"/>
    <w:rsid w:val="005C5807"/>
    <w:rsid w:val="005C5912"/>
    <w:rsid w:val="005C5C87"/>
    <w:rsid w:val="005C6267"/>
    <w:rsid w:val="005C629A"/>
    <w:rsid w:val="005C665D"/>
    <w:rsid w:val="005C7053"/>
    <w:rsid w:val="005C7F83"/>
    <w:rsid w:val="005D086A"/>
    <w:rsid w:val="005D0E92"/>
    <w:rsid w:val="005D117E"/>
    <w:rsid w:val="005D1496"/>
    <w:rsid w:val="005D170B"/>
    <w:rsid w:val="005D190E"/>
    <w:rsid w:val="005D1C1A"/>
    <w:rsid w:val="005D2044"/>
    <w:rsid w:val="005D2FC5"/>
    <w:rsid w:val="005D33A8"/>
    <w:rsid w:val="005D3745"/>
    <w:rsid w:val="005D3BA0"/>
    <w:rsid w:val="005D3C0C"/>
    <w:rsid w:val="005D3C5F"/>
    <w:rsid w:val="005D3ED9"/>
    <w:rsid w:val="005D42A9"/>
    <w:rsid w:val="005D4B8F"/>
    <w:rsid w:val="005D4C9A"/>
    <w:rsid w:val="005D542C"/>
    <w:rsid w:val="005D5B18"/>
    <w:rsid w:val="005D5E89"/>
    <w:rsid w:val="005D63D9"/>
    <w:rsid w:val="005D64C2"/>
    <w:rsid w:val="005D6A8A"/>
    <w:rsid w:val="005D72B6"/>
    <w:rsid w:val="005D764C"/>
    <w:rsid w:val="005D764F"/>
    <w:rsid w:val="005D7764"/>
    <w:rsid w:val="005D7A4F"/>
    <w:rsid w:val="005D7A61"/>
    <w:rsid w:val="005D7FBE"/>
    <w:rsid w:val="005E1DB4"/>
    <w:rsid w:val="005E1E08"/>
    <w:rsid w:val="005E2068"/>
    <w:rsid w:val="005E2299"/>
    <w:rsid w:val="005E27A2"/>
    <w:rsid w:val="005E2AA0"/>
    <w:rsid w:val="005E2C41"/>
    <w:rsid w:val="005E2DFF"/>
    <w:rsid w:val="005E309F"/>
    <w:rsid w:val="005E30CE"/>
    <w:rsid w:val="005E327E"/>
    <w:rsid w:val="005E3622"/>
    <w:rsid w:val="005E3CA6"/>
    <w:rsid w:val="005E40A5"/>
    <w:rsid w:val="005E4B8A"/>
    <w:rsid w:val="005E4E8D"/>
    <w:rsid w:val="005E5084"/>
    <w:rsid w:val="005E5427"/>
    <w:rsid w:val="005E56C4"/>
    <w:rsid w:val="005E5CDF"/>
    <w:rsid w:val="005E5D1F"/>
    <w:rsid w:val="005E62D1"/>
    <w:rsid w:val="005E6E57"/>
    <w:rsid w:val="005E6FE8"/>
    <w:rsid w:val="005E719E"/>
    <w:rsid w:val="005E7526"/>
    <w:rsid w:val="005E75A5"/>
    <w:rsid w:val="005E7B9F"/>
    <w:rsid w:val="005F044E"/>
    <w:rsid w:val="005F04B7"/>
    <w:rsid w:val="005F053E"/>
    <w:rsid w:val="005F0B2A"/>
    <w:rsid w:val="005F0E99"/>
    <w:rsid w:val="005F10E5"/>
    <w:rsid w:val="005F10E9"/>
    <w:rsid w:val="005F12B8"/>
    <w:rsid w:val="005F12D2"/>
    <w:rsid w:val="005F1430"/>
    <w:rsid w:val="005F15CD"/>
    <w:rsid w:val="005F1AF1"/>
    <w:rsid w:val="005F242E"/>
    <w:rsid w:val="005F2BA9"/>
    <w:rsid w:val="005F2C25"/>
    <w:rsid w:val="005F2DAD"/>
    <w:rsid w:val="005F2DBF"/>
    <w:rsid w:val="005F3A6C"/>
    <w:rsid w:val="005F3DCB"/>
    <w:rsid w:val="005F494A"/>
    <w:rsid w:val="005F52A4"/>
    <w:rsid w:val="005F5352"/>
    <w:rsid w:val="005F6C12"/>
    <w:rsid w:val="005F7051"/>
    <w:rsid w:val="005F7ACB"/>
    <w:rsid w:val="005F7C0B"/>
    <w:rsid w:val="005F7C1A"/>
    <w:rsid w:val="006006DB"/>
    <w:rsid w:val="00600C76"/>
    <w:rsid w:val="00600D13"/>
    <w:rsid w:val="00600D61"/>
    <w:rsid w:val="00601096"/>
    <w:rsid w:val="00601446"/>
    <w:rsid w:val="0060213B"/>
    <w:rsid w:val="006028F2"/>
    <w:rsid w:val="00602BB6"/>
    <w:rsid w:val="00603018"/>
    <w:rsid w:val="0060322E"/>
    <w:rsid w:val="006035DC"/>
    <w:rsid w:val="00603A21"/>
    <w:rsid w:val="00603D5A"/>
    <w:rsid w:val="00604083"/>
    <w:rsid w:val="006043C8"/>
    <w:rsid w:val="00604D21"/>
    <w:rsid w:val="0060511C"/>
    <w:rsid w:val="0060536E"/>
    <w:rsid w:val="0060579F"/>
    <w:rsid w:val="006057B5"/>
    <w:rsid w:val="00605A38"/>
    <w:rsid w:val="00605C02"/>
    <w:rsid w:val="00605C4D"/>
    <w:rsid w:val="00605D3A"/>
    <w:rsid w:val="006060F4"/>
    <w:rsid w:val="0060655D"/>
    <w:rsid w:val="00606591"/>
    <w:rsid w:val="006067BC"/>
    <w:rsid w:val="00606844"/>
    <w:rsid w:val="00606A7B"/>
    <w:rsid w:val="00607883"/>
    <w:rsid w:val="006078B6"/>
    <w:rsid w:val="00607A2F"/>
    <w:rsid w:val="00607B35"/>
    <w:rsid w:val="00607EE0"/>
    <w:rsid w:val="00607EE6"/>
    <w:rsid w:val="00610637"/>
    <w:rsid w:val="00610679"/>
    <w:rsid w:val="006106A3"/>
    <w:rsid w:val="00610EAC"/>
    <w:rsid w:val="00611579"/>
    <w:rsid w:val="0061174E"/>
    <w:rsid w:val="00611B85"/>
    <w:rsid w:val="00611C4C"/>
    <w:rsid w:val="00612294"/>
    <w:rsid w:val="00612F32"/>
    <w:rsid w:val="006138D5"/>
    <w:rsid w:val="00613D38"/>
    <w:rsid w:val="0061409C"/>
    <w:rsid w:val="006140F9"/>
    <w:rsid w:val="006144A2"/>
    <w:rsid w:val="00614887"/>
    <w:rsid w:val="00614A20"/>
    <w:rsid w:val="00614B09"/>
    <w:rsid w:val="00614EF6"/>
    <w:rsid w:val="00615980"/>
    <w:rsid w:val="0061598A"/>
    <w:rsid w:val="0061657D"/>
    <w:rsid w:val="006167C5"/>
    <w:rsid w:val="00616A57"/>
    <w:rsid w:val="00616DAA"/>
    <w:rsid w:val="006170F6"/>
    <w:rsid w:val="0061725D"/>
    <w:rsid w:val="006176FA"/>
    <w:rsid w:val="00617749"/>
    <w:rsid w:val="006179EB"/>
    <w:rsid w:val="00617CC4"/>
    <w:rsid w:val="006202B0"/>
    <w:rsid w:val="006202CA"/>
    <w:rsid w:val="00620821"/>
    <w:rsid w:val="006212F7"/>
    <w:rsid w:val="0062149A"/>
    <w:rsid w:val="0062169C"/>
    <w:rsid w:val="0062178D"/>
    <w:rsid w:val="006220ED"/>
    <w:rsid w:val="006221B0"/>
    <w:rsid w:val="00622715"/>
    <w:rsid w:val="00622B85"/>
    <w:rsid w:val="00622BDE"/>
    <w:rsid w:val="00622E0E"/>
    <w:rsid w:val="00623089"/>
    <w:rsid w:val="00623265"/>
    <w:rsid w:val="0062340A"/>
    <w:rsid w:val="006235C1"/>
    <w:rsid w:val="00624425"/>
    <w:rsid w:val="0062460B"/>
    <w:rsid w:val="006248D7"/>
    <w:rsid w:val="006248ED"/>
    <w:rsid w:val="0062499E"/>
    <w:rsid w:val="0062547A"/>
    <w:rsid w:val="006255FE"/>
    <w:rsid w:val="00625D3A"/>
    <w:rsid w:val="006264A8"/>
    <w:rsid w:val="006271DA"/>
    <w:rsid w:val="00627474"/>
    <w:rsid w:val="006276B5"/>
    <w:rsid w:val="00627EA1"/>
    <w:rsid w:val="0063006E"/>
    <w:rsid w:val="0063061D"/>
    <w:rsid w:val="00630693"/>
    <w:rsid w:val="00630B7E"/>
    <w:rsid w:val="006312BF"/>
    <w:rsid w:val="006315DC"/>
    <w:rsid w:val="0063170D"/>
    <w:rsid w:val="00631AD0"/>
    <w:rsid w:val="00631C98"/>
    <w:rsid w:val="00631CE9"/>
    <w:rsid w:val="00631E3F"/>
    <w:rsid w:val="00632425"/>
    <w:rsid w:val="00632A77"/>
    <w:rsid w:val="00632C9D"/>
    <w:rsid w:val="00633030"/>
    <w:rsid w:val="00633249"/>
    <w:rsid w:val="00634263"/>
    <w:rsid w:val="00634408"/>
    <w:rsid w:val="006349A0"/>
    <w:rsid w:val="00634FFD"/>
    <w:rsid w:val="00635079"/>
    <w:rsid w:val="00635412"/>
    <w:rsid w:val="006355FD"/>
    <w:rsid w:val="0063571A"/>
    <w:rsid w:val="00635999"/>
    <w:rsid w:val="00635A7D"/>
    <w:rsid w:val="00635F82"/>
    <w:rsid w:val="00636145"/>
    <w:rsid w:val="006361B1"/>
    <w:rsid w:val="006366AA"/>
    <w:rsid w:val="0063686A"/>
    <w:rsid w:val="006369FC"/>
    <w:rsid w:val="00636BED"/>
    <w:rsid w:val="00636FBB"/>
    <w:rsid w:val="006370DA"/>
    <w:rsid w:val="00637892"/>
    <w:rsid w:val="0063792D"/>
    <w:rsid w:val="00637A90"/>
    <w:rsid w:val="00640476"/>
    <w:rsid w:val="006409B3"/>
    <w:rsid w:val="00640EBB"/>
    <w:rsid w:val="00641369"/>
    <w:rsid w:val="00641F4F"/>
    <w:rsid w:val="0064231D"/>
    <w:rsid w:val="006423CA"/>
    <w:rsid w:val="006425AA"/>
    <w:rsid w:val="006425F7"/>
    <w:rsid w:val="006427E0"/>
    <w:rsid w:val="00642804"/>
    <w:rsid w:val="00642E2D"/>
    <w:rsid w:val="00642F87"/>
    <w:rsid w:val="00644141"/>
    <w:rsid w:val="00644632"/>
    <w:rsid w:val="00644703"/>
    <w:rsid w:val="006449FA"/>
    <w:rsid w:val="0064571D"/>
    <w:rsid w:val="00645A4B"/>
    <w:rsid w:val="00646038"/>
    <w:rsid w:val="00646EE4"/>
    <w:rsid w:val="0064776D"/>
    <w:rsid w:val="00647895"/>
    <w:rsid w:val="006479FF"/>
    <w:rsid w:val="00647F91"/>
    <w:rsid w:val="006500D7"/>
    <w:rsid w:val="00650393"/>
    <w:rsid w:val="006510F3"/>
    <w:rsid w:val="00651439"/>
    <w:rsid w:val="006514E0"/>
    <w:rsid w:val="0065157F"/>
    <w:rsid w:val="00651719"/>
    <w:rsid w:val="00651B79"/>
    <w:rsid w:val="00651BF8"/>
    <w:rsid w:val="00651C91"/>
    <w:rsid w:val="00651F06"/>
    <w:rsid w:val="006534B9"/>
    <w:rsid w:val="00653587"/>
    <w:rsid w:val="006535D2"/>
    <w:rsid w:val="00653606"/>
    <w:rsid w:val="00653814"/>
    <w:rsid w:val="00653B71"/>
    <w:rsid w:val="00654652"/>
    <w:rsid w:val="006547B1"/>
    <w:rsid w:val="00655009"/>
    <w:rsid w:val="0065521C"/>
    <w:rsid w:val="00655DBC"/>
    <w:rsid w:val="00656269"/>
    <w:rsid w:val="00656593"/>
    <w:rsid w:val="00656AAF"/>
    <w:rsid w:val="00656ACF"/>
    <w:rsid w:val="0065705A"/>
    <w:rsid w:val="00657312"/>
    <w:rsid w:val="00657415"/>
    <w:rsid w:val="00657550"/>
    <w:rsid w:val="00657C52"/>
    <w:rsid w:val="00657FC1"/>
    <w:rsid w:val="00660620"/>
    <w:rsid w:val="00660A92"/>
    <w:rsid w:val="00660DDD"/>
    <w:rsid w:val="00660EF7"/>
    <w:rsid w:val="00661469"/>
    <w:rsid w:val="006614AD"/>
    <w:rsid w:val="00661505"/>
    <w:rsid w:val="0066165D"/>
    <w:rsid w:val="0066171F"/>
    <w:rsid w:val="00661763"/>
    <w:rsid w:val="00661B8E"/>
    <w:rsid w:val="00661D60"/>
    <w:rsid w:val="00661E14"/>
    <w:rsid w:val="00662F18"/>
    <w:rsid w:val="006634E3"/>
    <w:rsid w:val="00663B80"/>
    <w:rsid w:val="00663C6C"/>
    <w:rsid w:val="0066405F"/>
    <w:rsid w:val="006643D1"/>
    <w:rsid w:val="0066503C"/>
    <w:rsid w:val="00665451"/>
    <w:rsid w:val="0066566D"/>
    <w:rsid w:val="0066571D"/>
    <w:rsid w:val="00665763"/>
    <w:rsid w:val="00665CBE"/>
    <w:rsid w:val="00665D11"/>
    <w:rsid w:val="006663C8"/>
    <w:rsid w:val="006669AE"/>
    <w:rsid w:val="00666B04"/>
    <w:rsid w:val="00666B17"/>
    <w:rsid w:val="00666E76"/>
    <w:rsid w:val="006674DD"/>
    <w:rsid w:val="00667541"/>
    <w:rsid w:val="00667949"/>
    <w:rsid w:val="00667C92"/>
    <w:rsid w:val="00670155"/>
    <w:rsid w:val="006704ED"/>
    <w:rsid w:val="0067072B"/>
    <w:rsid w:val="006708C9"/>
    <w:rsid w:val="00670C26"/>
    <w:rsid w:val="006719E4"/>
    <w:rsid w:val="00671C1F"/>
    <w:rsid w:val="00671D0F"/>
    <w:rsid w:val="006722CC"/>
    <w:rsid w:val="00672DD1"/>
    <w:rsid w:val="00672E87"/>
    <w:rsid w:val="00672FB6"/>
    <w:rsid w:val="00673543"/>
    <w:rsid w:val="00673846"/>
    <w:rsid w:val="00673CA6"/>
    <w:rsid w:val="00673FA5"/>
    <w:rsid w:val="00674088"/>
    <w:rsid w:val="0067487A"/>
    <w:rsid w:val="00674D29"/>
    <w:rsid w:val="00675ADE"/>
    <w:rsid w:val="00675BB9"/>
    <w:rsid w:val="00675EE9"/>
    <w:rsid w:val="00675F97"/>
    <w:rsid w:val="00676148"/>
    <w:rsid w:val="0067667E"/>
    <w:rsid w:val="00676BAC"/>
    <w:rsid w:val="00676DDE"/>
    <w:rsid w:val="006779AB"/>
    <w:rsid w:val="006801D8"/>
    <w:rsid w:val="006802EE"/>
    <w:rsid w:val="00680839"/>
    <w:rsid w:val="00680893"/>
    <w:rsid w:val="0068093F"/>
    <w:rsid w:val="00680B40"/>
    <w:rsid w:val="00681051"/>
    <w:rsid w:val="0068139F"/>
    <w:rsid w:val="00681469"/>
    <w:rsid w:val="006818DE"/>
    <w:rsid w:val="00682137"/>
    <w:rsid w:val="0068268B"/>
    <w:rsid w:val="00682AE2"/>
    <w:rsid w:val="00682C04"/>
    <w:rsid w:val="00682C61"/>
    <w:rsid w:val="00682C97"/>
    <w:rsid w:val="00683134"/>
    <w:rsid w:val="006833A4"/>
    <w:rsid w:val="00683C51"/>
    <w:rsid w:val="00683E15"/>
    <w:rsid w:val="00684319"/>
    <w:rsid w:val="0068433B"/>
    <w:rsid w:val="00684E75"/>
    <w:rsid w:val="00685039"/>
    <w:rsid w:val="006852F7"/>
    <w:rsid w:val="006853EC"/>
    <w:rsid w:val="0068572A"/>
    <w:rsid w:val="00685CD8"/>
    <w:rsid w:val="00685D96"/>
    <w:rsid w:val="006861C6"/>
    <w:rsid w:val="00686318"/>
    <w:rsid w:val="00686536"/>
    <w:rsid w:val="00686955"/>
    <w:rsid w:val="006869D8"/>
    <w:rsid w:val="0068733A"/>
    <w:rsid w:val="00687818"/>
    <w:rsid w:val="00687A72"/>
    <w:rsid w:val="00687CAD"/>
    <w:rsid w:val="00687DCB"/>
    <w:rsid w:val="00687F64"/>
    <w:rsid w:val="006904F2"/>
    <w:rsid w:val="006905E8"/>
    <w:rsid w:val="0069083E"/>
    <w:rsid w:val="00690924"/>
    <w:rsid w:val="00690AED"/>
    <w:rsid w:val="00690EAF"/>
    <w:rsid w:val="006915BA"/>
    <w:rsid w:val="00691840"/>
    <w:rsid w:val="0069185A"/>
    <w:rsid w:val="006918FA"/>
    <w:rsid w:val="00691BF5"/>
    <w:rsid w:val="00691D6F"/>
    <w:rsid w:val="00692579"/>
    <w:rsid w:val="0069258C"/>
    <w:rsid w:val="00692642"/>
    <w:rsid w:val="00692799"/>
    <w:rsid w:val="006927A5"/>
    <w:rsid w:val="00692930"/>
    <w:rsid w:val="00692B2C"/>
    <w:rsid w:val="00692C91"/>
    <w:rsid w:val="00693080"/>
    <w:rsid w:val="00693644"/>
    <w:rsid w:val="00693789"/>
    <w:rsid w:val="0069465B"/>
    <w:rsid w:val="00694736"/>
    <w:rsid w:val="00694981"/>
    <w:rsid w:val="00694B95"/>
    <w:rsid w:val="00694BFC"/>
    <w:rsid w:val="0069564F"/>
    <w:rsid w:val="0069592C"/>
    <w:rsid w:val="006959B4"/>
    <w:rsid w:val="00695A4D"/>
    <w:rsid w:val="00695A85"/>
    <w:rsid w:val="00695E3A"/>
    <w:rsid w:val="0069618F"/>
    <w:rsid w:val="00696346"/>
    <w:rsid w:val="006966EA"/>
    <w:rsid w:val="006971DF"/>
    <w:rsid w:val="0069774C"/>
    <w:rsid w:val="00697830"/>
    <w:rsid w:val="00697E76"/>
    <w:rsid w:val="006A012D"/>
    <w:rsid w:val="006A0EA6"/>
    <w:rsid w:val="006A1466"/>
    <w:rsid w:val="006A1726"/>
    <w:rsid w:val="006A1CB8"/>
    <w:rsid w:val="006A1D1F"/>
    <w:rsid w:val="006A1E73"/>
    <w:rsid w:val="006A203C"/>
    <w:rsid w:val="006A2EA6"/>
    <w:rsid w:val="006A3803"/>
    <w:rsid w:val="006A3C12"/>
    <w:rsid w:val="006A41EB"/>
    <w:rsid w:val="006A4649"/>
    <w:rsid w:val="006A4665"/>
    <w:rsid w:val="006A4C70"/>
    <w:rsid w:val="006A51E8"/>
    <w:rsid w:val="006A567B"/>
    <w:rsid w:val="006A57FC"/>
    <w:rsid w:val="006A5A20"/>
    <w:rsid w:val="006A5B1A"/>
    <w:rsid w:val="006A5D73"/>
    <w:rsid w:val="006A6136"/>
    <w:rsid w:val="006A658E"/>
    <w:rsid w:val="006A65E3"/>
    <w:rsid w:val="006A6854"/>
    <w:rsid w:val="006A6B3A"/>
    <w:rsid w:val="006A6C01"/>
    <w:rsid w:val="006A6C59"/>
    <w:rsid w:val="006A6C7F"/>
    <w:rsid w:val="006A6E58"/>
    <w:rsid w:val="006A7A43"/>
    <w:rsid w:val="006B007A"/>
    <w:rsid w:val="006B0A21"/>
    <w:rsid w:val="006B14A6"/>
    <w:rsid w:val="006B24CA"/>
    <w:rsid w:val="006B277C"/>
    <w:rsid w:val="006B2DBF"/>
    <w:rsid w:val="006B2DC8"/>
    <w:rsid w:val="006B2F0D"/>
    <w:rsid w:val="006B3474"/>
    <w:rsid w:val="006B487A"/>
    <w:rsid w:val="006B4B51"/>
    <w:rsid w:val="006B4E86"/>
    <w:rsid w:val="006B4EC2"/>
    <w:rsid w:val="006B5511"/>
    <w:rsid w:val="006B5AF4"/>
    <w:rsid w:val="006B5E3E"/>
    <w:rsid w:val="006B5FE4"/>
    <w:rsid w:val="006B64AA"/>
    <w:rsid w:val="006B650D"/>
    <w:rsid w:val="006B6736"/>
    <w:rsid w:val="006B6883"/>
    <w:rsid w:val="006B6A84"/>
    <w:rsid w:val="006B7274"/>
    <w:rsid w:val="006B74FC"/>
    <w:rsid w:val="006B76E5"/>
    <w:rsid w:val="006B7CEF"/>
    <w:rsid w:val="006C0108"/>
    <w:rsid w:val="006C01C6"/>
    <w:rsid w:val="006C0499"/>
    <w:rsid w:val="006C14BF"/>
    <w:rsid w:val="006C2386"/>
    <w:rsid w:val="006C2A62"/>
    <w:rsid w:val="006C2DB2"/>
    <w:rsid w:val="006C2E14"/>
    <w:rsid w:val="006C3444"/>
    <w:rsid w:val="006C361C"/>
    <w:rsid w:val="006C372D"/>
    <w:rsid w:val="006C37F9"/>
    <w:rsid w:val="006C3AB8"/>
    <w:rsid w:val="006C4463"/>
    <w:rsid w:val="006C4710"/>
    <w:rsid w:val="006C4960"/>
    <w:rsid w:val="006C4ACE"/>
    <w:rsid w:val="006C4B49"/>
    <w:rsid w:val="006C4B79"/>
    <w:rsid w:val="006C50E0"/>
    <w:rsid w:val="006C5170"/>
    <w:rsid w:val="006C566B"/>
    <w:rsid w:val="006C57CC"/>
    <w:rsid w:val="006C58EE"/>
    <w:rsid w:val="006C5921"/>
    <w:rsid w:val="006C5AF1"/>
    <w:rsid w:val="006C6118"/>
    <w:rsid w:val="006C6A89"/>
    <w:rsid w:val="006C6E24"/>
    <w:rsid w:val="006C737A"/>
    <w:rsid w:val="006C7B1D"/>
    <w:rsid w:val="006C7B61"/>
    <w:rsid w:val="006D0155"/>
    <w:rsid w:val="006D01A4"/>
    <w:rsid w:val="006D05D9"/>
    <w:rsid w:val="006D0A1A"/>
    <w:rsid w:val="006D14D6"/>
    <w:rsid w:val="006D16D3"/>
    <w:rsid w:val="006D2364"/>
    <w:rsid w:val="006D241D"/>
    <w:rsid w:val="006D283B"/>
    <w:rsid w:val="006D2DAF"/>
    <w:rsid w:val="006D3BC0"/>
    <w:rsid w:val="006D46D4"/>
    <w:rsid w:val="006D4972"/>
    <w:rsid w:val="006D4E99"/>
    <w:rsid w:val="006D4F99"/>
    <w:rsid w:val="006D5170"/>
    <w:rsid w:val="006D55C6"/>
    <w:rsid w:val="006D574D"/>
    <w:rsid w:val="006D574E"/>
    <w:rsid w:val="006D5AD7"/>
    <w:rsid w:val="006D5B2D"/>
    <w:rsid w:val="006D62D6"/>
    <w:rsid w:val="006D64A9"/>
    <w:rsid w:val="006D66B3"/>
    <w:rsid w:val="006D66BB"/>
    <w:rsid w:val="006D696B"/>
    <w:rsid w:val="006D74BD"/>
    <w:rsid w:val="006D782E"/>
    <w:rsid w:val="006E000C"/>
    <w:rsid w:val="006E0115"/>
    <w:rsid w:val="006E01CE"/>
    <w:rsid w:val="006E0212"/>
    <w:rsid w:val="006E03DD"/>
    <w:rsid w:val="006E06DD"/>
    <w:rsid w:val="006E0D1A"/>
    <w:rsid w:val="006E14DB"/>
    <w:rsid w:val="006E1C99"/>
    <w:rsid w:val="006E1FBA"/>
    <w:rsid w:val="006E2095"/>
    <w:rsid w:val="006E305C"/>
    <w:rsid w:val="006E3209"/>
    <w:rsid w:val="006E334F"/>
    <w:rsid w:val="006E3539"/>
    <w:rsid w:val="006E38F2"/>
    <w:rsid w:val="006E3987"/>
    <w:rsid w:val="006E39E6"/>
    <w:rsid w:val="006E3A13"/>
    <w:rsid w:val="006E3C14"/>
    <w:rsid w:val="006E3C9A"/>
    <w:rsid w:val="006E3F4F"/>
    <w:rsid w:val="006E4381"/>
    <w:rsid w:val="006E43BB"/>
    <w:rsid w:val="006E441A"/>
    <w:rsid w:val="006E452F"/>
    <w:rsid w:val="006E46A0"/>
    <w:rsid w:val="006E5ADF"/>
    <w:rsid w:val="006E5B30"/>
    <w:rsid w:val="006E5B5D"/>
    <w:rsid w:val="006E5C1A"/>
    <w:rsid w:val="006E5D01"/>
    <w:rsid w:val="006E62A3"/>
    <w:rsid w:val="006E65EF"/>
    <w:rsid w:val="006E6724"/>
    <w:rsid w:val="006E6B78"/>
    <w:rsid w:val="006E6BD4"/>
    <w:rsid w:val="006E6F1A"/>
    <w:rsid w:val="006E71D1"/>
    <w:rsid w:val="006E7233"/>
    <w:rsid w:val="006E730A"/>
    <w:rsid w:val="006E7526"/>
    <w:rsid w:val="006E7669"/>
    <w:rsid w:val="006E78E8"/>
    <w:rsid w:val="006F067F"/>
    <w:rsid w:val="006F0A86"/>
    <w:rsid w:val="006F0EF2"/>
    <w:rsid w:val="006F1172"/>
    <w:rsid w:val="006F1298"/>
    <w:rsid w:val="006F185F"/>
    <w:rsid w:val="006F18E7"/>
    <w:rsid w:val="006F1AD3"/>
    <w:rsid w:val="006F25C9"/>
    <w:rsid w:val="006F3238"/>
    <w:rsid w:val="006F41B5"/>
    <w:rsid w:val="006F48D7"/>
    <w:rsid w:val="006F4960"/>
    <w:rsid w:val="006F5064"/>
    <w:rsid w:val="006F515B"/>
    <w:rsid w:val="006F538A"/>
    <w:rsid w:val="006F5CD7"/>
    <w:rsid w:val="006F5E65"/>
    <w:rsid w:val="006F6604"/>
    <w:rsid w:val="006F67BF"/>
    <w:rsid w:val="006F6A2E"/>
    <w:rsid w:val="006F6C1C"/>
    <w:rsid w:val="006F6FFE"/>
    <w:rsid w:val="006F7800"/>
    <w:rsid w:val="006F787B"/>
    <w:rsid w:val="006F7DCB"/>
    <w:rsid w:val="006F7E0C"/>
    <w:rsid w:val="00700950"/>
    <w:rsid w:val="0070099F"/>
    <w:rsid w:val="007009D8"/>
    <w:rsid w:val="00700EF1"/>
    <w:rsid w:val="0070106A"/>
    <w:rsid w:val="007015E2"/>
    <w:rsid w:val="00701C46"/>
    <w:rsid w:val="007020B4"/>
    <w:rsid w:val="00702246"/>
    <w:rsid w:val="007025DD"/>
    <w:rsid w:val="007025F4"/>
    <w:rsid w:val="0070286F"/>
    <w:rsid w:val="007035B8"/>
    <w:rsid w:val="007036E9"/>
    <w:rsid w:val="00703B38"/>
    <w:rsid w:val="00703C65"/>
    <w:rsid w:val="007040EE"/>
    <w:rsid w:val="00704316"/>
    <w:rsid w:val="00704760"/>
    <w:rsid w:val="00704CB5"/>
    <w:rsid w:val="00704D14"/>
    <w:rsid w:val="00704D78"/>
    <w:rsid w:val="00705213"/>
    <w:rsid w:val="00705245"/>
    <w:rsid w:val="00705887"/>
    <w:rsid w:val="007059BF"/>
    <w:rsid w:val="00706174"/>
    <w:rsid w:val="007063C4"/>
    <w:rsid w:val="00706AF2"/>
    <w:rsid w:val="00706C09"/>
    <w:rsid w:val="00706C25"/>
    <w:rsid w:val="00706C43"/>
    <w:rsid w:val="00706E66"/>
    <w:rsid w:val="00706E8B"/>
    <w:rsid w:val="0070722D"/>
    <w:rsid w:val="007072B2"/>
    <w:rsid w:val="00710107"/>
    <w:rsid w:val="0071014B"/>
    <w:rsid w:val="00710179"/>
    <w:rsid w:val="007101BC"/>
    <w:rsid w:val="007101F8"/>
    <w:rsid w:val="007105E0"/>
    <w:rsid w:val="007108E9"/>
    <w:rsid w:val="0071114E"/>
    <w:rsid w:val="00711473"/>
    <w:rsid w:val="0071167C"/>
    <w:rsid w:val="00711703"/>
    <w:rsid w:val="00712BAE"/>
    <w:rsid w:val="00712C1F"/>
    <w:rsid w:val="00712E74"/>
    <w:rsid w:val="0071312E"/>
    <w:rsid w:val="007133AA"/>
    <w:rsid w:val="0071380A"/>
    <w:rsid w:val="00713AA9"/>
    <w:rsid w:val="00713EC6"/>
    <w:rsid w:val="007147B2"/>
    <w:rsid w:val="00714E4A"/>
    <w:rsid w:val="00714E7B"/>
    <w:rsid w:val="00715038"/>
    <w:rsid w:val="0071518F"/>
    <w:rsid w:val="00715339"/>
    <w:rsid w:val="00715577"/>
    <w:rsid w:val="00715634"/>
    <w:rsid w:val="00715A9A"/>
    <w:rsid w:val="0071634A"/>
    <w:rsid w:val="00716392"/>
    <w:rsid w:val="00716723"/>
    <w:rsid w:val="0071689A"/>
    <w:rsid w:val="00716BD2"/>
    <w:rsid w:val="00716EC6"/>
    <w:rsid w:val="00717264"/>
    <w:rsid w:val="00717A9F"/>
    <w:rsid w:val="007200A2"/>
    <w:rsid w:val="0072012F"/>
    <w:rsid w:val="00720D20"/>
    <w:rsid w:val="00720F20"/>
    <w:rsid w:val="00721B52"/>
    <w:rsid w:val="00722257"/>
    <w:rsid w:val="0072231F"/>
    <w:rsid w:val="0072245C"/>
    <w:rsid w:val="00722593"/>
    <w:rsid w:val="00722D5D"/>
    <w:rsid w:val="00723027"/>
    <w:rsid w:val="0072307B"/>
    <w:rsid w:val="007236A4"/>
    <w:rsid w:val="007236F1"/>
    <w:rsid w:val="0072393F"/>
    <w:rsid w:val="00724469"/>
    <w:rsid w:val="0072476E"/>
    <w:rsid w:val="0072492F"/>
    <w:rsid w:val="00725765"/>
    <w:rsid w:val="007257C0"/>
    <w:rsid w:val="00725973"/>
    <w:rsid w:val="00725B4E"/>
    <w:rsid w:val="00726034"/>
    <w:rsid w:val="00726171"/>
    <w:rsid w:val="00726193"/>
    <w:rsid w:val="007264C8"/>
    <w:rsid w:val="0072682E"/>
    <w:rsid w:val="00726901"/>
    <w:rsid w:val="00726A55"/>
    <w:rsid w:val="00726D8D"/>
    <w:rsid w:val="00727BB6"/>
    <w:rsid w:val="00727C7F"/>
    <w:rsid w:val="0073051A"/>
    <w:rsid w:val="0073067D"/>
    <w:rsid w:val="00730AB8"/>
    <w:rsid w:val="00731BB8"/>
    <w:rsid w:val="00731DED"/>
    <w:rsid w:val="007322E8"/>
    <w:rsid w:val="0073298A"/>
    <w:rsid w:val="00732D7E"/>
    <w:rsid w:val="00732DC0"/>
    <w:rsid w:val="00732EB1"/>
    <w:rsid w:val="00732FE6"/>
    <w:rsid w:val="007334B8"/>
    <w:rsid w:val="00733AA5"/>
    <w:rsid w:val="00733E79"/>
    <w:rsid w:val="0073418F"/>
    <w:rsid w:val="007344AE"/>
    <w:rsid w:val="0073460C"/>
    <w:rsid w:val="007349EB"/>
    <w:rsid w:val="007355A1"/>
    <w:rsid w:val="00735684"/>
    <w:rsid w:val="0073588F"/>
    <w:rsid w:val="0073591D"/>
    <w:rsid w:val="00735AFD"/>
    <w:rsid w:val="00735E0A"/>
    <w:rsid w:val="0073660E"/>
    <w:rsid w:val="0073691D"/>
    <w:rsid w:val="00737197"/>
    <w:rsid w:val="007371CF"/>
    <w:rsid w:val="007373D4"/>
    <w:rsid w:val="00737719"/>
    <w:rsid w:val="0074009C"/>
    <w:rsid w:val="00740109"/>
    <w:rsid w:val="0074068C"/>
    <w:rsid w:val="007407C5"/>
    <w:rsid w:val="00740841"/>
    <w:rsid w:val="007408D0"/>
    <w:rsid w:val="00740E86"/>
    <w:rsid w:val="00741C85"/>
    <w:rsid w:val="00742262"/>
    <w:rsid w:val="0074245D"/>
    <w:rsid w:val="00742962"/>
    <w:rsid w:val="00742A74"/>
    <w:rsid w:val="0074305B"/>
    <w:rsid w:val="007437E8"/>
    <w:rsid w:val="007438DE"/>
    <w:rsid w:val="007438EA"/>
    <w:rsid w:val="00743E2A"/>
    <w:rsid w:val="00743F85"/>
    <w:rsid w:val="00744026"/>
    <w:rsid w:val="007443D2"/>
    <w:rsid w:val="00744A2A"/>
    <w:rsid w:val="00744A76"/>
    <w:rsid w:val="00744A82"/>
    <w:rsid w:val="00744BBA"/>
    <w:rsid w:val="00744CDC"/>
    <w:rsid w:val="00745387"/>
    <w:rsid w:val="007455E9"/>
    <w:rsid w:val="00745B5F"/>
    <w:rsid w:val="007464E6"/>
    <w:rsid w:val="007466F6"/>
    <w:rsid w:val="00746CEB"/>
    <w:rsid w:val="00746EE9"/>
    <w:rsid w:val="007473BA"/>
    <w:rsid w:val="007479D1"/>
    <w:rsid w:val="00750254"/>
    <w:rsid w:val="007503ED"/>
    <w:rsid w:val="00750768"/>
    <w:rsid w:val="00750BD4"/>
    <w:rsid w:val="00750D59"/>
    <w:rsid w:val="00750EAA"/>
    <w:rsid w:val="007516D5"/>
    <w:rsid w:val="0075189A"/>
    <w:rsid w:val="00751F72"/>
    <w:rsid w:val="00752534"/>
    <w:rsid w:val="007527D1"/>
    <w:rsid w:val="00752BD7"/>
    <w:rsid w:val="00752D70"/>
    <w:rsid w:val="00752E59"/>
    <w:rsid w:val="00752F7C"/>
    <w:rsid w:val="0075315D"/>
    <w:rsid w:val="007533C6"/>
    <w:rsid w:val="007534BA"/>
    <w:rsid w:val="007537C4"/>
    <w:rsid w:val="00753A1A"/>
    <w:rsid w:val="00753F8C"/>
    <w:rsid w:val="00754212"/>
    <w:rsid w:val="00754947"/>
    <w:rsid w:val="007555EE"/>
    <w:rsid w:val="00755817"/>
    <w:rsid w:val="00755AD2"/>
    <w:rsid w:val="00755EC7"/>
    <w:rsid w:val="00756765"/>
    <w:rsid w:val="00756893"/>
    <w:rsid w:val="00757337"/>
    <w:rsid w:val="00757765"/>
    <w:rsid w:val="00757C58"/>
    <w:rsid w:val="00757F2C"/>
    <w:rsid w:val="00760048"/>
    <w:rsid w:val="007602A4"/>
    <w:rsid w:val="007603C5"/>
    <w:rsid w:val="0076040B"/>
    <w:rsid w:val="007604D9"/>
    <w:rsid w:val="00760B98"/>
    <w:rsid w:val="007611DA"/>
    <w:rsid w:val="00761FE3"/>
    <w:rsid w:val="007621D7"/>
    <w:rsid w:val="007623AD"/>
    <w:rsid w:val="007624B1"/>
    <w:rsid w:val="00762B53"/>
    <w:rsid w:val="00762B77"/>
    <w:rsid w:val="00762B9E"/>
    <w:rsid w:val="007631A2"/>
    <w:rsid w:val="0076323D"/>
    <w:rsid w:val="007638FC"/>
    <w:rsid w:val="00763C81"/>
    <w:rsid w:val="0076407D"/>
    <w:rsid w:val="00764320"/>
    <w:rsid w:val="00764837"/>
    <w:rsid w:val="00764840"/>
    <w:rsid w:val="007649FD"/>
    <w:rsid w:val="00764ABE"/>
    <w:rsid w:val="00764D86"/>
    <w:rsid w:val="00764E86"/>
    <w:rsid w:val="00764FCF"/>
    <w:rsid w:val="00765093"/>
    <w:rsid w:val="0076528F"/>
    <w:rsid w:val="0076534B"/>
    <w:rsid w:val="007656F5"/>
    <w:rsid w:val="00765721"/>
    <w:rsid w:val="00765952"/>
    <w:rsid w:val="00765A51"/>
    <w:rsid w:val="00765D76"/>
    <w:rsid w:val="00765DC9"/>
    <w:rsid w:val="007660A7"/>
    <w:rsid w:val="007664E8"/>
    <w:rsid w:val="00766881"/>
    <w:rsid w:val="00766DAA"/>
    <w:rsid w:val="007671D9"/>
    <w:rsid w:val="0076781C"/>
    <w:rsid w:val="0076782B"/>
    <w:rsid w:val="00767C72"/>
    <w:rsid w:val="00767D81"/>
    <w:rsid w:val="00767FBB"/>
    <w:rsid w:val="00770E33"/>
    <w:rsid w:val="0077107E"/>
    <w:rsid w:val="00771392"/>
    <w:rsid w:val="007713C8"/>
    <w:rsid w:val="00771C38"/>
    <w:rsid w:val="00771F2C"/>
    <w:rsid w:val="0077211D"/>
    <w:rsid w:val="00772136"/>
    <w:rsid w:val="007724CB"/>
    <w:rsid w:val="007729BA"/>
    <w:rsid w:val="00772AFE"/>
    <w:rsid w:val="007735C5"/>
    <w:rsid w:val="00773755"/>
    <w:rsid w:val="00773A53"/>
    <w:rsid w:val="00773A76"/>
    <w:rsid w:val="00774006"/>
    <w:rsid w:val="00774620"/>
    <w:rsid w:val="0077481E"/>
    <w:rsid w:val="00774ADC"/>
    <w:rsid w:val="00774DFA"/>
    <w:rsid w:val="00775094"/>
    <w:rsid w:val="007750F8"/>
    <w:rsid w:val="007756FF"/>
    <w:rsid w:val="00775BE2"/>
    <w:rsid w:val="00775DB8"/>
    <w:rsid w:val="00775DF2"/>
    <w:rsid w:val="00776223"/>
    <w:rsid w:val="00776242"/>
    <w:rsid w:val="007762C0"/>
    <w:rsid w:val="00776700"/>
    <w:rsid w:val="00776A3E"/>
    <w:rsid w:val="00776B26"/>
    <w:rsid w:val="00776E5B"/>
    <w:rsid w:val="007777B7"/>
    <w:rsid w:val="00777C25"/>
    <w:rsid w:val="00777CDA"/>
    <w:rsid w:val="00777D19"/>
    <w:rsid w:val="00777D21"/>
    <w:rsid w:val="00780322"/>
    <w:rsid w:val="0078053A"/>
    <w:rsid w:val="007812DD"/>
    <w:rsid w:val="00781435"/>
    <w:rsid w:val="0078161C"/>
    <w:rsid w:val="0078176D"/>
    <w:rsid w:val="00781CC5"/>
    <w:rsid w:val="0078205B"/>
    <w:rsid w:val="007820FB"/>
    <w:rsid w:val="0078222D"/>
    <w:rsid w:val="00782533"/>
    <w:rsid w:val="00782664"/>
    <w:rsid w:val="00782DD5"/>
    <w:rsid w:val="007830BF"/>
    <w:rsid w:val="00783DD8"/>
    <w:rsid w:val="0078452F"/>
    <w:rsid w:val="0078467C"/>
    <w:rsid w:val="00784825"/>
    <w:rsid w:val="00784B21"/>
    <w:rsid w:val="00784C1A"/>
    <w:rsid w:val="00784CDC"/>
    <w:rsid w:val="007854F3"/>
    <w:rsid w:val="00785BCC"/>
    <w:rsid w:val="00786242"/>
    <w:rsid w:val="00786493"/>
    <w:rsid w:val="00786CCE"/>
    <w:rsid w:val="007875D7"/>
    <w:rsid w:val="007877A9"/>
    <w:rsid w:val="00787ADE"/>
    <w:rsid w:val="00787FBD"/>
    <w:rsid w:val="007901D6"/>
    <w:rsid w:val="007906F2"/>
    <w:rsid w:val="007909A7"/>
    <w:rsid w:val="00791180"/>
    <w:rsid w:val="00791DF4"/>
    <w:rsid w:val="00791ECB"/>
    <w:rsid w:val="00791F01"/>
    <w:rsid w:val="0079205E"/>
    <w:rsid w:val="0079270D"/>
    <w:rsid w:val="00792D93"/>
    <w:rsid w:val="00792F7D"/>
    <w:rsid w:val="00793137"/>
    <w:rsid w:val="0079399C"/>
    <w:rsid w:val="007939B3"/>
    <w:rsid w:val="007939C5"/>
    <w:rsid w:val="00793A22"/>
    <w:rsid w:val="00793D12"/>
    <w:rsid w:val="00793D62"/>
    <w:rsid w:val="00793DF9"/>
    <w:rsid w:val="0079400E"/>
    <w:rsid w:val="00794069"/>
    <w:rsid w:val="00794753"/>
    <w:rsid w:val="00794F9A"/>
    <w:rsid w:val="0079513C"/>
    <w:rsid w:val="00795341"/>
    <w:rsid w:val="0079556B"/>
    <w:rsid w:val="0079569D"/>
    <w:rsid w:val="007956E7"/>
    <w:rsid w:val="00795B44"/>
    <w:rsid w:val="00795C16"/>
    <w:rsid w:val="00796218"/>
    <w:rsid w:val="007966EE"/>
    <w:rsid w:val="00796773"/>
    <w:rsid w:val="00797537"/>
    <w:rsid w:val="007976E4"/>
    <w:rsid w:val="00797B98"/>
    <w:rsid w:val="007A00FD"/>
    <w:rsid w:val="007A032E"/>
    <w:rsid w:val="007A03EA"/>
    <w:rsid w:val="007A0C9D"/>
    <w:rsid w:val="007A0E16"/>
    <w:rsid w:val="007A10C3"/>
    <w:rsid w:val="007A161F"/>
    <w:rsid w:val="007A2401"/>
    <w:rsid w:val="007A2433"/>
    <w:rsid w:val="007A2565"/>
    <w:rsid w:val="007A2789"/>
    <w:rsid w:val="007A2E7B"/>
    <w:rsid w:val="007A32D2"/>
    <w:rsid w:val="007A35B1"/>
    <w:rsid w:val="007A35B2"/>
    <w:rsid w:val="007A396F"/>
    <w:rsid w:val="007A3B84"/>
    <w:rsid w:val="007A3E95"/>
    <w:rsid w:val="007A3ECA"/>
    <w:rsid w:val="007A420B"/>
    <w:rsid w:val="007A4357"/>
    <w:rsid w:val="007A480E"/>
    <w:rsid w:val="007A4AC3"/>
    <w:rsid w:val="007A4C02"/>
    <w:rsid w:val="007A51F0"/>
    <w:rsid w:val="007A595F"/>
    <w:rsid w:val="007A5C03"/>
    <w:rsid w:val="007A5CD1"/>
    <w:rsid w:val="007A5DC3"/>
    <w:rsid w:val="007A5FA9"/>
    <w:rsid w:val="007A6054"/>
    <w:rsid w:val="007A63C0"/>
    <w:rsid w:val="007A7B61"/>
    <w:rsid w:val="007A7BC2"/>
    <w:rsid w:val="007B0401"/>
    <w:rsid w:val="007B0548"/>
    <w:rsid w:val="007B0F44"/>
    <w:rsid w:val="007B1B98"/>
    <w:rsid w:val="007B1DF5"/>
    <w:rsid w:val="007B206B"/>
    <w:rsid w:val="007B3A17"/>
    <w:rsid w:val="007B3C75"/>
    <w:rsid w:val="007B4007"/>
    <w:rsid w:val="007B41AC"/>
    <w:rsid w:val="007B42D1"/>
    <w:rsid w:val="007B445C"/>
    <w:rsid w:val="007B4472"/>
    <w:rsid w:val="007B49D8"/>
    <w:rsid w:val="007B4A5A"/>
    <w:rsid w:val="007B51C4"/>
    <w:rsid w:val="007B5229"/>
    <w:rsid w:val="007B52FD"/>
    <w:rsid w:val="007B5868"/>
    <w:rsid w:val="007B5C97"/>
    <w:rsid w:val="007B6169"/>
    <w:rsid w:val="007B6628"/>
    <w:rsid w:val="007B695A"/>
    <w:rsid w:val="007B6A24"/>
    <w:rsid w:val="007B6C9F"/>
    <w:rsid w:val="007B6E1E"/>
    <w:rsid w:val="007B7245"/>
    <w:rsid w:val="007B733F"/>
    <w:rsid w:val="007B7849"/>
    <w:rsid w:val="007B79D2"/>
    <w:rsid w:val="007B7B26"/>
    <w:rsid w:val="007B7CB1"/>
    <w:rsid w:val="007B7D6C"/>
    <w:rsid w:val="007C045D"/>
    <w:rsid w:val="007C059D"/>
    <w:rsid w:val="007C0DA2"/>
    <w:rsid w:val="007C0F7E"/>
    <w:rsid w:val="007C1284"/>
    <w:rsid w:val="007C1427"/>
    <w:rsid w:val="007C1484"/>
    <w:rsid w:val="007C1B80"/>
    <w:rsid w:val="007C1BA0"/>
    <w:rsid w:val="007C1C32"/>
    <w:rsid w:val="007C1EA5"/>
    <w:rsid w:val="007C2232"/>
    <w:rsid w:val="007C27AD"/>
    <w:rsid w:val="007C2C29"/>
    <w:rsid w:val="007C4447"/>
    <w:rsid w:val="007C46CA"/>
    <w:rsid w:val="007C47DD"/>
    <w:rsid w:val="007C4997"/>
    <w:rsid w:val="007C4C30"/>
    <w:rsid w:val="007C520F"/>
    <w:rsid w:val="007C543F"/>
    <w:rsid w:val="007C558D"/>
    <w:rsid w:val="007C5631"/>
    <w:rsid w:val="007C5870"/>
    <w:rsid w:val="007C5B3F"/>
    <w:rsid w:val="007C5E36"/>
    <w:rsid w:val="007C5F04"/>
    <w:rsid w:val="007C671A"/>
    <w:rsid w:val="007C7129"/>
    <w:rsid w:val="007C72AF"/>
    <w:rsid w:val="007C74D0"/>
    <w:rsid w:val="007C75CA"/>
    <w:rsid w:val="007C781B"/>
    <w:rsid w:val="007C793A"/>
    <w:rsid w:val="007D02E8"/>
    <w:rsid w:val="007D0324"/>
    <w:rsid w:val="007D0935"/>
    <w:rsid w:val="007D122C"/>
    <w:rsid w:val="007D1752"/>
    <w:rsid w:val="007D1F61"/>
    <w:rsid w:val="007D2328"/>
    <w:rsid w:val="007D2736"/>
    <w:rsid w:val="007D2A3B"/>
    <w:rsid w:val="007D2B9D"/>
    <w:rsid w:val="007D34C0"/>
    <w:rsid w:val="007D37EB"/>
    <w:rsid w:val="007D3BFF"/>
    <w:rsid w:val="007D3CBD"/>
    <w:rsid w:val="007D3F36"/>
    <w:rsid w:val="007D4334"/>
    <w:rsid w:val="007D437B"/>
    <w:rsid w:val="007D479D"/>
    <w:rsid w:val="007D4F42"/>
    <w:rsid w:val="007D5002"/>
    <w:rsid w:val="007D5FAF"/>
    <w:rsid w:val="007D6011"/>
    <w:rsid w:val="007D683B"/>
    <w:rsid w:val="007D6AE5"/>
    <w:rsid w:val="007D6BAB"/>
    <w:rsid w:val="007D7086"/>
    <w:rsid w:val="007D749E"/>
    <w:rsid w:val="007D7640"/>
    <w:rsid w:val="007D79FA"/>
    <w:rsid w:val="007D7BB4"/>
    <w:rsid w:val="007E0578"/>
    <w:rsid w:val="007E09E5"/>
    <w:rsid w:val="007E0A27"/>
    <w:rsid w:val="007E0FC5"/>
    <w:rsid w:val="007E0FC9"/>
    <w:rsid w:val="007E1198"/>
    <w:rsid w:val="007E11E8"/>
    <w:rsid w:val="007E14B4"/>
    <w:rsid w:val="007E191C"/>
    <w:rsid w:val="007E1A1F"/>
    <w:rsid w:val="007E1D5F"/>
    <w:rsid w:val="007E22E6"/>
    <w:rsid w:val="007E2352"/>
    <w:rsid w:val="007E29E3"/>
    <w:rsid w:val="007E311A"/>
    <w:rsid w:val="007E3850"/>
    <w:rsid w:val="007E3F15"/>
    <w:rsid w:val="007E4152"/>
    <w:rsid w:val="007E46B2"/>
    <w:rsid w:val="007E46F8"/>
    <w:rsid w:val="007E524D"/>
    <w:rsid w:val="007E5CE8"/>
    <w:rsid w:val="007E655E"/>
    <w:rsid w:val="007E664D"/>
    <w:rsid w:val="007E6797"/>
    <w:rsid w:val="007E6884"/>
    <w:rsid w:val="007E6FB1"/>
    <w:rsid w:val="007E715D"/>
    <w:rsid w:val="007E74DB"/>
    <w:rsid w:val="007E7A3D"/>
    <w:rsid w:val="007E7FC7"/>
    <w:rsid w:val="007F0795"/>
    <w:rsid w:val="007F0C6D"/>
    <w:rsid w:val="007F11E6"/>
    <w:rsid w:val="007F129E"/>
    <w:rsid w:val="007F142D"/>
    <w:rsid w:val="007F1D3F"/>
    <w:rsid w:val="007F2B81"/>
    <w:rsid w:val="007F2ECF"/>
    <w:rsid w:val="007F3440"/>
    <w:rsid w:val="007F34DD"/>
    <w:rsid w:val="007F3532"/>
    <w:rsid w:val="007F3664"/>
    <w:rsid w:val="007F38B5"/>
    <w:rsid w:val="007F4036"/>
    <w:rsid w:val="007F4392"/>
    <w:rsid w:val="007F484C"/>
    <w:rsid w:val="007F48E6"/>
    <w:rsid w:val="007F4F52"/>
    <w:rsid w:val="007F5315"/>
    <w:rsid w:val="007F53F8"/>
    <w:rsid w:val="007F5408"/>
    <w:rsid w:val="007F58FE"/>
    <w:rsid w:val="007F5AF2"/>
    <w:rsid w:val="007F5C33"/>
    <w:rsid w:val="007F61F0"/>
    <w:rsid w:val="007F629B"/>
    <w:rsid w:val="007F64D7"/>
    <w:rsid w:val="007F6F54"/>
    <w:rsid w:val="007F739C"/>
    <w:rsid w:val="007F73A3"/>
    <w:rsid w:val="007F7956"/>
    <w:rsid w:val="007F7C95"/>
    <w:rsid w:val="007F7D12"/>
    <w:rsid w:val="007F7ED0"/>
    <w:rsid w:val="008002AE"/>
    <w:rsid w:val="008002F4"/>
    <w:rsid w:val="00800475"/>
    <w:rsid w:val="00800967"/>
    <w:rsid w:val="00800B40"/>
    <w:rsid w:val="00800D59"/>
    <w:rsid w:val="00800F88"/>
    <w:rsid w:val="00801233"/>
    <w:rsid w:val="008012AA"/>
    <w:rsid w:val="0080136F"/>
    <w:rsid w:val="00801B0D"/>
    <w:rsid w:val="00801DC8"/>
    <w:rsid w:val="00801DD9"/>
    <w:rsid w:val="008020DA"/>
    <w:rsid w:val="00802618"/>
    <w:rsid w:val="00802644"/>
    <w:rsid w:val="00802CC2"/>
    <w:rsid w:val="008030AB"/>
    <w:rsid w:val="00803A84"/>
    <w:rsid w:val="00803B16"/>
    <w:rsid w:val="00803CD7"/>
    <w:rsid w:val="00803E0E"/>
    <w:rsid w:val="00804605"/>
    <w:rsid w:val="00804C8F"/>
    <w:rsid w:val="00804D8D"/>
    <w:rsid w:val="00804E03"/>
    <w:rsid w:val="00805564"/>
    <w:rsid w:val="00805A4A"/>
    <w:rsid w:val="00805A60"/>
    <w:rsid w:val="00805C02"/>
    <w:rsid w:val="00805C34"/>
    <w:rsid w:val="008062EC"/>
    <w:rsid w:val="00806475"/>
    <w:rsid w:val="00806BD0"/>
    <w:rsid w:val="0080711A"/>
    <w:rsid w:val="008071B0"/>
    <w:rsid w:val="0080729F"/>
    <w:rsid w:val="00807BB2"/>
    <w:rsid w:val="00807F5E"/>
    <w:rsid w:val="008103C1"/>
    <w:rsid w:val="008104B4"/>
    <w:rsid w:val="00811184"/>
    <w:rsid w:val="008115EB"/>
    <w:rsid w:val="008116CF"/>
    <w:rsid w:val="008121F7"/>
    <w:rsid w:val="00812251"/>
    <w:rsid w:val="00812304"/>
    <w:rsid w:val="00812353"/>
    <w:rsid w:val="00812B26"/>
    <w:rsid w:val="008132F0"/>
    <w:rsid w:val="00813931"/>
    <w:rsid w:val="00813E3D"/>
    <w:rsid w:val="00813F50"/>
    <w:rsid w:val="00814784"/>
    <w:rsid w:val="00814A4F"/>
    <w:rsid w:val="00814BA0"/>
    <w:rsid w:val="008152F8"/>
    <w:rsid w:val="00815346"/>
    <w:rsid w:val="00815435"/>
    <w:rsid w:val="00815D5D"/>
    <w:rsid w:val="00815DED"/>
    <w:rsid w:val="008160C8"/>
    <w:rsid w:val="0081652A"/>
    <w:rsid w:val="008167E1"/>
    <w:rsid w:val="008169F9"/>
    <w:rsid w:val="00816C05"/>
    <w:rsid w:val="00816EF2"/>
    <w:rsid w:val="0081769B"/>
    <w:rsid w:val="00817AB3"/>
    <w:rsid w:val="00820F10"/>
    <w:rsid w:val="00820FD4"/>
    <w:rsid w:val="008210AD"/>
    <w:rsid w:val="0082125A"/>
    <w:rsid w:val="008217BE"/>
    <w:rsid w:val="00821B4A"/>
    <w:rsid w:val="00821D57"/>
    <w:rsid w:val="00821F11"/>
    <w:rsid w:val="00822395"/>
    <w:rsid w:val="00822D38"/>
    <w:rsid w:val="00823198"/>
    <w:rsid w:val="00823449"/>
    <w:rsid w:val="0082353C"/>
    <w:rsid w:val="00823672"/>
    <w:rsid w:val="0082388D"/>
    <w:rsid w:val="00823901"/>
    <w:rsid w:val="008239F0"/>
    <w:rsid w:val="00823D61"/>
    <w:rsid w:val="00823FD2"/>
    <w:rsid w:val="00824016"/>
    <w:rsid w:val="00824039"/>
    <w:rsid w:val="00824177"/>
    <w:rsid w:val="00824453"/>
    <w:rsid w:val="00824869"/>
    <w:rsid w:val="00824B2C"/>
    <w:rsid w:val="00824C5D"/>
    <w:rsid w:val="00824CE2"/>
    <w:rsid w:val="008251B8"/>
    <w:rsid w:val="00825B1C"/>
    <w:rsid w:val="00825C02"/>
    <w:rsid w:val="00825CF3"/>
    <w:rsid w:val="0082607D"/>
    <w:rsid w:val="0082639C"/>
    <w:rsid w:val="0082656A"/>
    <w:rsid w:val="00827182"/>
    <w:rsid w:val="0082728F"/>
    <w:rsid w:val="008274A7"/>
    <w:rsid w:val="00827EF8"/>
    <w:rsid w:val="00827FED"/>
    <w:rsid w:val="0083011F"/>
    <w:rsid w:val="008303DE"/>
    <w:rsid w:val="00830A3D"/>
    <w:rsid w:val="00830BAD"/>
    <w:rsid w:val="00830CA0"/>
    <w:rsid w:val="00831158"/>
    <w:rsid w:val="0083185F"/>
    <w:rsid w:val="00831924"/>
    <w:rsid w:val="008319AD"/>
    <w:rsid w:val="00832184"/>
    <w:rsid w:val="008322DB"/>
    <w:rsid w:val="008329E6"/>
    <w:rsid w:val="00832A73"/>
    <w:rsid w:val="00832A9B"/>
    <w:rsid w:val="00833592"/>
    <w:rsid w:val="00833815"/>
    <w:rsid w:val="00833CCF"/>
    <w:rsid w:val="008340FC"/>
    <w:rsid w:val="008348E8"/>
    <w:rsid w:val="00834D99"/>
    <w:rsid w:val="0083502F"/>
    <w:rsid w:val="00835256"/>
    <w:rsid w:val="0083559F"/>
    <w:rsid w:val="008355B2"/>
    <w:rsid w:val="00835F62"/>
    <w:rsid w:val="008362CC"/>
    <w:rsid w:val="00836706"/>
    <w:rsid w:val="0083697B"/>
    <w:rsid w:val="00836E19"/>
    <w:rsid w:val="0083707E"/>
    <w:rsid w:val="0083720D"/>
    <w:rsid w:val="0083724C"/>
    <w:rsid w:val="00837B3F"/>
    <w:rsid w:val="00837BCB"/>
    <w:rsid w:val="00840078"/>
    <w:rsid w:val="0084075E"/>
    <w:rsid w:val="00840BBB"/>
    <w:rsid w:val="00840EF2"/>
    <w:rsid w:val="00840F84"/>
    <w:rsid w:val="00841E83"/>
    <w:rsid w:val="00842145"/>
    <w:rsid w:val="0084257E"/>
    <w:rsid w:val="00842847"/>
    <w:rsid w:val="00842B6C"/>
    <w:rsid w:val="008434F2"/>
    <w:rsid w:val="00843AD3"/>
    <w:rsid w:val="00844875"/>
    <w:rsid w:val="00844C94"/>
    <w:rsid w:val="0084556B"/>
    <w:rsid w:val="0084585C"/>
    <w:rsid w:val="008458C8"/>
    <w:rsid w:val="00845917"/>
    <w:rsid w:val="00845B8B"/>
    <w:rsid w:val="00845BAC"/>
    <w:rsid w:val="00845C6E"/>
    <w:rsid w:val="00845D86"/>
    <w:rsid w:val="00846188"/>
    <w:rsid w:val="00846329"/>
    <w:rsid w:val="00846CC4"/>
    <w:rsid w:val="008472B9"/>
    <w:rsid w:val="008472F5"/>
    <w:rsid w:val="0084751B"/>
    <w:rsid w:val="00847771"/>
    <w:rsid w:val="00847AE5"/>
    <w:rsid w:val="00847EA0"/>
    <w:rsid w:val="00850499"/>
    <w:rsid w:val="00850717"/>
    <w:rsid w:val="00850C4D"/>
    <w:rsid w:val="00851128"/>
    <w:rsid w:val="00851131"/>
    <w:rsid w:val="0085117F"/>
    <w:rsid w:val="008511B3"/>
    <w:rsid w:val="00851B6A"/>
    <w:rsid w:val="00851DDC"/>
    <w:rsid w:val="0085276E"/>
    <w:rsid w:val="00852788"/>
    <w:rsid w:val="008528DF"/>
    <w:rsid w:val="00852B35"/>
    <w:rsid w:val="0085319F"/>
    <w:rsid w:val="00853322"/>
    <w:rsid w:val="00853814"/>
    <w:rsid w:val="00853BED"/>
    <w:rsid w:val="00853F3F"/>
    <w:rsid w:val="00854184"/>
    <w:rsid w:val="008541E4"/>
    <w:rsid w:val="00854476"/>
    <w:rsid w:val="0085447F"/>
    <w:rsid w:val="0085471F"/>
    <w:rsid w:val="00854A5C"/>
    <w:rsid w:val="00854C78"/>
    <w:rsid w:val="00854D61"/>
    <w:rsid w:val="00854EDA"/>
    <w:rsid w:val="00855053"/>
    <w:rsid w:val="008554DA"/>
    <w:rsid w:val="00855627"/>
    <w:rsid w:val="008556DD"/>
    <w:rsid w:val="00855F28"/>
    <w:rsid w:val="00856207"/>
    <w:rsid w:val="00856610"/>
    <w:rsid w:val="008567C6"/>
    <w:rsid w:val="00857740"/>
    <w:rsid w:val="00857C6E"/>
    <w:rsid w:val="00860135"/>
    <w:rsid w:val="00860424"/>
    <w:rsid w:val="0086077D"/>
    <w:rsid w:val="00860822"/>
    <w:rsid w:val="008608F6"/>
    <w:rsid w:val="008609F7"/>
    <w:rsid w:val="00860C01"/>
    <w:rsid w:val="00860CA2"/>
    <w:rsid w:val="00860E30"/>
    <w:rsid w:val="00860EC2"/>
    <w:rsid w:val="00860ED8"/>
    <w:rsid w:val="008611FC"/>
    <w:rsid w:val="00861E18"/>
    <w:rsid w:val="0086208D"/>
    <w:rsid w:val="008623E8"/>
    <w:rsid w:val="00862941"/>
    <w:rsid w:val="008629A9"/>
    <w:rsid w:val="00862B3C"/>
    <w:rsid w:val="0086312E"/>
    <w:rsid w:val="0086313B"/>
    <w:rsid w:val="008635DC"/>
    <w:rsid w:val="008636E5"/>
    <w:rsid w:val="00863AD3"/>
    <w:rsid w:val="00863F58"/>
    <w:rsid w:val="008641A9"/>
    <w:rsid w:val="008646A2"/>
    <w:rsid w:val="00864B01"/>
    <w:rsid w:val="00864BC3"/>
    <w:rsid w:val="008653A3"/>
    <w:rsid w:val="0086592C"/>
    <w:rsid w:val="0086604C"/>
    <w:rsid w:val="008662F4"/>
    <w:rsid w:val="00866A50"/>
    <w:rsid w:val="00866A8D"/>
    <w:rsid w:val="00866FF8"/>
    <w:rsid w:val="00867AAD"/>
    <w:rsid w:val="00867C78"/>
    <w:rsid w:val="00867CB9"/>
    <w:rsid w:val="00867F6F"/>
    <w:rsid w:val="008700E5"/>
    <w:rsid w:val="0087099A"/>
    <w:rsid w:val="00870B23"/>
    <w:rsid w:val="00870C5D"/>
    <w:rsid w:val="00870C82"/>
    <w:rsid w:val="00871877"/>
    <w:rsid w:val="00871D24"/>
    <w:rsid w:val="00872194"/>
    <w:rsid w:val="008723EC"/>
    <w:rsid w:val="00872416"/>
    <w:rsid w:val="0087259B"/>
    <w:rsid w:val="00872607"/>
    <w:rsid w:val="00873A39"/>
    <w:rsid w:val="00873E89"/>
    <w:rsid w:val="00873F38"/>
    <w:rsid w:val="008741F4"/>
    <w:rsid w:val="00874787"/>
    <w:rsid w:val="00874B88"/>
    <w:rsid w:val="00874E16"/>
    <w:rsid w:val="0087529C"/>
    <w:rsid w:val="0087545D"/>
    <w:rsid w:val="00875B3B"/>
    <w:rsid w:val="00876010"/>
    <w:rsid w:val="00876C42"/>
    <w:rsid w:val="00876E47"/>
    <w:rsid w:val="0087758D"/>
    <w:rsid w:val="0087795B"/>
    <w:rsid w:val="00877F04"/>
    <w:rsid w:val="00880055"/>
    <w:rsid w:val="00880ABC"/>
    <w:rsid w:val="00881714"/>
    <w:rsid w:val="00881980"/>
    <w:rsid w:val="0088210F"/>
    <w:rsid w:val="008824C4"/>
    <w:rsid w:val="008827C3"/>
    <w:rsid w:val="008827F2"/>
    <w:rsid w:val="00882877"/>
    <w:rsid w:val="00882A5B"/>
    <w:rsid w:val="00882B5E"/>
    <w:rsid w:val="0088388C"/>
    <w:rsid w:val="008839F6"/>
    <w:rsid w:val="00883D81"/>
    <w:rsid w:val="0088426A"/>
    <w:rsid w:val="008844DC"/>
    <w:rsid w:val="00884F62"/>
    <w:rsid w:val="008852E8"/>
    <w:rsid w:val="00885383"/>
    <w:rsid w:val="0088581E"/>
    <w:rsid w:val="00886103"/>
    <w:rsid w:val="0088612D"/>
    <w:rsid w:val="008864A4"/>
    <w:rsid w:val="008865A9"/>
    <w:rsid w:val="0088666F"/>
    <w:rsid w:val="00886AA9"/>
    <w:rsid w:val="00886C28"/>
    <w:rsid w:val="00886FA0"/>
    <w:rsid w:val="0088728F"/>
    <w:rsid w:val="00887428"/>
    <w:rsid w:val="008874C2"/>
    <w:rsid w:val="00887B9E"/>
    <w:rsid w:val="00887EC6"/>
    <w:rsid w:val="00887EDF"/>
    <w:rsid w:val="00887EE4"/>
    <w:rsid w:val="00887F9D"/>
    <w:rsid w:val="0089021E"/>
    <w:rsid w:val="008903A3"/>
    <w:rsid w:val="00890862"/>
    <w:rsid w:val="00890D6B"/>
    <w:rsid w:val="008911C8"/>
    <w:rsid w:val="008916F9"/>
    <w:rsid w:val="0089182C"/>
    <w:rsid w:val="00891C0B"/>
    <w:rsid w:val="00891CD4"/>
    <w:rsid w:val="00892077"/>
    <w:rsid w:val="008920F3"/>
    <w:rsid w:val="0089230C"/>
    <w:rsid w:val="00892624"/>
    <w:rsid w:val="00892669"/>
    <w:rsid w:val="00892D8C"/>
    <w:rsid w:val="008930F5"/>
    <w:rsid w:val="0089354C"/>
    <w:rsid w:val="0089360E"/>
    <w:rsid w:val="0089367B"/>
    <w:rsid w:val="008936FE"/>
    <w:rsid w:val="0089377B"/>
    <w:rsid w:val="00893F21"/>
    <w:rsid w:val="00893FB3"/>
    <w:rsid w:val="00894045"/>
    <w:rsid w:val="00894AA8"/>
    <w:rsid w:val="00894FE1"/>
    <w:rsid w:val="00895362"/>
    <w:rsid w:val="008955BC"/>
    <w:rsid w:val="00895747"/>
    <w:rsid w:val="0089574D"/>
    <w:rsid w:val="00895C96"/>
    <w:rsid w:val="00895E75"/>
    <w:rsid w:val="00895F74"/>
    <w:rsid w:val="00896249"/>
    <w:rsid w:val="0089701B"/>
    <w:rsid w:val="00897501"/>
    <w:rsid w:val="008975EE"/>
    <w:rsid w:val="00897630"/>
    <w:rsid w:val="00897E42"/>
    <w:rsid w:val="008A01A2"/>
    <w:rsid w:val="008A0F69"/>
    <w:rsid w:val="008A1910"/>
    <w:rsid w:val="008A1F84"/>
    <w:rsid w:val="008A224D"/>
    <w:rsid w:val="008A287B"/>
    <w:rsid w:val="008A297B"/>
    <w:rsid w:val="008A2D67"/>
    <w:rsid w:val="008A300A"/>
    <w:rsid w:val="008A312D"/>
    <w:rsid w:val="008A32DF"/>
    <w:rsid w:val="008A351F"/>
    <w:rsid w:val="008A3558"/>
    <w:rsid w:val="008A4108"/>
    <w:rsid w:val="008A41F1"/>
    <w:rsid w:val="008A4801"/>
    <w:rsid w:val="008A4C3C"/>
    <w:rsid w:val="008A4DC6"/>
    <w:rsid w:val="008A51B4"/>
    <w:rsid w:val="008A5600"/>
    <w:rsid w:val="008A56A3"/>
    <w:rsid w:val="008A6358"/>
    <w:rsid w:val="008A6548"/>
    <w:rsid w:val="008A6B20"/>
    <w:rsid w:val="008A6E74"/>
    <w:rsid w:val="008A6FA7"/>
    <w:rsid w:val="008A7295"/>
    <w:rsid w:val="008A73C1"/>
    <w:rsid w:val="008A75FA"/>
    <w:rsid w:val="008A7C2E"/>
    <w:rsid w:val="008A7F44"/>
    <w:rsid w:val="008B0092"/>
    <w:rsid w:val="008B0677"/>
    <w:rsid w:val="008B0A78"/>
    <w:rsid w:val="008B0F1C"/>
    <w:rsid w:val="008B0F80"/>
    <w:rsid w:val="008B0F85"/>
    <w:rsid w:val="008B1046"/>
    <w:rsid w:val="008B1DCB"/>
    <w:rsid w:val="008B2464"/>
    <w:rsid w:val="008B24D4"/>
    <w:rsid w:val="008B2679"/>
    <w:rsid w:val="008B276C"/>
    <w:rsid w:val="008B2870"/>
    <w:rsid w:val="008B2ABE"/>
    <w:rsid w:val="008B2C2C"/>
    <w:rsid w:val="008B31F1"/>
    <w:rsid w:val="008B364F"/>
    <w:rsid w:val="008B3907"/>
    <w:rsid w:val="008B3A03"/>
    <w:rsid w:val="008B3E96"/>
    <w:rsid w:val="008B3F89"/>
    <w:rsid w:val="008B49AD"/>
    <w:rsid w:val="008B51C0"/>
    <w:rsid w:val="008B58AA"/>
    <w:rsid w:val="008B5A8A"/>
    <w:rsid w:val="008B5A8F"/>
    <w:rsid w:val="008B5CE4"/>
    <w:rsid w:val="008B6080"/>
    <w:rsid w:val="008B64FE"/>
    <w:rsid w:val="008B668E"/>
    <w:rsid w:val="008B66A5"/>
    <w:rsid w:val="008B6808"/>
    <w:rsid w:val="008B6812"/>
    <w:rsid w:val="008B68C5"/>
    <w:rsid w:val="008B6B72"/>
    <w:rsid w:val="008B6CC2"/>
    <w:rsid w:val="008B6DB8"/>
    <w:rsid w:val="008B72C9"/>
    <w:rsid w:val="008C092A"/>
    <w:rsid w:val="008C101B"/>
    <w:rsid w:val="008C135C"/>
    <w:rsid w:val="008C1DD9"/>
    <w:rsid w:val="008C1EA6"/>
    <w:rsid w:val="008C25CF"/>
    <w:rsid w:val="008C30C5"/>
    <w:rsid w:val="008C310F"/>
    <w:rsid w:val="008C3291"/>
    <w:rsid w:val="008C35F5"/>
    <w:rsid w:val="008C3ACD"/>
    <w:rsid w:val="008C3B6F"/>
    <w:rsid w:val="008C3E46"/>
    <w:rsid w:val="008C42E4"/>
    <w:rsid w:val="008C44D9"/>
    <w:rsid w:val="008C4DA8"/>
    <w:rsid w:val="008C5478"/>
    <w:rsid w:val="008C58C3"/>
    <w:rsid w:val="008C6457"/>
    <w:rsid w:val="008C6731"/>
    <w:rsid w:val="008C6876"/>
    <w:rsid w:val="008C7432"/>
    <w:rsid w:val="008C7BDA"/>
    <w:rsid w:val="008D018D"/>
    <w:rsid w:val="008D04C7"/>
    <w:rsid w:val="008D0980"/>
    <w:rsid w:val="008D0B11"/>
    <w:rsid w:val="008D0B3E"/>
    <w:rsid w:val="008D0B93"/>
    <w:rsid w:val="008D0D17"/>
    <w:rsid w:val="008D0DD4"/>
    <w:rsid w:val="008D10D1"/>
    <w:rsid w:val="008D1396"/>
    <w:rsid w:val="008D1743"/>
    <w:rsid w:val="008D1A2E"/>
    <w:rsid w:val="008D1D13"/>
    <w:rsid w:val="008D2217"/>
    <w:rsid w:val="008D2670"/>
    <w:rsid w:val="008D2A06"/>
    <w:rsid w:val="008D3D8E"/>
    <w:rsid w:val="008D425D"/>
    <w:rsid w:val="008D4711"/>
    <w:rsid w:val="008D471E"/>
    <w:rsid w:val="008D4BA5"/>
    <w:rsid w:val="008D4E13"/>
    <w:rsid w:val="008D4E96"/>
    <w:rsid w:val="008D5309"/>
    <w:rsid w:val="008D53EE"/>
    <w:rsid w:val="008D590A"/>
    <w:rsid w:val="008D6085"/>
    <w:rsid w:val="008D6B41"/>
    <w:rsid w:val="008D7CA4"/>
    <w:rsid w:val="008D7E20"/>
    <w:rsid w:val="008E0189"/>
    <w:rsid w:val="008E02AE"/>
    <w:rsid w:val="008E0353"/>
    <w:rsid w:val="008E071D"/>
    <w:rsid w:val="008E0862"/>
    <w:rsid w:val="008E0E20"/>
    <w:rsid w:val="008E1098"/>
    <w:rsid w:val="008E153D"/>
    <w:rsid w:val="008E2726"/>
    <w:rsid w:val="008E2A8B"/>
    <w:rsid w:val="008E2B74"/>
    <w:rsid w:val="008E3203"/>
    <w:rsid w:val="008E3E6C"/>
    <w:rsid w:val="008E4A3B"/>
    <w:rsid w:val="008E4E5A"/>
    <w:rsid w:val="008E4E67"/>
    <w:rsid w:val="008E50A5"/>
    <w:rsid w:val="008E5350"/>
    <w:rsid w:val="008E53A2"/>
    <w:rsid w:val="008E53EA"/>
    <w:rsid w:val="008E54CA"/>
    <w:rsid w:val="008E57D2"/>
    <w:rsid w:val="008E5DB3"/>
    <w:rsid w:val="008E62B8"/>
    <w:rsid w:val="008E6B13"/>
    <w:rsid w:val="008E6C51"/>
    <w:rsid w:val="008E716B"/>
    <w:rsid w:val="008E723F"/>
    <w:rsid w:val="008E7391"/>
    <w:rsid w:val="008E76EA"/>
    <w:rsid w:val="008E7836"/>
    <w:rsid w:val="008F03ED"/>
    <w:rsid w:val="008F0958"/>
    <w:rsid w:val="008F0A27"/>
    <w:rsid w:val="008F0A99"/>
    <w:rsid w:val="008F1073"/>
    <w:rsid w:val="008F1A0E"/>
    <w:rsid w:val="008F1DDA"/>
    <w:rsid w:val="008F1F32"/>
    <w:rsid w:val="008F2177"/>
    <w:rsid w:val="008F30EB"/>
    <w:rsid w:val="008F31AF"/>
    <w:rsid w:val="008F334F"/>
    <w:rsid w:val="008F3382"/>
    <w:rsid w:val="008F3A62"/>
    <w:rsid w:val="008F3D67"/>
    <w:rsid w:val="008F3D77"/>
    <w:rsid w:val="008F4EAF"/>
    <w:rsid w:val="008F4EFA"/>
    <w:rsid w:val="008F57F6"/>
    <w:rsid w:val="008F59BA"/>
    <w:rsid w:val="008F5BCE"/>
    <w:rsid w:val="008F5BD4"/>
    <w:rsid w:val="008F5E16"/>
    <w:rsid w:val="008F6433"/>
    <w:rsid w:val="008F6444"/>
    <w:rsid w:val="008F650F"/>
    <w:rsid w:val="008F66C4"/>
    <w:rsid w:val="008F67B9"/>
    <w:rsid w:val="008F6B8F"/>
    <w:rsid w:val="008F6D7A"/>
    <w:rsid w:val="008F7167"/>
    <w:rsid w:val="008F7932"/>
    <w:rsid w:val="008F7973"/>
    <w:rsid w:val="008F7C31"/>
    <w:rsid w:val="0090037D"/>
    <w:rsid w:val="00900791"/>
    <w:rsid w:val="00900F5B"/>
    <w:rsid w:val="00901B49"/>
    <w:rsid w:val="00901B89"/>
    <w:rsid w:val="00901CD6"/>
    <w:rsid w:val="00901FFD"/>
    <w:rsid w:val="009024A0"/>
    <w:rsid w:val="00902AC4"/>
    <w:rsid w:val="00903AB1"/>
    <w:rsid w:val="009041E8"/>
    <w:rsid w:val="0090491C"/>
    <w:rsid w:val="00905098"/>
    <w:rsid w:val="009055AE"/>
    <w:rsid w:val="00905612"/>
    <w:rsid w:val="00905D4F"/>
    <w:rsid w:val="00906357"/>
    <w:rsid w:val="009066CE"/>
    <w:rsid w:val="0090673C"/>
    <w:rsid w:val="0090677B"/>
    <w:rsid w:val="00907E83"/>
    <w:rsid w:val="00907F18"/>
    <w:rsid w:val="009100C3"/>
    <w:rsid w:val="00910552"/>
    <w:rsid w:val="009110A7"/>
    <w:rsid w:val="009112FE"/>
    <w:rsid w:val="0091183A"/>
    <w:rsid w:val="00911DCF"/>
    <w:rsid w:val="00911FD6"/>
    <w:rsid w:val="00912433"/>
    <w:rsid w:val="00912623"/>
    <w:rsid w:val="00912772"/>
    <w:rsid w:val="00912A5E"/>
    <w:rsid w:val="00912B2A"/>
    <w:rsid w:val="00912E38"/>
    <w:rsid w:val="00912E6E"/>
    <w:rsid w:val="00912EFE"/>
    <w:rsid w:val="0091344E"/>
    <w:rsid w:val="00913892"/>
    <w:rsid w:val="00913A4A"/>
    <w:rsid w:val="00913B25"/>
    <w:rsid w:val="009141B1"/>
    <w:rsid w:val="00914227"/>
    <w:rsid w:val="00914A28"/>
    <w:rsid w:val="00914DB7"/>
    <w:rsid w:val="009153BC"/>
    <w:rsid w:val="00915869"/>
    <w:rsid w:val="009159BB"/>
    <w:rsid w:val="00915ED8"/>
    <w:rsid w:val="00915F88"/>
    <w:rsid w:val="0091604D"/>
    <w:rsid w:val="009161F7"/>
    <w:rsid w:val="0091632D"/>
    <w:rsid w:val="009164F8"/>
    <w:rsid w:val="009169F4"/>
    <w:rsid w:val="00916C22"/>
    <w:rsid w:val="00916C91"/>
    <w:rsid w:val="00916DD5"/>
    <w:rsid w:val="00916F7F"/>
    <w:rsid w:val="0091779E"/>
    <w:rsid w:val="009202D5"/>
    <w:rsid w:val="009206B2"/>
    <w:rsid w:val="009208F4"/>
    <w:rsid w:val="00920BA6"/>
    <w:rsid w:val="00920FD2"/>
    <w:rsid w:val="009216BD"/>
    <w:rsid w:val="00922764"/>
    <w:rsid w:val="009229A2"/>
    <w:rsid w:val="00923451"/>
    <w:rsid w:val="0092398F"/>
    <w:rsid w:val="00923B99"/>
    <w:rsid w:val="0092408B"/>
    <w:rsid w:val="00924E8D"/>
    <w:rsid w:val="00925287"/>
    <w:rsid w:val="00925EEB"/>
    <w:rsid w:val="00926083"/>
    <w:rsid w:val="0092621D"/>
    <w:rsid w:val="0092627D"/>
    <w:rsid w:val="0092634A"/>
    <w:rsid w:val="00927109"/>
    <w:rsid w:val="009272C3"/>
    <w:rsid w:val="00927955"/>
    <w:rsid w:val="00927BA6"/>
    <w:rsid w:val="00930941"/>
    <w:rsid w:val="00930A6F"/>
    <w:rsid w:val="00931318"/>
    <w:rsid w:val="009321A8"/>
    <w:rsid w:val="009322D7"/>
    <w:rsid w:val="009323FA"/>
    <w:rsid w:val="00932617"/>
    <w:rsid w:val="0093281F"/>
    <w:rsid w:val="009330FC"/>
    <w:rsid w:val="00933787"/>
    <w:rsid w:val="00933CE0"/>
    <w:rsid w:val="00933E02"/>
    <w:rsid w:val="009343C3"/>
    <w:rsid w:val="00934478"/>
    <w:rsid w:val="00934627"/>
    <w:rsid w:val="00934857"/>
    <w:rsid w:val="00934928"/>
    <w:rsid w:val="00934DC1"/>
    <w:rsid w:val="00934E6F"/>
    <w:rsid w:val="00935127"/>
    <w:rsid w:val="009353DD"/>
    <w:rsid w:val="0093630E"/>
    <w:rsid w:val="009363E8"/>
    <w:rsid w:val="0093661D"/>
    <w:rsid w:val="0093699F"/>
    <w:rsid w:val="00936CC3"/>
    <w:rsid w:val="00937128"/>
    <w:rsid w:val="009375D0"/>
    <w:rsid w:val="00937877"/>
    <w:rsid w:val="00937B0F"/>
    <w:rsid w:val="00937B1F"/>
    <w:rsid w:val="00937C36"/>
    <w:rsid w:val="00937E0C"/>
    <w:rsid w:val="00937EEE"/>
    <w:rsid w:val="00937FF8"/>
    <w:rsid w:val="0094024D"/>
    <w:rsid w:val="00940465"/>
    <w:rsid w:val="00940826"/>
    <w:rsid w:val="00940C1E"/>
    <w:rsid w:val="009413D0"/>
    <w:rsid w:val="00941430"/>
    <w:rsid w:val="009418DA"/>
    <w:rsid w:val="009419B0"/>
    <w:rsid w:val="0094241E"/>
    <w:rsid w:val="009426D7"/>
    <w:rsid w:val="0094271B"/>
    <w:rsid w:val="009428EC"/>
    <w:rsid w:val="00942EC8"/>
    <w:rsid w:val="00942FD5"/>
    <w:rsid w:val="00943057"/>
    <w:rsid w:val="009430A7"/>
    <w:rsid w:val="0094314A"/>
    <w:rsid w:val="00943379"/>
    <w:rsid w:val="00943721"/>
    <w:rsid w:val="009438EE"/>
    <w:rsid w:val="00943D3A"/>
    <w:rsid w:val="0094406B"/>
    <w:rsid w:val="009440AF"/>
    <w:rsid w:val="009441C9"/>
    <w:rsid w:val="00944946"/>
    <w:rsid w:val="009449B9"/>
    <w:rsid w:val="00944B3F"/>
    <w:rsid w:val="00944C85"/>
    <w:rsid w:val="00944CED"/>
    <w:rsid w:val="00944E3A"/>
    <w:rsid w:val="0094526E"/>
    <w:rsid w:val="00945351"/>
    <w:rsid w:val="009453CA"/>
    <w:rsid w:val="00945C21"/>
    <w:rsid w:val="009461E1"/>
    <w:rsid w:val="00947F01"/>
    <w:rsid w:val="00950A68"/>
    <w:rsid w:val="00950DDD"/>
    <w:rsid w:val="00950F55"/>
    <w:rsid w:val="00951BEF"/>
    <w:rsid w:val="00951F58"/>
    <w:rsid w:val="009526C5"/>
    <w:rsid w:val="00954134"/>
    <w:rsid w:val="00954449"/>
    <w:rsid w:val="0095445B"/>
    <w:rsid w:val="00954487"/>
    <w:rsid w:val="009546F9"/>
    <w:rsid w:val="009547C9"/>
    <w:rsid w:val="00955209"/>
    <w:rsid w:val="00955ED0"/>
    <w:rsid w:val="00956148"/>
    <w:rsid w:val="00956170"/>
    <w:rsid w:val="00956256"/>
    <w:rsid w:val="0095637A"/>
    <w:rsid w:val="00956521"/>
    <w:rsid w:val="0095666E"/>
    <w:rsid w:val="00957A54"/>
    <w:rsid w:val="00957A70"/>
    <w:rsid w:val="00957DC6"/>
    <w:rsid w:val="009603D2"/>
    <w:rsid w:val="0096053B"/>
    <w:rsid w:val="00960639"/>
    <w:rsid w:val="009608B6"/>
    <w:rsid w:val="00960C66"/>
    <w:rsid w:val="00960D64"/>
    <w:rsid w:val="00960F8E"/>
    <w:rsid w:val="009610E7"/>
    <w:rsid w:val="00961AD0"/>
    <w:rsid w:val="00961D67"/>
    <w:rsid w:val="009623CD"/>
    <w:rsid w:val="009623E2"/>
    <w:rsid w:val="00962473"/>
    <w:rsid w:val="0096258B"/>
    <w:rsid w:val="009633D2"/>
    <w:rsid w:val="00964360"/>
    <w:rsid w:val="00965024"/>
    <w:rsid w:val="009650CD"/>
    <w:rsid w:val="0096596F"/>
    <w:rsid w:val="009659BB"/>
    <w:rsid w:val="00965A55"/>
    <w:rsid w:val="00965CB9"/>
    <w:rsid w:val="009662A0"/>
    <w:rsid w:val="00966674"/>
    <w:rsid w:val="009669D1"/>
    <w:rsid w:val="0096782B"/>
    <w:rsid w:val="00967E94"/>
    <w:rsid w:val="00970009"/>
    <w:rsid w:val="009701A2"/>
    <w:rsid w:val="009706D7"/>
    <w:rsid w:val="009707ED"/>
    <w:rsid w:val="00970BCC"/>
    <w:rsid w:val="00970DA6"/>
    <w:rsid w:val="00970E91"/>
    <w:rsid w:val="009710D2"/>
    <w:rsid w:val="009714AC"/>
    <w:rsid w:val="00971583"/>
    <w:rsid w:val="0097188A"/>
    <w:rsid w:val="009719FD"/>
    <w:rsid w:val="0097249C"/>
    <w:rsid w:val="00972993"/>
    <w:rsid w:val="00972ED1"/>
    <w:rsid w:val="00973410"/>
    <w:rsid w:val="00973659"/>
    <w:rsid w:val="00973B40"/>
    <w:rsid w:val="009749F1"/>
    <w:rsid w:val="00974A23"/>
    <w:rsid w:val="00975AD5"/>
    <w:rsid w:val="00975C26"/>
    <w:rsid w:val="00976008"/>
    <w:rsid w:val="009760D1"/>
    <w:rsid w:val="0097640D"/>
    <w:rsid w:val="0097660C"/>
    <w:rsid w:val="00976B60"/>
    <w:rsid w:val="00977346"/>
    <w:rsid w:val="0097748B"/>
    <w:rsid w:val="009775F7"/>
    <w:rsid w:val="009778F1"/>
    <w:rsid w:val="00977ADA"/>
    <w:rsid w:val="0098052A"/>
    <w:rsid w:val="0098087B"/>
    <w:rsid w:val="00980A20"/>
    <w:rsid w:val="00980C7F"/>
    <w:rsid w:val="00980D4A"/>
    <w:rsid w:val="00980FC2"/>
    <w:rsid w:val="00981CD1"/>
    <w:rsid w:val="0098213F"/>
    <w:rsid w:val="00982200"/>
    <w:rsid w:val="00982391"/>
    <w:rsid w:val="0098299C"/>
    <w:rsid w:val="00982BFF"/>
    <w:rsid w:val="00982C75"/>
    <w:rsid w:val="00982C8F"/>
    <w:rsid w:val="009830C1"/>
    <w:rsid w:val="00983514"/>
    <w:rsid w:val="009835AE"/>
    <w:rsid w:val="00983C8F"/>
    <w:rsid w:val="00983F85"/>
    <w:rsid w:val="0098428B"/>
    <w:rsid w:val="00984A14"/>
    <w:rsid w:val="00984A73"/>
    <w:rsid w:val="00984B7A"/>
    <w:rsid w:val="009852B5"/>
    <w:rsid w:val="009853A2"/>
    <w:rsid w:val="00985DC8"/>
    <w:rsid w:val="0098625E"/>
    <w:rsid w:val="00986482"/>
    <w:rsid w:val="00986F12"/>
    <w:rsid w:val="00987136"/>
    <w:rsid w:val="009876A7"/>
    <w:rsid w:val="00987C4D"/>
    <w:rsid w:val="00987E0F"/>
    <w:rsid w:val="00987FCC"/>
    <w:rsid w:val="009902D9"/>
    <w:rsid w:val="009903D3"/>
    <w:rsid w:val="009905CB"/>
    <w:rsid w:val="00990B6B"/>
    <w:rsid w:val="00990CD4"/>
    <w:rsid w:val="00991176"/>
    <w:rsid w:val="009911C7"/>
    <w:rsid w:val="0099147B"/>
    <w:rsid w:val="009915DD"/>
    <w:rsid w:val="009916EC"/>
    <w:rsid w:val="00992484"/>
    <w:rsid w:val="009927D2"/>
    <w:rsid w:val="00993A27"/>
    <w:rsid w:val="00994B14"/>
    <w:rsid w:val="00994E49"/>
    <w:rsid w:val="00994F59"/>
    <w:rsid w:val="0099614B"/>
    <w:rsid w:val="00996E04"/>
    <w:rsid w:val="00997933"/>
    <w:rsid w:val="00997AAD"/>
    <w:rsid w:val="009A0065"/>
    <w:rsid w:val="009A061D"/>
    <w:rsid w:val="009A08EE"/>
    <w:rsid w:val="009A0E60"/>
    <w:rsid w:val="009A152A"/>
    <w:rsid w:val="009A1841"/>
    <w:rsid w:val="009A2181"/>
    <w:rsid w:val="009A25E7"/>
    <w:rsid w:val="009A26F4"/>
    <w:rsid w:val="009A3283"/>
    <w:rsid w:val="009A3730"/>
    <w:rsid w:val="009A3FB4"/>
    <w:rsid w:val="009A428A"/>
    <w:rsid w:val="009A4602"/>
    <w:rsid w:val="009A4915"/>
    <w:rsid w:val="009A4CF4"/>
    <w:rsid w:val="009A517D"/>
    <w:rsid w:val="009A52F6"/>
    <w:rsid w:val="009A5F16"/>
    <w:rsid w:val="009A60C1"/>
    <w:rsid w:val="009A61B4"/>
    <w:rsid w:val="009A6625"/>
    <w:rsid w:val="009A66B5"/>
    <w:rsid w:val="009A680A"/>
    <w:rsid w:val="009A682A"/>
    <w:rsid w:val="009A6C02"/>
    <w:rsid w:val="009A6C06"/>
    <w:rsid w:val="009A6F59"/>
    <w:rsid w:val="009A6FEB"/>
    <w:rsid w:val="009A7223"/>
    <w:rsid w:val="009A73A5"/>
    <w:rsid w:val="009A74AD"/>
    <w:rsid w:val="009A74FC"/>
    <w:rsid w:val="009A7A90"/>
    <w:rsid w:val="009A7C66"/>
    <w:rsid w:val="009B04A8"/>
    <w:rsid w:val="009B08AC"/>
    <w:rsid w:val="009B0C74"/>
    <w:rsid w:val="009B149B"/>
    <w:rsid w:val="009B15C9"/>
    <w:rsid w:val="009B1653"/>
    <w:rsid w:val="009B19C2"/>
    <w:rsid w:val="009B19C3"/>
    <w:rsid w:val="009B19D6"/>
    <w:rsid w:val="009B1AD2"/>
    <w:rsid w:val="009B1D7E"/>
    <w:rsid w:val="009B22AD"/>
    <w:rsid w:val="009B239A"/>
    <w:rsid w:val="009B2481"/>
    <w:rsid w:val="009B2522"/>
    <w:rsid w:val="009B2741"/>
    <w:rsid w:val="009B2785"/>
    <w:rsid w:val="009B2AB2"/>
    <w:rsid w:val="009B2B8F"/>
    <w:rsid w:val="009B2BE8"/>
    <w:rsid w:val="009B2E7B"/>
    <w:rsid w:val="009B3242"/>
    <w:rsid w:val="009B35BF"/>
    <w:rsid w:val="009B3959"/>
    <w:rsid w:val="009B3A36"/>
    <w:rsid w:val="009B3B9E"/>
    <w:rsid w:val="009B3E03"/>
    <w:rsid w:val="009B3E55"/>
    <w:rsid w:val="009B407C"/>
    <w:rsid w:val="009B4128"/>
    <w:rsid w:val="009B43BB"/>
    <w:rsid w:val="009B46D0"/>
    <w:rsid w:val="009B4ACF"/>
    <w:rsid w:val="009B4CBC"/>
    <w:rsid w:val="009B4F43"/>
    <w:rsid w:val="009B50CE"/>
    <w:rsid w:val="009B5301"/>
    <w:rsid w:val="009B57F4"/>
    <w:rsid w:val="009B5ACE"/>
    <w:rsid w:val="009B61A6"/>
    <w:rsid w:val="009B655E"/>
    <w:rsid w:val="009B66DE"/>
    <w:rsid w:val="009B7B17"/>
    <w:rsid w:val="009B7E2C"/>
    <w:rsid w:val="009B7EB5"/>
    <w:rsid w:val="009C03EC"/>
    <w:rsid w:val="009C06FA"/>
    <w:rsid w:val="009C0D63"/>
    <w:rsid w:val="009C0F60"/>
    <w:rsid w:val="009C112C"/>
    <w:rsid w:val="009C11A2"/>
    <w:rsid w:val="009C13BF"/>
    <w:rsid w:val="009C13C2"/>
    <w:rsid w:val="009C1416"/>
    <w:rsid w:val="009C163C"/>
    <w:rsid w:val="009C17B7"/>
    <w:rsid w:val="009C17BC"/>
    <w:rsid w:val="009C2460"/>
    <w:rsid w:val="009C24CE"/>
    <w:rsid w:val="009C2C85"/>
    <w:rsid w:val="009C2DE9"/>
    <w:rsid w:val="009C33DF"/>
    <w:rsid w:val="009C3F48"/>
    <w:rsid w:val="009C4014"/>
    <w:rsid w:val="009C4405"/>
    <w:rsid w:val="009C44B1"/>
    <w:rsid w:val="009C4C07"/>
    <w:rsid w:val="009C4CCA"/>
    <w:rsid w:val="009C5291"/>
    <w:rsid w:val="009C5401"/>
    <w:rsid w:val="009C54F7"/>
    <w:rsid w:val="009C5B17"/>
    <w:rsid w:val="009C5F0F"/>
    <w:rsid w:val="009C6009"/>
    <w:rsid w:val="009C60D5"/>
    <w:rsid w:val="009C630B"/>
    <w:rsid w:val="009C67B6"/>
    <w:rsid w:val="009C690B"/>
    <w:rsid w:val="009C6A33"/>
    <w:rsid w:val="009C719F"/>
    <w:rsid w:val="009C735A"/>
    <w:rsid w:val="009C78B0"/>
    <w:rsid w:val="009C78C0"/>
    <w:rsid w:val="009C7A4C"/>
    <w:rsid w:val="009D0558"/>
    <w:rsid w:val="009D05CC"/>
    <w:rsid w:val="009D083D"/>
    <w:rsid w:val="009D0AF5"/>
    <w:rsid w:val="009D12C9"/>
    <w:rsid w:val="009D15E4"/>
    <w:rsid w:val="009D1C2C"/>
    <w:rsid w:val="009D2B2C"/>
    <w:rsid w:val="009D2DF2"/>
    <w:rsid w:val="009D3523"/>
    <w:rsid w:val="009D3BC8"/>
    <w:rsid w:val="009D428A"/>
    <w:rsid w:val="009D4378"/>
    <w:rsid w:val="009D4651"/>
    <w:rsid w:val="009D4A30"/>
    <w:rsid w:val="009D4B02"/>
    <w:rsid w:val="009D4E40"/>
    <w:rsid w:val="009D5046"/>
    <w:rsid w:val="009D5417"/>
    <w:rsid w:val="009D543E"/>
    <w:rsid w:val="009D54C6"/>
    <w:rsid w:val="009D55A5"/>
    <w:rsid w:val="009D5827"/>
    <w:rsid w:val="009D592F"/>
    <w:rsid w:val="009D5AD3"/>
    <w:rsid w:val="009D5E61"/>
    <w:rsid w:val="009D6084"/>
    <w:rsid w:val="009D618D"/>
    <w:rsid w:val="009D61BE"/>
    <w:rsid w:val="009D651B"/>
    <w:rsid w:val="009D6604"/>
    <w:rsid w:val="009D67B0"/>
    <w:rsid w:val="009D6B72"/>
    <w:rsid w:val="009D7105"/>
    <w:rsid w:val="009D7584"/>
    <w:rsid w:val="009D75A5"/>
    <w:rsid w:val="009D79D3"/>
    <w:rsid w:val="009D7A80"/>
    <w:rsid w:val="009D7C9F"/>
    <w:rsid w:val="009E017F"/>
    <w:rsid w:val="009E0478"/>
    <w:rsid w:val="009E0F7D"/>
    <w:rsid w:val="009E107D"/>
    <w:rsid w:val="009E12D6"/>
    <w:rsid w:val="009E13FD"/>
    <w:rsid w:val="009E1ACB"/>
    <w:rsid w:val="009E1AE2"/>
    <w:rsid w:val="009E1C0C"/>
    <w:rsid w:val="009E1C92"/>
    <w:rsid w:val="009E1E00"/>
    <w:rsid w:val="009E1FC0"/>
    <w:rsid w:val="009E253E"/>
    <w:rsid w:val="009E2663"/>
    <w:rsid w:val="009E3076"/>
    <w:rsid w:val="009E3286"/>
    <w:rsid w:val="009E46B7"/>
    <w:rsid w:val="009E481A"/>
    <w:rsid w:val="009E49CB"/>
    <w:rsid w:val="009E4B6F"/>
    <w:rsid w:val="009E4BFD"/>
    <w:rsid w:val="009E4DDD"/>
    <w:rsid w:val="009E4E10"/>
    <w:rsid w:val="009E4F2B"/>
    <w:rsid w:val="009E56EE"/>
    <w:rsid w:val="009E5DD3"/>
    <w:rsid w:val="009E6D91"/>
    <w:rsid w:val="009E6E78"/>
    <w:rsid w:val="009E6F71"/>
    <w:rsid w:val="009E742F"/>
    <w:rsid w:val="009E7A00"/>
    <w:rsid w:val="009E7B90"/>
    <w:rsid w:val="009F05B8"/>
    <w:rsid w:val="009F08D0"/>
    <w:rsid w:val="009F09E8"/>
    <w:rsid w:val="009F0F6C"/>
    <w:rsid w:val="009F1379"/>
    <w:rsid w:val="009F1574"/>
    <w:rsid w:val="009F1AF2"/>
    <w:rsid w:val="009F1B2F"/>
    <w:rsid w:val="009F26E2"/>
    <w:rsid w:val="009F2B55"/>
    <w:rsid w:val="009F2B84"/>
    <w:rsid w:val="009F30B6"/>
    <w:rsid w:val="009F3E1F"/>
    <w:rsid w:val="009F3E71"/>
    <w:rsid w:val="009F3E98"/>
    <w:rsid w:val="009F3EE7"/>
    <w:rsid w:val="009F4453"/>
    <w:rsid w:val="009F46B0"/>
    <w:rsid w:val="009F4AD9"/>
    <w:rsid w:val="009F526A"/>
    <w:rsid w:val="009F607E"/>
    <w:rsid w:val="009F620A"/>
    <w:rsid w:val="009F653D"/>
    <w:rsid w:val="009F66D3"/>
    <w:rsid w:val="009F6C91"/>
    <w:rsid w:val="009F6E9D"/>
    <w:rsid w:val="009F7127"/>
    <w:rsid w:val="009F72D9"/>
    <w:rsid w:val="009F7C54"/>
    <w:rsid w:val="00A003E0"/>
    <w:rsid w:val="00A004EF"/>
    <w:rsid w:val="00A00A04"/>
    <w:rsid w:val="00A00E2B"/>
    <w:rsid w:val="00A011F8"/>
    <w:rsid w:val="00A01719"/>
    <w:rsid w:val="00A0182A"/>
    <w:rsid w:val="00A01C7B"/>
    <w:rsid w:val="00A01F93"/>
    <w:rsid w:val="00A022B7"/>
    <w:rsid w:val="00A029DB"/>
    <w:rsid w:val="00A02C55"/>
    <w:rsid w:val="00A02C95"/>
    <w:rsid w:val="00A02E1A"/>
    <w:rsid w:val="00A03C7B"/>
    <w:rsid w:val="00A04F59"/>
    <w:rsid w:val="00A04FED"/>
    <w:rsid w:val="00A0518D"/>
    <w:rsid w:val="00A0567D"/>
    <w:rsid w:val="00A05D3E"/>
    <w:rsid w:val="00A05E19"/>
    <w:rsid w:val="00A05F53"/>
    <w:rsid w:val="00A061E2"/>
    <w:rsid w:val="00A064D7"/>
    <w:rsid w:val="00A066B7"/>
    <w:rsid w:val="00A0676D"/>
    <w:rsid w:val="00A068AB"/>
    <w:rsid w:val="00A078E3"/>
    <w:rsid w:val="00A078FA"/>
    <w:rsid w:val="00A079F2"/>
    <w:rsid w:val="00A07CBF"/>
    <w:rsid w:val="00A07D3C"/>
    <w:rsid w:val="00A07EB1"/>
    <w:rsid w:val="00A07EBE"/>
    <w:rsid w:val="00A107F3"/>
    <w:rsid w:val="00A109AD"/>
    <w:rsid w:val="00A10B87"/>
    <w:rsid w:val="00A10F5E"/>
    <w:rsid w:val="00A11405"/>
    <w:rsid w:val="00A11749"/>
    <w:rsid w:val="00A117CE"/>
    <w:rsid w:val="00A120D0"/>
    <w:rsid w:val="00A122C2"/>
    <w:rsid w:val="00A124A3"/>
    <w:rsid w:val="00A12BD6"/>
    <w:rsid w:val="00A13DB8"/>
    <w:rsid w:val="00A13E94"/>
    <w:rsid w:val="00A13F44"/>
    <w:rsid w:val="00A13FC1"/>
    <w:rsid w:val="00A14093"/>
    <w:rsid w:val="00A14134"/>
    <w:rsid w:val="00A142D7"/>
    <w:rsid w:val="00A14747"/>
    <w:rsid w:val="00A14B47"/>
    <w:rsid w:val="00A15010"/>
    <w:rsid w:val="00A15331"/>
    <w:rsid w:val="00A155B3"/>
    <w:rsid w:val="00A15958"/>
    <w:rsid w:val="00A169F0"/>
    <w:rsid w:val="00A16BD4"/>
    <w:rsid w:val="00A16E58"/>
    <w:rsid w:val="00A16F25"/>
    <w:rsid w:val="00A176B7"/>
    <w:rsid w:val="00A17E3B"/>
    <w:rsid w:val="00A17EA5"/>
    <w:rsid w:val="00A20915"/>
    <w:rsid w:val="00A2108C"/>
    <w:rsid w:val="00A211D5"/>
    <w:rsid w:val="00A21709"/>
    <w:rsid w:val="00A21773"/>
    <w:rsid w:val="00A2177A"/>
    <w:rsid w:val="00A21F36"/>
    <w:rsid w:val="00A223EB"/>
    <w:rsid w:val="00A22418"/>
    <w:rsid w:val="00A22EB9"/>
    <w:rsid w:val="00A22F06"/>
    <w:rsid w:val="00A2332E"/>
    <w:rsid w:val="00A23F6C"/>
    <w:rsid w:val="00A23F7E"/>
    <w:rsid w:val="00A240B1"/>
    <w:rsid w:val="00A24807"/>
    <w:rsid w:val="00A24EFC"/>
    <w:rsid w:val="00A253C5"/>
    <w:rsid w:val="00A25740"/>
    <w:rsid w:val="00A25797"/>
    <w:rsid w:val="00A25920"/>
    <w:rsid w:val="00A264C7"/>
    <w:rsid w:val="00A2687E"/>
    <w:rsid w:val="00A26AD3"/>
    <w:rsid w:val="00A26B02"/>
    <w:rsid w:val="00A26F4D"/>
    <w:rsid w:val="00A27E55"/>
    <w:rsid w:val="00A27E69"/>
    <w:rsid w:val="00A27F37"/>
    <w:rsid w:val="00A30356"/>
    <w:rsid w:val="00A30678"/>
    <w:rsid w:val="00A30712"/>
    <w:rsid w:val="00A30ADF"/>
    <w:rsid w:val="00A3132E"/>
    <w:rsid w:val="00A31398"/>
    <w:rsid w:val="00A318F0"/>
    <w:rsid w:val="00A31929"/>
    <w:rsid w:val="00A319C3"/>
    <w:rsid w:val="00A31E59"/>
    <w:rsid w:val="00A321B1"/>
    <w:rsid w:val="00A325F2"/>
    <w:rsid w:val="00A32AEC"/>
    <w:rsid w:val="00A32B18"/>
    <w:rsid w:val="00A32EEE"/>
    <w:rsid w:val="00A3397A"/>
    <w:rsid w:val="00A33B1E"/>
    <w:rsid w:val="00A33EDF"/>
    <w:rsid w:val="00A34469"/>
    <w:rsid w:val="00A349B8"/>
    <w:rsid w:val="00A34A01"/>
    <w:rsid w:val="00A34A13"/>
    <w:rsid w:val="00A351D3"/>
    <w:rsid w:val="00A35351"/>
    <w:rsid w:val="00A35B5B"/>
    <w:rsid w:val="00A35C0F"/>
    <w:rsid w:val="00A35E4A"/>
    <w:rsid w:val="00A3649D"/>
    <w:rsid w:val="00A36B3B"/>
    <w:rsid w:val="00A36CB2"/>
    <w:rsid w:val="00A36CD7"/>
    <w:rsid w:val="00A36D35"/>
    <w:rsid w:val="00A36E2C"/>
    <w:rsid w:val="00A36E9D"/>
    <w:rsid w:val="00A37ECF"/>
    <w:rsid w:val="00A40264"/>
    <w:rsid w:val="00A4113C"/>
    <w:rsid w:val="00A41181"/>
    <w:rsid w:val="00A41236"/>
    <w:rsid w:val="00A413F9"/>
    <w:rsid w:val="00A414ED"/>
    <w:rsid w:val="00A4177C"/>
    <w:rsid w:val="00A41A13"/>
    <w:rsid w:val="00A41FDC"/>
    <w:rsid w:val="00A424A2"/>
    <w:rsid w:val="00A42614"/>
    <w:rsid w:val="00A42A44"/>
    <w:rsid w:val="00A42BFC"/>
    <w:rsid w:val="00A434C0"/>
    <w:rsid w:val="00A4354D"/>
    <w:rsid w:val="00A438A4"/>
    <w:rsid w:val="00A439C6"/>
    <w:rsid w:val="00A43ACB"/>
    <w:rsid w:val="00A43B7B"/>
    <w:rsid w:val="00A43F22"/>
    <w:rsid w:val="00A4404C"/>
    <w:rsid w:val="00A44A5E"/>
    <w:rsid w:val="00A4521D"/>
    <w:rsid w:val="00A45236"/>
    <w:rsid w:val="00A457FC"/>
    <w:rsid w:val="00A45E38"/>
    <w:rsid w:val="00A4687C"/>
    <w:rsid w:val="00A46E2E"/>
    <w:rsid w:val="00A46FC9"/>
    <w:rsid w:val="00A47843"/>
    <w:rsid w:val="00A47AF3"/>
    <w:rsid w:val="00A47CA3"/>
    <w:rsid w:val="00A50997"/>
    <w:rsid w:val="00A5161F"/>
    <w:rsid w:val="00A527B7"/>
    <w:rsid w:val="00A52A1F"/>
    <w:rsid w:val="00A52DD0"/>
    <w:rsid w:val="00A52DFB"/>
    <w:rsid w:val="00A5354D"/>
    <w:rsid w:val="00A53602"/>
    <w:rsid w:val="00A5389A"/>
    <w:rsid w:val="00A53E0A"/>
    <w:rsid w:val="00A542DE"/>
    <w:rsid w:val="00A54C45"/>
    <w:rsid w:val="00A551A5"/>
    <w:rsid w:val="00A5550D"/>
    <w:rsid w:val="00A55612"/>
    <w:rsid w:val="00A55B21"/>
    <w:rsid w:val="00A56A5D"/>
    <w:rsid w:val="00A56E86"/>
    <w:rsid w:val="00A574D6"/>
    <w:rsid w:val="00A575DD"/>
    <w:rsid w:val="00A575E6"/>
    <w:rsid w:val="00A57A20"/>
    <w:rsid w:val="00A57ADC"/>
    <w:rsid w:val="00A57E3D"/>
    <w:rsid w:val="00A6000E"/>
    <w:rsid w:val="00A601B8"/>
    <w:rsid w:val="00A603C7"/>
    <w:rsid w:val="00A6076C"/>
    <w:rsid w:val="00A60B09"/>
    <w:rsid w:val="00A60F63"/>
    <w:rsid w:val="00A61263"/>
    <w:rsid w:val="00A61781"/>
    <w:rsid w:val="00A61A80"/>
    <w:rsid w:val="00A61AD0"/>
    <w:rsid w:val="00A62490"/>
    <w:rsid w:val="00A624FA"/>
    <w:rsid w:val="00A6278B"/>
    <w:rsid w:val="00A62828"/>
    <w:rsid w:val="00A62B70"/>
    <w:rsid w:val="00A62FA0"/>
    <w:rsid w:val="00A63106"/>
    <w:rsid w:val="00A63583"/>
    <w:rsid w:val="00A635A8"/>
    <w:rsid w:val="00A6381D"/>
    <w:rsid w:val="00A63C0A"/>
    <w:rsid w:val="00A648CC"/>
    <w:rsid w:val="00A64AFB"/>
    <w:rsid w:val="00A64FCB"/>
    <w:rsid w:val="00A65126"/>
    <w:rsid w:val="00A65286"/>
    <w:rsid w:val="00A6528F"/>
    <w:rsid w:val="00A6537C"/>
    <w:rsid w:val="00A65C9F"/>
    <w:rsid w:val="00A65D3B"/>
    <w:rsid w:val="00A6659A"/>
    <w:rsid w:val="00A66702"/>
    <w:rsid w:val="00A66F47"/>
    <w:rsid w:val="00A66F64"/>
    <w:rsid w:val="00A678C4"/>
    <w:rsid w:val="00A678FA"/>
    <w:rsid w:val="00A67B88"/>
    <w:rsid w:val="00A67CDB"/>
    <w:rsid w:val="00A70163"/>
    <w:rsid w:val="00A704CA"/>
    <w:rsid w:val="00A705FF"/>
    <w:rsid w:val="00A70923"/>
    <w:rsid w:val="00A7092E"/>
    <w:rsid w:val="00A70E77"/>
    <w:rsid w:val="00A7159B"/>
    <w:rsid w:val="00A71DF5"/>
    <w:rsid w:val="00A723EA"/>
    <w:rsid w:val="00A723ED"/>
    <w:rsid w:val="00A72A0C"/>
    <w:rsid w:val="00A72AEC"/>
    <w:rsid w:val="00A72C62"/>
    <w:rsid w:val="00A72F64"/>
    <w:rsid w:val="00A730AF"/>
    <w:rsid w:val="00A732C5"/>
    <w:rsid w:val="00A7370D"/>
    <w:rsid w:val="00A73815"/>
    <w:rsid w:val="00A73A37"/>
    <w:rsid w:val="00A73AE1"/>
    <w:rsid w:val="00A73B35"/>
    <w:rsid w:val="00A73EEA"/>
    <w:rsid w:val="00A74B60"/>
    <w:rsid w:val="00A74C36"/>
    <w:rsid w:val="00A751D9"/>
    <w:rsid w:val="00A755C8"/>
    <w:rsid w:val="00A7560F"/>
    <w:rsid w:val="00A757F9"/>
    <w:rsid w:val="00A7596D"/>
    <w:rsid w:val="00A75AEC"/>
    <w:rsid w:val="00A7627E"/>
    <w:rsid w:val="00A7647B"/>
    <w:rsid w:val="00A7670E"/>
    <w:rsid w:val="00A76836"/>
    <w:rsid w:val="00A7693A"/>
    <w:rsid w:val="00A76BDD"/>
    <w:rsid w:val="00A76F36"/>
    <w:rsid w:val="00A77574"/>
    <w:rsid w:val="00A80253"/>
    <w:rsid w:val="00A80583"/>
    <w:rsid w:val="00A80677"/>
    <w:rsid w:val="00A807AD"/>
    <w:rsid w:val="00A80FD9"/>
    <w:rsid w:val="00A81396"/>
    <w:rsid w:val="00A819B3"/>
    <w:rsid w:val="00A81C82"/>
    <w:rsid w:val="00A81D96"/>
    <w:rsid w:val="00A81F92"/>
    <w:rsid w:val="00A82E7E"/>
    <w:rsid w:val="00A82F04"/>
    <w:rsid w:val="00A83470"/>
    <w:rsid w:val="00A83E48"/>
    <w:rsid w:val="00A8489D"/>
    <w:rsid w:val="00A84B84"/>
    <w:rsid w:val="00A84BA6"/>
    <w:rsid w:val="00A84C17"/>
    <w:rsid w:val="00A85B56"/>
    <w:rsid w:val="00A85B84"/>
    <w:rsid w:val="00A8629D"/>
    <w:rsid w:val="00A86581"/>
    <w:rsid w:val="00A86C54"/>
    <w:rsid w:val="00A8731A"/>
    <w:rsid w:val="00A87320"/>
    <w:rsid w:val="00A87C29"/>
    <w:rsid w:val="00A90305"/>
    <w:rsid w:val="00A903CC"/>
    <w:rsid w:val="00A90B57"/>
    <w:rsid w:val="00A90FD4"/>
    <w:rsid w:val="00A91384"/>
    <w:rsid w:val="00A913AD"/>
    <w:rsid w:val="00A9154B"/>
    <w:rsid w:val="00A9162F"/>
    <w:rsid w:val="00A917ED"/>
    <w:rsid w:val="00A91E68"/>
    <w:rsid w:val="00A9202F"/>
    <w:rsid w:val="00A924AE"/>
    <w:rsid w:val="00A926F2"/>
    <w:rsid w:val="00A92D45"/>
    <w:rsid w:val="00A930BF"/>
    <w:rsid w:val="00A930D3"/>
    <w:rsid w:val="00A9357B"/>
    <w:rsid w:val="00A9375C"/>
    <w:rsid w:val="00A94082"/>
    <w:rsid w:val="00A9412A"/>
    <w:rsid w:val="00A942F1"/>
    <w:rsid w:val="00A9431F"/>
    <w:rsid w:val="00A9436E"/>
    <w:rsid w:val="00A94AB2"/>
    <w:rsid w:val="00A94DC8"/>
    <w:rsid w:val="00A94FF8"/>
    <w:rsid w:val="00A9590C"/>
    <w:rsid w:val="00A959CE"/>
    <w:rsid w:val="00A963A0"/>
    <w:rsid w:val="00A9665C"/>
    <w:rsid w:val="00A96718"/>
    <w:rsid w:val="00A9683D"/>
    <w:rsid w:val="00A96DF6"/>
    <w:rsid w:val="00A971AD"/>
    <w:rsid w:val="00A975CA"/>
    <w:rsid w:val="00AA166F"/>
    <w:rsid w:val="00AA1CE3"/>
    <w:rsid w:val="00AA1E38"/>
    <w:rsid w:val="00AA232C"/>
    <w:rsid w:val="00AA2563"/>
    <w:rsid w:val="00AA2982"/>
    <w:rsid w:val="00AA326B"/>
    <w:rsid w:val="00AA32E3"/>
    <w:rsid w:val="00AA34F9"/>
    <w:rsid w:val="00AA355D"/>
    <w:rsid w:val="00AA37ED"/>
    <w:rsid w:val="00AA38E1"/>
    <w:rsid w:val="00AA3DB3"/>
    <w:rsid w:val="00AA40AC"/>
    <w:rsid w:val="00AA495E"/>
    <w:rsid w:val="00AA4B5C"/>
    <w:rsid w:val="00AA4C93"/>
    <w:rsid w:val="00AA4DCA"/>
    <w:rsid w:val="00AA4F0E"/>
    <w:rsid w:val="00AA51B0"/>
    <w:rsid w:val="00AA57ED"/>
    <w:rsid w:val="00AA607A"/>
    <w:rsid w:val="00AA6211"/>
    <w:rsid w:val="00AA6529"/>
    <w:rsid w:val="00AA6F03"/>
    <w:rsid w:val="00AA6F72"/>
    <w:rsid w:val="00AA734A"/>
    <w:rsid w:val="00AA7CE3"/>
    <w:rsid w:val="00AB02C4"/>
    <w:rsid w:val="00AB09A8"/>
    <w:rsid w:val="00AB12C9"/>
    <w:rsid w:val="00AB134C"/>
    <w:rsid w:val="00AB1461"/>
    <w:rsid w:val="00AB1670"/>
    <w:rsid w:val="00AB16D6"/>
    <w:rsid w:val="00AB19C7"/>
    <w:rsid w:val="00AB1A9F"/>
    <w:rsid w:val="00AB2992"/>
    <w:rsid w:val="00AB31E6"/>
    <w:rsid w:val="00AB3475"/>
    <w:rsid w:val="00AB351A"/>
    <w:rsid w:val="00AB375C"/>
    <w:rsid w:val="00AB38E2"/>
    <w:rsid w:val="00AB3AD5"/>
    <w:rsid w:val="00AB3E83"/>
    <w:rsid w:val="00AB467C"/>
    <w:rsid w:val="00AB49F5"/>
    <w:rsid w:val="00AB4B66"/>
    <w:rsid w:val="00AB4BF8"/>
    <w:rsid w:val="00AB4CBD"/>
    <w:rsid w:val="00AB51F9"/>
    <w:rsid w:val="00AB544D"/>
    <w:rsid w:val="00AB597B"/>
    <w:rsid w:val="00AB5A7F"/>
    <w:rsid w:val="00AB5D55"/>
    <w:rsid w:val="00AB5DB6"/>
    <w:rsid w:val="00AB5E1A"/>
    <w:rsid w:val="00AB6358"/>
    <w:rsid w:val="00AB670A"/>
    <w:rsid w:val="00AB7100"/>
    <w:rsid w:val="00AB72D3"/>
    <w:rsid w:val="00AB73C7"/>
    <w:rsid w:val="00AB7618"/>
    <w:rsid w:val="00AB7BB4"/>
    <w:rsid w:val="00AB7F42"/>
    <w:rsid w:val="00AC021E"/>
    <w:rsid w:val="00AC02F6"/>
    <w:rsid w:val="00AC07DD"/>
    <w:rsid w:val="00AC09E7"/>
    <w:rsid w:val="00AC0BAE"/>
    <w:rsid w:val="00AC10D6"/>
    <w:rsid w:val="00AC129F"/>
    <w:rsid w:val="00AC12BA"/>
    <w:rsid w:val="00AC1993"/>
    <w:rsid w:val="00AC1AB6"/>
    <w:rsid w:val="00AC1F61"/>
    <w:rsid w:val="00AC2BD6"/>
    <w:rsid w:val="00AC2E40"/>
    <w:rsid w:val="00AC3324"/>
    <w:rsid w:val="00AC3330"/>
    <w:rsid w:val="00AC3848"/>
    <w:rsid w:val="00AC3953"/>
    <w:rsid w:val="00AC3F3A"/>
    <w:rsid w:val="00AC401C"/>
    <w:rsid w:val="00AC407F"/>
    <w:rsid w:val="00AC459B"/>
    <w:rsid w:val="00AC45E6"/>
    <w:rsid w:val="00AC47BB"/>
    <w:rsid w:val="00AC4F95"/>
    <w:rsid w:val="00AC562F"/>
    <w:rsid w:val="00AC5634"/>
    <w:rsid w:val="00AC5A24"/>
    <w:rsid w:val="00AC5D0A"/>
    <w:rsid w:val="00AC62BA"/>
    <w:rsid w:val="00AC6301"/>
    <w:rsid w:val="00AC653B"/>
    <w:rsid w:val="00AC6606"/>
    <w:rsid w:val="00AC669B"/>
    <w:rsid w:val="00AC6B56"/>
    <w:rsid w:val="00AC735F"/>
    <w:rsid w:val="00AC77BF"/>
    <w:rsid w:val="00AD00BB"/>
    <w:rsid w:val="00AD0506"/>
    <w:rsid w:val="00AD08C1"/>
    <w:rsid w:val="00AD0D71"/>
    <w:rsid w:val="00AD0FE7"/>
    <w:rsid w:val="00AD184C"/>
    <w:rsid w:val="00AD1912"/>
    <w:rsid w:val="00AD1F69"/>
    <w:rsid w:val="00AD2005"/>
    <w:rsid w:val="00AD2821"/>
    <w:rsid w:val="00AD2A07"/>
    <w:rsid w:val="00AD3609"/>
    <w:rsid w:val="00AD3648"/>
    <w:rsid w:val="00AD36A1"/>
    <w:rsid w:val="00AD3D39"/>
    <w:rsid w:val="00AD3F35"/>
    <w:rsid w:val="00AD4094"/>
    <w:rsid w:val="00AD4A76"/>
    <w:rsid w:val="00AD4B5F"/>
    <w:rsid w:val="00AD4D26"/>
    <w:rsid w:val="00AD4E44"/>
    <w:rsid w:val="00AD563F"/>
    <w:rsid w:val="00AD57FC"/>
    <w:rsid w:val="00AD5827"/>
    <w:rsid w:val="00AD5841"/>
    <w:rsid w:val="00AD5AD6"/>
    <w:rsid w:val="00AD61C6"/>
    <w:rsid w:val="00AD630C"/>
    <w:rsid w:val="00AD65EE"/>
    <w:rsid w:val="00AD6F10"/>
    <w:rsid w:val="00AD7159"/>
    <w:rsid w:val="00AD74A2"/>
    <w:rsid w:val="00AD7CCA"/>
    <w:rsid w:val="00AD7DE1"/>
    <w:rsid w:val="00AE045B"/>
    <w:rsid w:val="00AE11F9"/>
    <w:rsid w:val="00AE1243"/>
    <w:rsid w:val="00AE15ED"/>
    <w:rsid w:val="00AE175B"/>
    <w:rsid w:val="00AE17DD"/>
    <w:rsid w:val="00AE1DE0"/>
    <w:rsid w:val="00AE2019"/>
    <w:rsid w:val="00AE2156"/>
    <w:rsid w:val="00AE25A7"/>
    <w:rsid w:val="00AE3185"/>
    <w:rsid w:val="00AE331A"/>
    <w:rsid w:val="00AE3D9B"/>
    <w:rsid w:val="00AE45C0"/>
    <w:rsid w:val="00AE49DD"/>
    <w:rsid w:val="00AE4C60"/>
    <w:rsid w:val="00AE56F3"/>
    <w:rsid w:val="00AE5AA2"/>
    <w:rsid w:val="00AE5CB7"/>
    <w:rsid w:val="00AE5D32"/>
    <w:rsid w:val="00AE5FA3"/>
    <w:rsid w:val="00AE6523"/>
    <w:rsid w:val="00AE7689"/>
    <w:rsid w:val="00AE76BF"/>
    <w:rsid w:val="00AE777E"/>
    <w:rsid w:val="00AE7BEC"/>
    <w:rsid w:val="00AF05BD"/>
    <w:rsid w:val="00AF0758"/>
    <w:rsid w:val="00AF0A41"/>
    <w:rsid w:val="00AF0A47"/>
    <w:rsid w:val="00AF0B42"/>
    <w:rsid w:val="00AF0E18"/>
    <w:rsid w:val="00AF1069"/>
    <w:rsid w:val="00AF11CE"/>
    <w:rsid w:val="00AF147B"/>
    <w:rsid w:val="00AF205C"/>
    <w:rsid w:val="00AF3050"/>
    <w:rsid w:val="00AF3227"/>
    <w:rsid w:val="00AF3349"/>
    <w:rsid w:val="00AF3785"/>
    <w:rsid w:val="00AF37D7"/>
    <w:rsid w:val="00AF39B8"/>
    <w:rsid w:val="00AF3E2C"/>
    <w:rsid w:val="00AF3F0B"/>
    <w:rsid w:val="00AF41CB"/>
    <w:rsid w:val="00AF4A90"/>
    <w:rsid w:val="00AF581F"/>
    <w:rsid w:val="00AF5845"/>
    <w:rsid w:val="00AF5E79"/>
    <w:rsid w:val="00AF5F53"/>
    <w:rsid w:val="00AF666E"/>
    <w:rsid w:val="00AF686A"/>
    <w:rsid w:val="00AF722E"/>
    <w:rsid w:val="00AF7258"/>
    <w:rsid w:val="00AF72A9"/>
    <w:rsid w:val="00AF72B7"/>
    <w:rsid w:val="00AF74D6"/>
    <w:rsid w:val="00AF7562"/>
    <w:rsid w:val="00AF7C5E"/>
    <w:rsid w:val="00B00BDE"/>
    <w:rsid w:val="00B00D44"/>
    <w:rsid w:val="00B01103"/>
    <w:rsid w:val="00B01564"/>
    <w:rsid w:val="00B0199C"/>
    <w:rsid w:val="00B01B10"/>
    <w:rsid w:val="00B02276"/>
    <w:rsid w:val="00B03250"/>
    <w:rsid w:val="00B03729"/>
    <w:rsid w:val="00B03A3B"/>
    <w:rsid w:val="00B04D56"/>
    <w:rsid w:val="00B04D81"/>
    <w:rsid w:val="00B04F14"/>
    <w:rsid w:val="00B05311"/>
    <w:rsid w:val="00B053AA"/>
    <w:rsid w:val="00B05D17"/>
    <w:rsid w:val="00B0653D"/>
    <w:rsid w:val="00B065D0"/>
    <w:rsid w:val="00B06BF8"/>
    <w:rsid w:val="00B06D2C"/>
    <w:rsid w:val="00B0744A"/>
    <w:rsid w:val="00B074B7"/>
    <w:rsid w:val="00B074C4"/>
    <w:rsid w:val="00B075EA"/>
    <w:rsid w:val="00B07BA5"/>
    <w:rsid w:val="00B07F98"/>
    <w:rsid w:val="00B07FA1"/>
    <w:rsid w:val="00B100F8"/>
    <w:rsid w:val="00B10271"/>
    <w:rsid w:val="00B1041C"/>
    <w:rsid w:val="00B1091B"/>
    <w:rsid w:val="00B10EE6"/>
    <w:rsid w:val="00B10F9D"/>
    <w:rsid w:val="00B119C4"/>
    <w:rsid w:val="00B11AEA"/>
    <w:rsid w:val="00B11BD3"/>
    <w:rsid w:val="00B11EB8"/>
    <w:rsid w:val="00B11EBB"/>
    <w:rsid w:val="00B11EF7"/>
    <w:rsid w:val="00B11F09"/>
    <w:rsid w:val="00B11FE2"/>
    <w:rsid w:val="00B1233F"/>
    <w:rsid w:val="00B12346"/>
    <w:rsid w:val="00B126A3"/>
    <w:rsid w:val="00B12B83"/>
    <w:rsid w:val="00B1336C"/>
    <w:rsid w:val="00B133DB"/>
    <w:rsid w:val="00B13F7B"/>
    <w:rsid w:val="00B1490A"/>
    <w:rsid w:val="00B14EBA"/>
    <w:rsid w:val="00B157B0"/>
    <w:rsid w:val="00B1580A"/>
    <w:rsid w:val="00B159A9"/>
    <w:rsid w:val="00B15B5B"/>
    <w:rsid w:val="00B15BCD"/>
    <w:rsid w:val="00B1677D"/>
    <w:rsid w:val="00B16C77"/>
    <w:rsid w:val="00B16FE9"/>
    <w:rsid w:val="00B175CF"/>
    <w:rsid w:val="00B177E6"/>
    <w:rsid w:val="00B178EF"/>
    <w:rsid w:val="00B17A9E"/>
    <w:rsid w:val="00B17F06"/>
    <w:rsid w:val="00B2045A"/>
    <w:rsid w:val="00B206F1"/>
    <w:rsid w:val="00B20A83"/>
    <w:rsid w:val="00B21127"/>
    <w:rsid w:val="00B214E9"/>
    <w:rsid w:val="00B21566"/>
    <w:rsid w:val="00B21ABB"/>
    <w:rsid w:val="00B21D84"/>
    <w:rsid w:val="00B223F2"/>
    <w:rsid w:val="00B2296A"/>
    <w:rsid w:val="00B234B4"/>
    <w:rsid w:val="00B23621"/>
    <w:rsid w:val="00B23788"/>
    <w:rsid w:val="00B239C0"/>
    <w:rsid w:val="00B23E0E"/>
    <w:rsid w:val="00B243CB"/>
    <w:rsid w:val="00B24825"/>
    <w:rsid w:val="00B24D31"/>
    <w:rsid w:val="00B24D9C"/>
    <w:rsid w:val="00B25175"/>
    <w:rsid w:val="00B253B1"/>
    <w:rsid w:val="00B2597B"/>
    <w:rsid w:val="00B25B67"/>
    <w:rsid w:val="00B25DC3"/>
    <w:rsid w:val="00B25E74"/>
    <w:rsid w:val="00B25F60"/>
    <w:rsid w:val="00B26057"/>
    <w:rsid w:val="00B263F5"/>
    <w:rsid w:val="00B2688C"/>
    <w:rsid w:val="00B26EE6"/>
    <w:rsid w:val="00B272FB"/>
    <w:rsid w:val="00B273DF"/>
    <w:rsid w:val="00B27730"/>
    <w:rsid w:val="00B27A38"/>
    <w:rsid w:val="00B27CAC"/>
    <w:rsid w:val="00B27E6E"/>
    <w:rsid w:val="00B301FB"/>
    <w:rsid w:val="00B30327"/>
    <w:rsid w:val="00B30708"/>
    <w:rsid w:val="00B30789"/>
    <w:rsid w:val="00B309EE"/>
    <w:rsid w:val="00B30C82"/>
    <w:rsid w:val="00B30D12"/>
    <w:rsid w:val="00B30D18"/>
    <w:rsid w:val="00B30F23"/>
    <w:rsid w:val="00B31222"/>
    <w:rsid w:val="00B3140A"/>
    <w:rsid w:val="00B316EC"/>
    <w:rsid w:val="00B31989"/>
    <w:rsid w:val="00B3276B"/>
    <w:rsid w:val="00B32B26"/>
    <w:rsid w:val="00B32E1A"/>
    <w:rsid w:val="00B32EFE"/>
    <w:rsid w:val="00B3380E"/>
    <w:rsid w:val="00B33DB4"/>
    <w:rsid w:val="00B33DC5"/>
    <w:rsid w:val="00B33E4B"/>
    <w:rsid w:val="00B3431B"/>
    <w:rsid w:val="00B34D93"/>
    <w:rsid w:val="00B3594A"/>
    <w:rsid w:val="00B359CC"/>
    <w:rsid w:val="00B35E61"/>
    <w:rsid w:val="00B35EC3"/>
    <w:rsid w:val="00B360AD"/>
    <w:rsid w:val="00B363F6"/>
    <w:rsid w:val="00B367C9"/>
    <w:rsid w:val="00B368BF"/>
    <w:rsid w:val="00B36B04"/>
    <w:rsid w:val="00B371D0"/>
    <w:rsid w:val="00B371E5"/>
    <w:rsid w:val="00B37555"/>
    <w:rsid w:val="00B4058A"/>
    <w:rsid w:val="00B40795"/>
    <w:rsid w:val="00B409CE"/>
    <w:rsid w:val="00B40AB8"/>
    <w:rsid w:val="00B40D91"/>
    <w:rsid w:val="00B40E8A"/>
    <w:rsid w:val="00B40E99"/>
    <w:rsid w:val="00B411E0"/>
    <w:rsid w:val="00B413B7"/>
    <w:rsid w:val="00B42506"/>
    <w:rsid w:val="00B42A98"/>
    <w:rsid w:val="00B43256"/>
    <w:rsid w:val="00B43663"/>
    <w:rsid w:val="00B4369A"/>
    <w:rsid w:val="00B437B4"/>
    <w:rsid w:val="00B43E20"/>
    <w:rsid w:val="00B440E1"/>
    <w:rsid w:val="00B4475D"/>
    <w:rsid w:val="00B44ACA"/>
    <w:rsid w:val="00B44CDD"/>
    <w:rsid w:val="00B44DBB"/>
    <w:rsid w:val="00B44FBC"/>
    <w:rsid w:val="00B45620"/>
    <w:rsid w:val="00B45BEC"/>
    <w:rsid w:val="00B45CAC"/>
    <w:rsid w:val="00B460DC"/>
    <w:rsid w:val="00B469D3"/>
    <w:rsid w:val="00B46C7D"/>
    <w:rsid w:val="00B46DAD"/>
    <w:rsid w:val="00B46DFE"/>
    <w:rsid w:val="00B46F73"/>
    <w:rsid w:val="00B474B2"/>
    <w:rsid w:val="00B4782C"/>
    <w:rsid w:val="00B47B59"/>
    <w:rsid w:val="00B50060"/>
    <w:rsid w:val="00B500DE"/>
    <w:rsid w:val="00B50562"/>
    <w:rsid w:val="00B50D46"/>
    <w:rsid w:val="00B50E54"/>
    <w:rsid w:val="00B51179"/>
    <w:rsid w:val="00B511AD"/>
    <w:rsid w:val="00B515D7"/>
    <w:rsid w:val="00B51843"/>
    <w:rsid w:val="00B51F9F"/>
    <w:rsid w:val="00B5205B"/>
    <w:rsid w:val="00B520C5"/>
    <w:rsid w:val="00B52458"/>
    <w:rsid w:val="00B525E8"/>
    <w:rsid w:val="00B526DF"/>
    <w:rsid w:val="00B52887"/>
    <w:rsid w:val="00B52C97"/>
    <w:rsid w:val="00B532DF"/>
    <w:rsid w:val="00B5363F"/>
    <w:rsid w:val="00B53E0A"/>
    <w:rsid w:val="00B54188"/>
    <w:rsid w:val="00B54352"/>
    <w:rsid w:val="00B544D3"/>
    <w:rsid w:val="00B5452C"/>
    <w:rsid w:val="00B547EA"/>
    <w:rsid w:val="00B54976"/>
    <w:rsid w:val="00B54A9E"/>
    <w:rsid w:val="00B54CC9"/>
    <w:rsid w:val="00B54EDE"/>
    <w:rsid w:val="00B556AF"/>
    <w:rsid w:val="00B55C02"/>
    <w:rsid w:val="00B55E01"/>
    <w:rsid w:val="00B55F19"/>
    <w:rsid w:val="00B5615B"/>
    <w:rsid w:val="00B56545"/>
    <w:rsid w:val="00B56CAE"/>
    <w:rsid w:val="00B56D47"/>
    <w:rsid w:val="00B5798E"/>
    <w:rsid w:val="00B57BC6"/>
    <w:rsid w:val="00B57BCD"/>
    <w:rsid w:val="00B6000A"/>
    <w:rsid w:val="00B60095"/>
    <w:rsid w:val="00B603FB"/>
    <w:rsid w:val="00B60C81"/>
    <w:rsid w:val="00B60CF2"/>
    <w:rsid w:val="00B610CD"/>
    <w:rsid w:val="00B61139"/>
    <w:rsid w:val="00B6115F"/>
    <w:rsid w:val="00B61682"/>
    <w:rsid w:val="00B61B93"/>
    <w:rsid w:val="00B61E26"/>
    <w:rsid w:val="00B61EB8"/>
    <w:rsid w:val="00B61FF3"/>
    <w:rsid w:val="00B620EE"/>
    <w:rsid w:val="00B62312"/>
    <w:rsid w:val="00B63149"/>
    <w:rsid w:val="00B63200"/>
    <w:rsid w:val="00B633C6"/>
    <w:rsid w:val="00B637CC"/>
    <w:rsid w:val="00B639D8"/>
    <w:rsid w:val="00B63C73"/>
    <w:rsid w:val="00B63CE2"/>
    <w:rsid w:val="00B63F63"/>
    <w:rsid w:val="00B63FF7"/>
    <w:rsid w:val="00B64BDC"/>
    <w:rsid w:val="00B64C44"/>
    <w:rsid w:val="00B6599E"/>
    <w:rsid w:val="00B65AB3"/>
    <w:rsid w:val="00B65B0E"/>
    <w:rsid w:val="00B660C5"/>
    <w:rsid w:val="00B662C3"/>
    <w:rsid w:val="00B666DE"/>
    <w:rsid w:val="00B66E68"/>
    <w:rsid w:val="00B670AB"/>
    <w:rsid w:val="00B67AB1"/>
    <w:rsid w:val="00B67EAC"/>
    <w:rsid w:val="00B7042F"/>
    <w:rsid w:val="00B70A49"/>
    <w:rsid w:val="00B70AC5"/>
    <w:rsid w:val="00B70E59"/>
    <w:rsid w:val="00B710BC"/>
    <w:rsid w:val="00B71129"/>
    <w:rsid w:val="00B71751"/>
    <w:rsid w:val="00B717ED"/>
    <w:rsid w:val="00B7200B"/>
    <w:rsid w:val="00B725E0"/>
    <w:rsid w:val="00B7285C"/>
    <w:rsid w:val="00B72CF1"/>
    <w:rsid w:val="00B732EA"/>
    <w:rsid w:val="00B73684"/>
    <w:rsid w:val="00B74498"/>
    <w:rsid w:val="00B74EC0"/>
    <w:rsid w:val="00B7508E"/>
    <w:rsid w:val="00B75375"/>
    <w:rsid w:val="00B75C74"/>
    <w:rsid w:val="00B75D3D"/>
    <w:rsid w:val="00B761A5"/>
    <w:rsid w:val="00B765B5"/>
    <w:rsid w:val="00B76630"/>
    <w:rsid w:val="00B767B8"/>
    <w:rsid w:val="00B76EE0"/>
    <w:rsid w:val="00B771A9"/>
    <w:rsid w:val="00B773B9"/>
    <w:rsid w:val="00B77767"/>
    <w:rsid w:val="00B77EFF"/>
    <w:rsid w:val="00B80245"/>
    <w:rsid w:val="00B8039C"/>
    <w:rsid w:val="00B80767"/>
    <w:rsid w:val="00B80CC3"/>
    <w:rsid w:val="00B80E83"/>
    <w:rsid w:val="00B8137F"/>
    <w:rsid w:val="00B8193C"/>
    <w:rsid w:val="00B81CE3"/>
    <w:rsid w:val="00B8285A"/>
    <w:rsid w:val="00B82A06"/>
    <w:rsid w:val="00B82E44"/>
    <w:rsid w:val="00B82ECE"/>
    <w:rsid w:val="00B83AAD"/>
    <w:rsid w:val="00B83D87"/>
    <w:rsid w:val="00B83F06"/>
    <w:rsid w:val="00B843DB"/>
    <w:rsid w:val="00B847AA"/>
    <w:rsid w:val="00B847DD"/>
    <w:rsid w:val="00B847FB"/>
    <w:rsid w:val="00B84E8F"/>
    <w:rsid w:val="00B8509A"/>
    <w:rsid w:val="00B85332"/>
    <w:rsid w:val="00B8547E"/>
    <w:rsid w:val="00B85B53"/>
    <w:rsid w:val="00B85E82"/>
    <w:rsid w:val="00B86171"/>
    <w:rsid w:val="00B86358"/>
    <w:rsid w:val="00B869E3"/>
    <w:rsid w:val="00B86E7D"/>
    <w:rsid w:val="00B8707B"/>
    <w:rsid w:val="00B871DC"/>
    <w:rsid w:val="00B8722E"/>
    <w:rsid w:val="00B8733A"/>
    <w:rsid w:val="00B87700"/>
    <w:rsid w:val="00B878AA"/>
    <w:rsid w:val="00B87B5F"/>
    <w:rsid w:val="00B87C57"/>
    <w:rsid w:val="00B900B7"/>
    <w:rsid w:val="00B90492"/>
    <w:rsid w:val="00B90C2C"/>
    <w:rsid w:val="00B90FD0"/>
    <w:rsid w:val="00B912D1"/>
    <w:rsid w:val="00B91817"/>
    <w:rsid w:val="00B91A6B"/>
    <w:rsid w:val="00B91D1B"/>
    <w:rsid w:val="00B91FD4"/>
    <w:rsid w:val="00B920E8"/>
    <w:rsid w:val="00B92929"/>
    <w:rsid w:val="00B93243"/>
    <w:rsid w:val="00B93D77"/>
    <w:rsid w:val="00B94171"/>
    <w:rsid w:val="00B94251"/>
    <w:rsid w:val="00B94545"/>
    <w:rsid w:val="00B945C9"/>
    <w:rsid w:val="00B94CBC"/>
    <w:rsid w:val="00B94F2E"/>
    <w:rsid w:val="00B95030"/>
    <w:rsid w:val="00B950DF"/>
    <w:rsid w:val="00B95639"/>
    <w:rsid w:val="00B959F3"/>
    <w:rsid w:val="00B95B30"/>
    <w:rsid w:val="00B95B83"/>
    <w:rsid w:val="00B95CC9"/>
    <w:rsid w:val="00B95D3E"/>
    <w:rsid w:val="00B95DBF"/>
    <w:rsid w:val="00B95E3A"/>
    <w:rsid w:val="00B95EFB"/>
    <w:rsid w:val="00B960B0"/>
    <w:rsid w:val="00B962EB"/>
    <w:rsid w:val="00B96322"/>
    <w:rsid w:val="00B9664C"/>
    <w:rsid w:val="00B96DCE"/>
    <w:rsid w:val="00B96E03"/>
    <w:rsid w:val="00B971B1"/>
    <w:rsid w:val="00B976E9"/>
    <w:rsid w:val="00B978A2"/>
    <w:rsid w:val="00B97BB4"/>
    <w:rsid w:val="00B97F1B"/>
    <w:rsid w:val="00BA0388"/>
    <w:rsid w:val="00BA051E"/>
    <w:rsid w:val="00BA06EF"/>
    <w:rsid w:val="00BA0C7B"/>
    <w:rsid w:val="00BA0E3E"/>
    <w:rsid w:val="00BA10CA"/>
    <w:rsid w:val="00BA15BB"/>
    <w:rsid w:val="00BA1851"/>
    <w:rsid w:val="00BA18AF"/>
    <w:rsid w:val="00BA1F7C"/>
    <w:rsid w:val="00BA1FFE"/>
    <w:rsid w:val="00BA2152"/>
    <w:rsid w:val="00BA28E7"/>
    <w:rsid w:val="00BA2FA0"/>
    <w:rsid w:val="00BA3E4C"/>
    <w:rsid w:val="00BA462F"/>
    <w:rsid w:val="00BA4718"/>
    <w:rsid w:val="00BA4A3A"/>
    <w:rsid w:val="00BA4AB3"/>
    <w:rsid w:val="00BA4B1B"/>
    <w:rsid w:val="00BA4EBE"/>
    <w:rsid w:val="00BA52AF"/>
    <w:rsid w:val="00BA550C"/>
    <w:rsid w:val="00BA576A"/>
    <w:rsid w:val="00BA5AC8"/>
    <w:rsid w:val="00BA5C79"/>
    <w:rsid w:val="00BA68C9"/>
    <w:rsid w:val="00BA6A03"/>
    <w:rsid w:val="00BA6AF5"/>
    <w:rsid w:val="00BA7A80"/>
    <w:rsid w:val="00BB0139"/>
    <w:rsid w:val="00BB0813"/>
    <w:rsid w:val="00BB0B6C"/>
    <w:rsid w:val="00BB0D02"/>
    <w:rsid w:val="00BB11F9"/>
    <w:rsid w:val="00BB1350"/>
    <w:rsid w:val="00BB17EC"/>
    <w:rsid w:val="00BB21D5"/>
    <w:rsid w:val="00BB220E"/>
    <w:rsid w:val="00BB22CC"/>
    <w:rsid w:val="00BB23A9"/>
    <w:rsid w:val="00BB29E5"/>
    <w:rsid w:val="00BB33CF"/>
    <w:rsid w:val="00BB3440"/>
    <w:rsid w:val="00BB363E"/>
    <w:rsid w:val="00BB3704"/>
    <w:rsid w:val="00BB372F"/>
    <w:rsid w:val="00BB3A42"/>
    <w:rsid w:val="00BB3D36"/>
    <w:rsid w:val="00BB4090"/>
    <w:rsid w:val="00BB439A"/>
    <w:rsid w:val="00BB48DA"/>
    <w:rsid w:val="00BB49D0"/>
    <w:rsid w:val="00BB49D5"/>
    <w:rsid w:val="00BB4B42"/>
    <w:rsid w:val="00BB4C11"/>
    <w:rsid w:val="00BB5559"/>
    <w:rsid w:val="00BB5C51"/>
    <w:rsid w:val="00BB61DF"/>
    <w:rsid w:val="00BB6331"/>
    <w:rsid w:val="00BB63C0"/>
    <w:rsid w:val="00BB6E80"/>
    <w:rsid w:val="00BB70F6"/>
    <w:rsid w:val="00BB77B5"/>
    <w:rsid w:val="00BB7AD6"/>
    <w:rsid w:val="00BC03EF"/>
    <w:rsid w:val="00BC070B"/>
    <w:rsid w:val="00BC0823"/>
    <w:rsid w:val="00BC0AA0"/>
    <w:rsid w:val="00BC0B24"/>
    <w:rsid w:val="00BC0DE0"/>
    <w:rsid w:val="00BC0F6D"/>
    <w:rsid w:val="00BC1400"/>
    <w:rsid w:val="00BC15B8"/>
    <w:rsid w:val="00BC191C"/>
    <w:rsid w:val="00BC1CF2"/>
    <w:rsid w:val="00BC1E4D"/>
    <w:rsid w:val="00BC1EB7"/>
    <w:rsid w:val="00BC23EE"/>
    <w:rsid w:val="00BC285F"/>
    <w:rsid w:val="00BC2AFF"/>
    <w:rsid w:val="00BC2C67"/>
    <w:rsid w:val="00BC30DD"/>
    <w:rsid w:val="00BC343C"/>
    <w:rsid w:val="00BC34D2"/>
    <w:rsid w:val="00BC3B15"/>
    <w:rsid w:val="00BC3FAC"/>
    <w:rsid w:val="00BC433A"/>
    <w:rsid w:val="00BC4672"/>
    <w:rsid w:val="00BC4783"/>
    <w:rsid w:val="00BC4D59"/>
    <w:rsid w:val="00BC55B8"/>
    <w:rsid w:val="00BC5794"/>
    <w:rsid w:val="00BC5A0A"/>
    <w:rsid w:val="00BC5AC0"/>
    <w:rsid w:val="00BC5AFB"/>
    <w:rsid w:val="00BC6117"/>
    <w:rsid w:val="00BC7239"/>
    <w:rsid w:val="00BC7873"/>
    <w:rsid w:val="00BC79DE"/>
    <w:rsid w:val="00BC7E04"/>
    <w:rsid w:val="00BC7F90"/>
    <w:rsid w:val="00BD034F"/>
    <w:rsid w:val="00BD097F"/>
    <w:rsid w:val="00BD09F3"/>
    <w:rsid w:val="00BD109F"/>
    <w:rsid w:val="00BD12FC"/>
    <w:rsid w:val="00BD1BD1"/>
    <w:rsid w:val="00BD233E"/>
    <w:rsid w:val="00BD3701"/>
    <w:rsid w:val="00BD37BC"/>
    <w:rsid w:val="00BD38B5"/>
    <w:rsid w:val="00BD3A26"/>
    <w:rsid w:val="00BD3AC2"/>
    <w:rsid w:val="00BD3DBC"/>
    <w:rsid w:val="00BD3FF6"/>
    <w:rsid w:val="00BD4377"/>
    <w:rsid w:val="00BD45AA"/>
    <w:rsid w:val="00BD45E4"/>
    <w:rsid w:val="00BD48F8"/>
    <w:rsid w:val="00BD496A"/>
    <w:rsid w:val="00BD4A4C"/>
    <w:rsid w:val="00BD4CB9"/>
    <w:rsid w:val="00BD4E1E"/>
    <w:rsid w:val="00BD52A3"/>
    <w:rsid w:val="00BD5562"/>
    <w:rsid w:val="00BD5625"/>
    <w:rsid w:val="00BD5923"/>
    <w:rsid w:val="00BD5AA5"/>
    <w:rsid w:val="00BD5B9E"/>
    <w:rsid w:val="00BD6505"/>
    <w:rsid w:val="00BD652F"/>
    <w:rsid w:val="00BD65BE"/>
    <w:rsid w:val="00BD6735"/>
    <w:rsid w:val="00BD68CD"/>
    <w:rsid w:val="00BD691A"/>
    <w:rsid w:val="00BD6B66"/>
    <w:rsid w:val="00BD721E"/>
    <w:rsid w:val="00BD73E3"/>
    <w:rsid w:val="00BD7855"/>
    <w:rsid w:val="00BD7C15"/>
    <w:rsid w:val="00BD7C62"/>
    <w:rsid w:val="00BD7D0C"/>
    <w:rsid w:val="00BD7DE5"/>
    <w:rsid w:val="00BD7E43"/>
    <w:rsid w:val="00BE013D"/>
    <w:rsid w:val="00BE0D5C"/>
    <w:rsid w:val="00BE1198"/>
    <w:rsid w:val="00BE15AE"/>
    <w:rsid w:val="00BE18B3"/>
    <w:rsid w:val="00BE219E"/>
    <w:rsid w:val="00BE2981"/>
    <w:rsid w:val="00BE2F5B"/>
    <w:rsid w:val="00BE3004"/>
    <w:rsid w:val="00BE3089"/>
    <w:rsid w:val="00BE3356"/>
    <w:rsid w:val="00BE3542"/>
    <w:rsid w:val="00BE38B2"/>
    <w:rsid w:val="00BE3B1F"/>
    <w:rsid w:val="00BE3E25"/>
    <w:rsid w:val="00BE47F7"/>
    <w:rsid w:val="00BE496B"/>
    <w:rsid w:val="00BE4D83"/>
    <w:rsid w:val="00BE4F4A"/>
    <w:rsid w:val="00BE4FE5"/>
    <w:rsid w:val="00BE5054"/>
    <w:rsid w:val="00BE50DD"/>
    <w:rsid w:val="00BE51AD"/>
    <w:rsid w:val="00BE5208"/>
    <w:rsid w:val="00BE53B2"/>
    <w:rsid w:val="00BE5455"/>
    <w:rsid w:val="00BE5B29"/>
    <w:rsid w:val="00BE5BA9"/>
    <w:rsid w:val="00BE5E61"/>
    <w:rsid w:val="00BE6400"/>
    <w:rsid w:val="00BE6490"/>
    <w:rsid w:val="00BE6882"/>
    <w:rsid w:val="00BE7410"/>
    <w:rsid w:val="00BE7963"/>
    <w:rsid w:val="00BE7CC6"/>
    <w:rsid w:val="00BE7EB8"/>
    <w:rsid w:val="00BF04F5"/>
    <w:rsid w:val="00BF1586"/>
    <w:rsid w:val="00BF20A5"/>
    <w:rsid w:val="00BF2683"/>
    <w:rsid w:val="00BF284F"/>
    <w:rsid w:val="00BF3500"/>
    <w:rsid w:val="00BF3779"/>
    <w:rsid w:val="00BF3D9C"/>
    <w:rsid w:val="00BF4EA1"/>
    <w:rsid w:val="00BF50CD"/>
    <w:rsid w:val="00BF58FC"/>
    <w:rsid w:val="00BF7088"/>
    <w:rsid w:val="00BF7A4F"/>
    <w:rsid w:val="00BF7A9F"/>
    <w:rsid w:val="00BF7BA5"/>
    <w:rsid w:val="00C0041F"/>
    <w:rsid w:val="00C00EC8"/>
    <w:rsid w:val="00C00F47"/>
    <w:rsid w:val="00C01103"/>
    <w:rsid w:val="00C02ABC"/>
    <w:rsid w:val="00C038CE"/>
    <w:rsid w:val="00C040BA"/>
    <w:rsid w:val="00C047A1"/>
    <w:rsid w:val="00C04957"/>
    <w:rsid w:val="00C04BF0"/>
    <w:rsid w:val="00C055F6"/>
    <w:rsid w:val="00C05815"/>
    <w:rsid w:val="00C05845"/>
    <w:rsid w:val="00C059BE"/>
    <w:rsid w:val="00C05D4A"/>
    <w:rsid w:val="00C05F64"/>
    <w:rsid w:val="00C062C4"/>
    <w:rsid w:val="00C06406"/>
    <w:rsid w:val="00C06434"/>
    <w:rsid w:val="00C068D7"/>
    <w:rsid w:val="00C06B1B"/>
    <w:rsid w:val="00C06CA3"/>
    <w:rsid w:val="00C07015"/>
    <w:rsid w:val="00C0737E"/>
    <w:rsid w:val="00C07429"/>
    <w:rsid w:val="00C07691"/>
    <w:rsid w:val="00C07961"/>
    <w:rsid w:val="00C07F33"/>
    <w:rsid w:val="00C10191"/>
    <w:rsid w:val="00C1036D"/>
    <w:rsid w:val="00C114B3"/>
    <w:rsid w:val="00C12244"/>
    <w:rsid w:val="00C1246D"/>
    <w:rsid w:val="00C12841"/>
    <w:rsid w:val="00C13009"/>
    <w:rsid w:val="00C13797"/>
    <w:rsid w:val="00C139C4"/>
    <w:rsid w:val="00C13F06"/>
    <w:rsid w:val="00C14239"/>
    <w:rsid w:val="00C14E13"/>
    <w:rsid w:val="00C15128"/>
    <w:rsid w:val="00C152D8"/>
    <w:rsid w:val="00C162F7"/>
    <w:rsid w:val="00C1632B"/>
    <w:rsid w:val="00C1633C"/>
    <w:rsid w:val="00C16411"/>
    <w:rsid w:val="00C16453"/>
    <w:rsid w:val="00C165AC"/>
    <w:rsid w:val="00C16A63"/>
    <w:rsid w:val="00C171AB"/>
    <w:rsid w:val="00C173B9"/>
    <w:rsid w:val="00C1760A"/>
    <w:rsid w:val="00C17716"/>
    <w:rsid w:val="00C178AE"/>
    <w:rsid w:val="00C17EF5"/>
    <w:rsid w:val="00C202FC"/>
    <w:rsid w:val="00C21391"/>
    <w:rsid w:val="00C2142E"/>
    <w:rsid w:val="00C2161C"/>
    <w:rsid w:val="00C21728"/>
    <w:rsid w:val="00C21998"/>
    <w:rsid w:val="00C21A47"/>
    <w:rsid w:val="00C2204F"/>
    <w:rsid w:val="00C2213C"/>
    <w:rsid w:val="00C223C2"/>
    <w:rsid w:val="00C224DE"/>
    <w:rsid w:val="00C22582"/>
    <w:rsid w:val="00C2294A"/>
    <w:rsid w:val="00C22986"/>
    <w:rsid w:val="00C22C77"/>
    <w:rsid w:val="00C22D34"/>
    <w:rsid w:val="00C22F25"/>
    <w:rsid w:val="00C230C6"/>
    <w:rsid w:val="00C23169"/>
    <w:rsid w:val="00C23399"/>
    <w:rsid w:val="00C23751"/>
    <w:rsid w:val="00C24013"/>
    <w:rsid w:val="00C24034"/>
    <w:rsid w:val="00C24097"/>
    <w:rsid w:val="00C24270"/>
    <w:rsid w:val="00C242CD"/>
    <w:rsid w:val="00C243E0"/>
    <w:rsid w:val="00C2447F"/>
    <w:rsid w:val="00C24609"/>
    <w:rsid w:val="00C24719"/>
    <w:rsid w:val="00C248E3"/>
    <w:rsid w:val="00C24975"/>
    <w:rsid w:val="00C2498B"/>
    <w:rsid w:val="00C24B88"/>
    <w:rsid w:val="00C24E3B"/>
    <w:rsid w:val="00C2517E"/>
    <w:rsid w:val="00C25E15"/>
    <w:rsid w:val="00C261A6"/>
    <w:rsid w:val="00C2637A"/>
    <w:rsid w:val="00C26693"/>
    <w:rsid w:val="00C26AEC"/>
    <w:rsid w:val="00C26C02"/>
    <w:rsid w:val="00C26ED4"/>
    <w:rsid w:val="00C274BD"/>
    <w:rsid w:val="00C274FB"/>
    <w:rsid w:val="00C276AA"/>
    <w:rsid w:val="00C27DEC"/>
    <w:rsid w:val="00C27FE5"/>
    <w:rsid w:val="00C3035A"/>
    <w:rsid w:val="00C307AC"/>
    <w:rsid w:val="00C30BFC"/>
    <w:rsid w:val="00C31197"/>
    <w:rsid w:val="00C3173E"/>
    <w:rsid w:val="00C31A74"/>
    <w:rsid w:val="00C31B23"/>
    <w:rsid w:val="00C31FC8"/>
    <w:rsid w:val="00C323EF"/>
    <w:rsid w:val="00C329EC"/>
    <w:rsid w:val="00C331F6"/>
    <w:rsid w:val="00C33F9D"/>
    <w:rsid w:val="00C340EF"/>
    <w:rsid w:val="00C3411B"/>
    <w:rsid w:val="00C34B72"/>
    <w:rsid w:val="00C34D83"/>
    <w:rsid w:val="00C35234"/>
    <w:rsid w:val="00C358BA"/>
    <w:rsid w:val="00C365F0"/>
    <w:rsid w:val="00C365FD"/>
    <w:rsid w:val="00C36687"/>
    <w:rsid w:val="00C36CA0"/>
    <w:rsid w:val="00C373F4"/>
    <w:rsid w:val="00C378EC"/>
    <w:rsid w:val="00C37D9D"/>
    <w:rsid w:val="00C4016C"/>
    <w:rsid w:val="00C407ED"/>
    <w:rsid w:val="00C40D38"/>
    <w:rsid w:val="00C41076"/>
    <w:rsid w:val="00C4125E"/>
    <w:rsid w:val="00C41535"/>
    <w:rsid w:val="00C416B9"/>
    <w:rsid w:val="00C41746"/>
    <w:rsid w:val="00C41E78"/>
    <w:rsid w:val="00C42051"/>
    <w:rsid w:val="00C42159"/>
    <w:rsid w:val="00C4218F"/>
    <w:rsid w:val="00C42967"/>
    <w:rsid w:val="00C42C20"/>
    <w:rsid w:val="00C4334E"/>
    <w:rsid w:val="00C436EA"/>
    <w:rsid w:val="00C43879"/>
    <w:rsid w:val="00C4401C"/>
    <w:rsid w:val="00C4402D"/>
    <w:rsid w:val="00C4413C"/>
    <w:rsid w:val="00C44166"/>
    <w:rsid w:val="00C44316"/>
    <w:rsid w:val="00C4444B"/>
    <w:rsid w:val="00C44530"/>
    <w:rsid w:val="00C44A8D"/>
    <w:rsid w:val="00C44B93"/>
    <w:rsid w:val="00C44E1C"/>
    <w:rsid w:val="00C450C6"/>
    <w:rsid w:val="00C450FD"/>
    <w:rsid w:val="00C452BF"/>
    <w:rsid w:val="00C45584"/>
    <w:rsid w:val="00C456ED"/>
    <w:rsid w:val="00C4619A"/>
    <w:rsid w:val="00C46516"/>
    <w:rsid w:val="00C465EA"/>
    <w:rsid w:val="00C4666C"/>
    <w:rsid w:val="00C46813"/>
    <w:rsid w:val="00C468B7"/>
    <w:rsid w:val="00C469F2"/>
    <w:rsid w:val="00C46A8F"/>
    <w:rsid w:val="00C46EB7"/>
    <w:rsid w:val="00C4709F"/>
    <w:rsid w:val="00C47629"/>
    <w:rsid w:val="00C47857"/>
    <w:rsid w:val="00C47D78"/>
    <w:rsid w:val="00C47F7F"/>
    <w:rsid w:val="00C5047B"/>
    <w:rsid w:val="00C504E1"/>
    <w:rsid w:val="00C504E5"/>
    <w:rsid w:val="00C505FA"/>
    <w:rsid w:val="00C5081A"/>
    <w:rsid w:val="00C50BEA"/>
    <w:rsid w:val="00C50C1D"/>
    <w:rsid w:val="00C51C78"/>
    <w:rsid w:val="00C51DFC"/>
    <w:rsid w:val="00C51E59"/>
    <w:rsid w:val="00C52706"/>
    <w:rsid w:val="00C533BA"/>
    <w:rsid w:val="00C534D5"/>
    <w:rsid w:val="00C53CE2"/>
    <w:rsid w:val="00C54132"/>
    <w:rsid w:val="00C541B1"/>
    <w:rsid w:val="00C542A0"/>
    <w:rsid w:val="00C54386"/>
    <w:rsid w:val="00C54BAD"/>
    <w:rsid w:val="00C54C80"/>
    <w:rsid w:val="00C54EAB"/>
    <w:rsid w:val="00C54F36"/>
    <w:rsid w:val="00C557D4"/>
    <w:rsid w:val="00C55E2F"/>
    <w:rsid w:val="00C564A8"/>
    <w:rsid w:val="00C57548"/>
    <w:rsid w:val="00C57609"/>
    <w:rsid w:val="00C578CE"/>
    <w:rsid w:val="00C57D9A"/>
    <w:rsid w:val="00C60666"/>
    <w:rsid w:val="00C60A18"/>
    <w:rsid w:val="00C60CD5"/>
    <w:rsid w:val="00C60DD8"/>
    <w:rsid w:val="00C61300"/>
    <w:rsid w:val="00C61394"/>
    <w:rsid w:val="00C61DD0"/>
    <w:rsid w:val="00C61EB7"/>
    <w:rsid w:val="00C62109"/>
    <w:rsid w:val="00C62264"/>
    <w:rsid w:val="00C6262A"/>
    <w:rsid w:val="00C62A0A"/>
    <w:rsid w:val="00C62A65"/>
    <w:rsid w:val="00C62EB6"/>
    <w:rsid w:val="00C63139"/>
    <w:rsid w:val="00C6331D"/>
    <w:rsid w:val="00C634DB"/>
    <w:rsid w:val="00C6394D"/>
    <w:rsid w:val="00C63E52"/>
    <w:rsid w:val="00C63F4D"/>
    <w:rsid w:val="00C649B3"/>
    <w:rsid w:val="00C64D1B"/>
    <w:rsid w:val="00C64DCD"/>
    <w:rsid w:val="00C64EC8"/>
    <w:rsid w:val="00C6506B"/>
    <w:rsid w:val="00C651B3"/>
    <w:rsid w:val="00C65C88"/>
    <w:rsid w:val="00C66201"/>
    <w:rsid w:val="00C66E33"/>
    <w:rsid w:val="00C674A9"/>
    <w:rsid w:val="00C67D4D"/>
    <w:rsid w:val="00C7062C"/>
    <w:rsid w:val="00C708CB"/>
    <w:rsid w:val="00C70A5A"/>
    <w:rsid w:val="00C70F44"/>
    <w:rsid w:val="00C710AA"/>
    <w:rsid w:val="00C71555"/>
    <w:rsid w:val="00C7182D"/>
    <w:rsid w:val="00C719E9"/>
    <w:rsid w:val="00C71ECA"/>
    <w:rsid w:val="00C720DC"/>
    <w:rsid w:val="00C724D1"/>
    <w:rsid w:val="00C7292E"/>
    <w:rsid w:val="00C72BAC"/>
    <w:rsid w:val="00C73168"/>
    <w:rsid w:val="00C731C8"/>
    <w:rsid w:val="00C73514"/>
    <w:rsid w:val="00C73C33"/>
    <w:rsid w:val="00C74019"/>
    <w:rsid w:val="00C742B0"/>
    <w:rsid w:val="00C7474B"/>
    <w:rsid w:val="00C748C0"/>
    <w:rsid w:val="00C74DD3"/>
    <w:rsid w:val="00C75781"/>
    <w:rsid w:val="00C75913"/>
    <w:rsid w:val="00C75AE3"/>
    <w:rsid w:val="00C75DA1"/>
    <w:rsid w:val="00C75EC9"/>
    <w:rsid w:val="00C76165"/>
    <w:rsid w:val="00C7656C"/>
    <w:rsid w:val="00C76E63"/>
    <w:rsid w:val="00C77C85"/>
    <w:rsid w:val="00C8001C"/>
    <w:rsid w:val="00C80793"/>
    <w:rsid w:val="00C80C05"/>
    <w:rsid w:val="00C80DD5"/>
    <w:rsid w:val="00C80DDB"/>
    <w:rsid w:val="00C80EE1"/>
    <w:rsid w:val="00C81906"/>
    <w:rsid w:val="00C81A25"/>
    <w:rsid w:val="00C81FBF"/>
    <w:rsid w:val="00C82120"/>
    <w:rsid w:val="00C826E2"/>
    <w:rsid w:val="00C82B79"/>
    <w:rsid w:val="00C82C64"/>
    <w:rsid w:val="00C82C7C"/>
    <w:rsid w:val="00C82D39"/>
    <w:rsid w:val="00C832FE"/>
    <w:rsid w:val="00C83B40"/>
    <w:rsid w:val="00C841F6"/>
    <w:rsid w:val="00C84340"/>
    <w:rsid w:val="00C84A1F"/>
    <w:rsid w:val="00C84D21"/>
    <w:rsid w:val="00C85101"/>
    <w:rsid w:val="00C852E4"/>
    <w:rsid w:val="00C8540B"/>
    <w:rsid w:val="00C85A66"/>
    <w:rsid w:val="00C85EE1"/>
    <w:rsid w:val="00C85F45"/>
    <w:rsid w:val="00C85FD1"/>
    <w:rsid w:val="00C86268"/>
    <w:rsid w:val="00C8639B"/>
    <w:rsid w:val="00C8664F"/>
    <w:rsid w:val="00C866AA"/>
    <w:rsid w:val="00C86779"/>
    <w:rsid w:val="00C868C0"/>
    <w:rsid w:val="00C869D5"/>
    <w:rsid w:val="00C86E88"/>
    <w:rsid w:val="00C874A2"/>
    <w:rsid w:val="00C87938"/>
    <w:rsid w:val="00C87F15"/>
    <w:rsid w:val="00C90013"/>
    <w:rsid w:val="00C900AD"/>
    <w:rsid w:val="00C902FA"/>
    <w:rsid w:val="00C906B9"/>
    <w:rsid w:val="00C90E7D"/>
    <w:rsid w:val="00C9107A"/>
    <w:rsid w:val="00C911AA"/>
    <w:rsid w:val="00C911BD"/>
    <w:rsid w:val="00C912D2"/>
    <w:rsid w:val="00C913A6"/>
    <w:rsid w:val="00C9145E"/>
    <w:rsid w:val="00C914BC"/>
    <w:rsid w:val="00C919CE"/>
    <w:rsid w:val="00C91C52"/>
    <w:rsid w:val="00C91D65"/>
    <w:rsid w:val="00C91DEB"/>
    <w:rsid w:val="00C9221C"/>
    <w:rsid w:val="00C92429"/>
    <w:rsid w:val="00C92B2D"/>
    <w:rsid w:val="00C92B63"/>
    <w:rsid w:val="00C92DBF"/>
    <w:rsid w:val="00C92ECE"/>
    <w:rsid w:val="00C92F3E"/>
    <w:rsid w:val="00C930F2"/>
    <w:rsid w:val="00C93333"/>
    <w:rsid w:val="00C93AB6"/>
    <w:rsid w:val="00C93CC1"/>
    <w:rsid w:val="00C93EA2"/>
    <w:rsid w:val="00C93EB2"/>
    <w:rsid w:val="00C93F45"/>
    <w:rsid w:val="00C9401B"/>
    <w:rsid w:val="00C94561"/>
    <w:rsid w:val="00C946E5"/>
    <w:rsid w:val="00C948E0"/>
    <w:rsid w:val="00C94BA0"/>
    <w:rsid w:val="00C94FE9"/>
    <w:rsid w:val="00C950A9"/>
    <w:rsid w:val="00C95179"/>
    <w:rsid w:val="00C952DD"/>
    <w:rsid w:val="00C9536E"/>
    <w:rsid w:val="00C95AF6"/>
    <w:rsid w:val="00C95F65"/>
    <w:rsid w:val="00C96A8C"/>
    <w:rsid w:val="00C96F1D"/>
    <w:rsid w:val="00C96F74"/>
    <w:rsid w:val="00C97A2C"/>
    <w:rsid w:val="00C97AF1"/>
    <w:rsid w:val="00C97CBC"/>
    <w:rsid w:val="00C97E63"/>
    <w:rsid w:val="00CA013E"/>
    <w:rsid w:val="00CA02A8"/>
    <w:rsid w:val="00CA03A7"/>
    <w:rsid w:val="00CA0B8E"/>
    <w:rsid w:val="00CA10DD"/>
    <w:rsid w:val="00CA130B"/>
    <w:rsid w:val="00CA1404"/>
    <w:rsid w:val="00CA1576"/>
    <w:rsid w:val="00CA1859"/>
    <w:rsid w:val="00CA1E3B"/>
    <w:rsid w:val="00CA2017"/>
    <w:rsid w:val="00CA23DF"/>
    <w:rsid w:val="00CA23E4"/>
    <w:rsid w:val="00CA3723"/>
    <w:rsid w:val="00CA3905"/>
    <w:rsid w:val="00CA3F79"/>
    <w:rsid w:val="00CA4795"/>
    <w:rsid w:val="00CA47CE"/>
    <w:rsid w:val="00CA484C"/>
    <w:rsid w:val="00CA4AAD"/>
    <w:rsid w:val="00CA4B80"/>
    <w:rsid w:val="00CA52C7"/>
    <w:rsid w:val="00CA574D"/>
    <w:rsid w:val="00CA6AF5"/>
    <w:rsid w:val="00CA6E52"/>
    <w:rsid w:val="00CA70A7"/>
    <w:rsid w:val="00CA74B0"/>
    <w:rsid w:val="00CA74C4"/>
    <w:rsid w:val="00CA767D"/>
    <w:rsid w:val="00CA7828"/>
    <w:rsid w:val="00CA7ACA"/>
    <w:rsid w:val="00CA7BD0"/>
    <w:rsid w:val="00CB0063"/>
    <w:rsid w:val="00CB01C7"/>
    <w:rsid w:val="00CB02CC"/>
    <w:rsid w:val="00CB078C"/>
    <w:rsid w:val="00CB0EBA"/>
    <w:rsid w:val="00CB11F2"/>
    <w:rsid w:val="00CB13E1"/>
    <w:rsid w:val="00CB25CD"/>
    <w:rsid w:val="00CB25DF"/>
    <w:rsid w:val="00CB2602"/>
    <w:rsid w:val="00CB2A3B"/>
    <w:rsid w:val="00CB3773"/>
    <w:rsid w:val="00CB38B1"/>
    <w:rsid w:val="00CB3C8B"/>
    <w:rsid w:val="00CB3FDD"/>
    <w:rsid w:val="00CB4305"/>
    <w:rsid w:val="00CB470D"/>
    <w:rsid w:val="00CB494B"/>
    <w:rsid w:val="00CB4D32"/>
    <w:rsid w:val="00CB4DE6"/>
    <w:rsid w:val="00CB53A6"/>
    <w:rsid w:val="00CB5553"/>
    <w:rsid w:val="00CB5652"/>
    <w:rsid w:val="00CB573A"/>
    <w:rsid w:val="00CB5AD5"/>
    <w:rsid w:val="00CB5E18"/>
    <w:rsid w:val="00CB5E7B"/>
    <w:rsid w:val="00CB6013"/>
    <w:rsid w:val="00CB6609"/>
    <w:rsid w:val="00CB6CF0"/>
    <w:rsid w:val="00CB6E4D"/>
    <w:rsid w:val="00CB740A"/>
    <w:rsid w:val="00CB7BEB"/>
    <w:rsid w:val="00CB7C7C"/>
    <w:rsid w:val="00CB7C9F"/>
    <w:rsid w:val="00CC04DD"/>
    <w:rsid w:val="00CC0697"/>
    <w:rsid w:val="00CC07E7"/>
    <w:rsid w:val="00CC0AD4"/>
    <w:rsid w:val="00CC0F0C"/>
    <w:rsid w:val="00CC0FC3"/>
    <w:rsid w:val="00CC11E0"/>
    <w:rsid w:val="00CC140C"/>
    <w:rsid w:val="00CC17CB"/>
    <w:rsid w:val="00CC1B7A"/>
    <w:rsid w:val="00CC1CA8"/>
    <w:rsid w:val="00CC2134"/>
    <w:rsid w:val="00CC2312"/>
    <w:rsid w:val="00CC23E4"/>
    <w:rsid w:val="00CC2573"/>
    <w:rsid w:val="00CC2952"/>
    <w:rsid w:val="00CC2C40"/>
    <w:rsid w:val="00CC2FF5"/>
    <w:rsid w:val="00CC3188"/>
    <w:rsid w:val="00CC32F2"/>
    <w:rsid w:val="00CC3D8E"/>
    <w:rsid w:val="00CC3F3C"/>
    <w:rsid w:val="00CC4081"/>
    <w:rsid w:val="00CC4255"/>
    <w:rsid w:val="00CC4530"/>
    <w:rsid w:val="00CC4738"/>
    <w:rsid w:val="00CC481C"/>
    <w:rsid w:val="00CC49A5"/>
    <w:rsid w:val="00CC4EA0"/>
    <w:rsid w:val="00CC5768"/>
    <w:rsid w:val="00CC5AE1"/>
    <w:rsid w:val="00CC5EAF"/>
    <w:rsid w:val="00CC65D5"/>
    <w:rsid w:val="00CC6FE3"/>
    <w:rsid w:val="00CC6FF5"/>
    <w:rsid w:val="00CC73C7"/>
    <w:rsid w:val="00CC7BAD"/>
    <w:rsid w:val="00CC7C1E"/>
    <w:rsid w:val="00CC7C91"/>
    <w:rsid w:val="00CC7CA8"/>
    <w:rsid w:val="00CD00BC"/>
    <w:rsid w:val="00CD022A"/>
    <w:rsid w:val="00CD02FD"/>
    <w:rsid w:val="00CD04A6"/>
    <w:rsid w:val="00CD054D"/>
    <w:rsid w:val="00CD0617"/>
    <w:rsid w:val="00CD0A75"/>
    <w:rsid w:val="00CD0AFA"/>
    <w:rsid w:val="00CD0BCF"/>
    <w:rsid w:val="00CD0D6E"/>
    <w:rsid w:val="00CD0D9F"/>
    <w:rsid w:val="00CD12F5"/>
    <w:rsid w:val="00CD1555"/>
    <w:rsid w:val="00CD1B45"/>
    <w:rsid w:val="00CD2192"/>
    <w:rsid w:val="00CD2A47"/>
    <w:rsid w:val="00CD2B81"/>
    <w:rsid w:val="00CD2D15"/>
    <w:rsid w:val="00CD2D9B"/>
    <w:rsid w:val="00CD2F5C"/>
    <w:rsid w:val="00CD2F9F"/>
    <w:rsid w:val="00CD3587"/>
    <w:rsid w:val="00CD4051"/>
    <w:rsid w:val="00CD410B"/>
    <w:rsid w:val="00CD4652"/>
    <w:rsid w:val="00CD50E8"/>
    <w:rsid w:val="00CD51F5"/>
    <w:rsid w:val="00CD5258"/>
    <w:rsid w:val="00CD52CD"/>
    <w:rsid w:val="00CD559E"/>
    <w:rsid w:val="00CD5997"/>
    <w:rsid w:val="00CD59A7"/>
    <w:rsid w:val="00CD5CD1"/>
    <w:rsid w:val="00CD5D58"/>
    <w:rsid w:val="00CD5FEB"/>
    <w:rsid w:val="00CD610F"/>
    <w:rsid w:val="00CD645D"/>
    <w:rsid w:val="00CD68D7"/>
    <w:rsid w:val="00CD6924"/>
    <w:rsid w:val="00CD6A78"/>
    <w:rsid w:val="00CD71F8"/>
    <w:rsid w:val="00CD75D8"/>
    <w:rsid w:val="00CD7787"/>
    <w:rsid w:val="00CD77F5"/>
    <w:rsid w:val="00CD77F8"/>
    <w:rsid w:val="00CD7949"/>
    <w:rsid w:val="00CD7957"/>
    <w:rsid w:val="00CD7F49"/>
    <w:rsid w:val="00CE0168"/>
    <w:rsid w:val="00CE0A89"/>
    <w:rsid w:val="00CE0ADA"/>
    <w:rsid w:val="00CE0CAB"/>
    <w:rsid w:val="00CE12AE"/>
    <w:rsid w:val="00CE1BEC"/>
    <w:rsid w:val="00CE1DBC"/>
    <w:rsid w:val="00CE1EFD"/>
    <w:rsid w:val="00CE2184"/>
    <w:rsid w:val="00CE237A"/>
    <w:rsid w:val="00CE2742"/>
    <w:rsid w:val="00CE2955"/>
    <w:rsid w:val="00CE2A79"/>
    <w:rsid w:val="00CE2AA0"/>
    <w:rsid w:val="00CE2D00"/>
    <w:rsid w:val="00CE30AB"/>
    <w:rsid w:val="00CE3A0F"/>
    <w:rsid w:val="00CE3A74"/>
    <w:rsid w:val="00CE3D94"/>
    <w:rsid w:val="00CE404E"/>
    <w:rsid w:val="00CE43C6"/>
    <w:rsid w:val="00CE44CD"/>
    <w:rsid w:val="00CE498B"/>
    <w:rsid w:val="00CE56B1"/>
    <w:rsid w:val="00CE5C9E"/>
    <w:rsid w:val="00CE61F8"/>
    <w:rsid w:val="00CE67AE"/>
    <w:rsid w:val="00CE6A7D"/>
    <w:rsid w:val="00CE7917"/>
    <w:rsid w:val="00CE7A82"/>
    <w:rsid w:val="00CF0679"/>
    <w:rsid w:val="00CF0B15"/>
    <w:rsid w:val="00CF0D5D"/>
    <w:rsid w:val="00CF158D"/>
    <w:rsid w:val="00CF1ADA"/>
    <w:rsid w:val="00CF1F32"/>
    <w:rsid w:val="00CF20A9"/>
    <w:rsid w:val="00CF2722"/>
    <w:rsid w:val="00CF2EE2"/>
    <w:rsid w:val="00CF2F8B"/>
    <w:rsid w:val="00CF307C"/>
    <w:rsid w:val="00CF35E1"/>
    <w:rsid w:val="00CF3911"/>
    <w:rsid w:val="00CF3BC8"/>
    <w:rsid w:val="00CF3D52"/>
    <w:rsid w:val="00CF3E54"/>
    <w:rsid w:val="00CF3EF6"/>
    <w:rsid w:val="00CF3EFE"/>
    <w:rsid w:val="00CF40BF"/>
    <w:rsid w:val="00CF42AA"/>
    <w:rsid w:val="00CF44CD"/>
    <w:rsid w:val="00CF46B6"/>
    <w:rsid w:val="00CF46B9"/>
    <w:rsid w:val="00CF4ADA"/>
    <w:rsid w:val="00CF4DDB"/>
    <w:rsid w:val="00CF4F60"/>
    <w:rsid w:val="00CF50DD"/>
    <w:rsid w:val="00CF52E8"/>
    <w:rsid w:val="00CF56BC"/>
    <w:rsid w:val="00CF5AAB"/>
    <w:rsid w:val="00CF6821"/>
    <w:rsid w:val="00CF6B70"/>
    <w:rsid w:val="00CF6FF3"/>
    <w:rsid w:val="00CF709D"/>
    <w:rsid w:val="00CF78D6"/>
    <w:rsid w:val="00CF7D4B"/>
    <w:rsid w:val="00CF7DFA"/>
    <w:rsid w:val="00CF7F38"/>
    <w:rsid w:val="00CF7FDC"/>
    <w:rsid w:val="00D0031A"/>
    <w:rsid w:val="00D006BE"/>
    <w:rsid w:val="00D00A02"/>
    <w:rsid w:val="00D00B7F"/>
    <w:rsid w:val="00D018DD"/>
    <w:rsid w:val="00D01D6E"/>
    <w:rsid w:val="00D026D1"/>
    <w:rsid w:val="00D02C42"/>
    <w:rsid w:val="00D0332C"/>
    <w:rsid w:val="00D03781"/>
    <w:rsid w:val="00D03927"/>
    <w:rsid w:val="00D03E71"/>
    <w:rsid w:val="00D0451F"/>
    <w:rsid w:val="00D04840"/>
    <w:rsid w:val="00D04C51"/>
    <w:rsid w:val="00D0557E"/>
    <w:rsid w:val="00D05599"/>
    <w:rsid w:val="00D0570E"/>
    <w:rsid w:val="00D0586F"/>
    <w:rsid w:val="00D05AEB"/>
    <w:rsid w:val="00D060AC"/>
    <w:rsid w:val="00D06184"/>
    <w:rsid w:val="00D06220"/>
    <w:rsid w:val="00D0650E"/>
    <w:rsid w:val="00D06BB5"/>
    <w:rsid w:val="00D072B4"/>
    <w:rsid w:val="00D0741E"/>
    <w:rsid w:val="00D07974"/>
    <w:rsid w:val="00D07CDF"/>
    <w:rsid w:val="00D101DF"/>
    <w:rsid w:val="00D10705"/>
    <w:rsid w:val="00D10A3F"/>
    <w:rsid w:val="00D10B58"/>
    <w:rsid w:val="00D10D1D"/>
    <w:rsid w:val="00D10E82"/>
    <w:rsid w:val="00D10ED8"/>
    <w:rsid w:val="00D113F7"/>
    <w:rsid w:val="00D11600"/>
    <w:rsid w:val="00D11A39"/>
    <w:rsid w:val="00D11A4B"/>
    <w:rsid w:val="00D11E43"/>
    <w:rsid w:val="00D12732"/>
    <w:rsid w:val="00D128D0"/>
    <w:rsid w:val="00D12A2A"/>
    <w:rsid w:val="00D12D06"/>
    <w:rsid w:val="00D13236"/>
    <w:rsid w:val="00D133FF"/>
    <w:rsid w:val="00D13C52"/>
    <w:rsid w:val="00D1469A"/>
    <w:rsid w:val="00D1474D"/>
    <w:rsid w:val="00D148BB"/>
    <w:rsid w:val="00D14AC1"/>
    <w:rsid w:val="00D15059"/>
    <w:rsid w:val="00D15254"/>
    <w:rsid w:val="00D15C72"/>
    <w:rsid w:val="00D162F0"/>
    <w:rsid w:val="00D163DC"/>
    <w:rsid w:val="00D164E7"/>
    <w:rsid w:val="00D1652A"/>
    <w:rsid w:val="00D16596"/>
    <w:rsid w:val="00D167F9"/>
    <w:rsid w:val="00D16C98"/>
    <w:rsid w:val="00D17290"/>
    <w:rsid w:val="00D17D70"/>
    <w:rsid w:val="00D20189"/>
    <w:rsid w:val="00D202D4"/>
    <w:rsid w:val="00D202F5"/>
    <w:rsid w:val="00D2031B"/>
    <w:rsid w:val="00D20565"/>
    <w:rsid w:val="00D20F62"/>
    <w:rsid w:val="00D2108B"/>
    <w:rsid w:val="00D212F8"/>
    <w:rsid w:val="00D213AD"/>
    <w:rsid w:val="00D2159B"/>
    <w:rsid w:val="00D21832"/>
    <w:rsid w:val="00D21A86"/>
    <w:rsid w:val="00D21F52"/>
    <w:rsid w:val="00D2211F"/>
    <w:rsid w:val="00D2269E"/>
    <w:rsid w:val="00D2272E"/>
    <w:rsid w:val="00D2279E"/>
    <w:rsid w:val="00D22D5D"/>
    <w:rsid w:val="00D23919"/>
    <w:rsid w:val="00D241B9"/>
    <w:rsid w:val="00D24C7D"/>
    <w:rsid w:val="00D24D5D"/>
    <w:rsid w:val="00D2596C"/>
    <w:rsid w:val="00D259EC"/>
    <w:rsid w:val="00D25CD8"/>
    <w:rsid w:val="00D25F46"/>
    <w:rsid w:val="00D2645A"/>
    <w:rsid w:val="00D26544"/>
    <w:rsid w:val="00D26880"/>
    <w:rsid w:val="00D2713E"/>
    <w:rsid w:val="00D2737E"/>
    <w:rsid w:val="00D2798F"/>
    <w:rsid w:val="00D279CC"/>
    <w:rsid w:val="00D27CA2"/>
    <w:rsid w:val="00D30517"/>
    <w:rsid w:val="00D3087C"/>
    <w:rsid w:val="00D30FF6"/>
    <w:rsid w:val="00D3106E"/>
    <w:rsid w:val="00D31764"/>
    <w:rsid w:val="00D31F68"/>
    <w:rsid w:val="00D324A6"/>
    <w:rsid w:val="00D32734"/>
    <w:rsid w:val="00D32897"/>
    <w:rsid w:val="00D3304B"/>
    <w:rsid w:val="00D330A9"/>
    <w:rsid w:val="00D334FE"/>
    <w:rsid w:val="00D337C9"/>
    <w:rsid w:val="00D33BC1"/>
    <w:rsid w:val="00D33EA1"/>
    <w:rsid w:val="00D33F48"/>
    <w:rsid w:val="00D342BC"/>
    <w:rsid w:val="00D34916"/>
    <w:rsid w:val="00D3531F"/>
    <w:rsid w:val="00D3563F"/>
    <w:rsid w:val="00D357AE"/>
    <w:rsid w:val="00D3599F"/>
    <w:rsid w:val="00D35A0D"/>
    <w:rsid w:val="00D35EEE"/>
    <w:rsid w:val="00D3618C"/>
    <w:rsid w:val="00D3620A"/>
    <w:rsid w:val="00D36408"/>
    <w:rsid w:val="00D3683E"/>
    <w:rsid w:val="00D36A67"/>
    <w:rsid w:val="00D36A6D"/>
    <w:rsid w:val="00D36BE0"/>
    <w:rsid w:val="00D36EC9"/>
    <w:rsid w:val="00D375B5"/>
    <w:rsid w:val="00D37BBE"/>
    <w:rsid w:val="00D37EA5"/>
    <w:rsid w:val="00D40763"/>
    <w:rsid w:val="00D40E05"/>
    <w:rsid w:val="00D40F20"/>
    <w:rsid w:val="00D411F8"/>
    <w:rsid w:val="00D4187E"/>
    <w:rsid w:val="00D4197F"/>
    <w:rsid w:val="00D425D8"/>
    <w:rsid w:val="00D425F6"/>
    <w:rsid w:val="00D4295D"/>
    <w:rsid w:val="00D42D02"/>
    <w:rsid w:val="00D42FB6"/>
    <w:rsid w:val="00D43043"/>
    <w:rsid w:val="00D43A09"/>
    <w:rsid w:val="00D43B7A"/>
    <w:rsid w:val="00D442EE"/>
    <w:rsid w:val="00D44541"/>
    <w:rsid w:val="00D44A51"/>
    <w:rsid w:val="00D44CDF"/>
    <w:rsid w:val="00D44F9E"/>
    <w:rsid w:val="00D453F5"/>
    <w:rsid w:val="00D4566E"/>
    <w:rsid w:val="00D459A5"/>
    <w:rsid w:val="00D45FC0"/>
    <w:rsid w:val="00D4620B"/>
    <w:rsid w:val="00D46214"/>
    <w:rsid w:val="00D4658A"/>
    <w:rsid w:val="00D466B9"/>
    <w:rsid w:val="00D46848"/>
    <w:rsid w:val="00D46C8F"/>
    <w:rsid w:val="00D46D5B"/>
    <w:rsid w:val="00D46DEE"/>
    <w:rsid w:val="00D46FD3"/>
    <w:rsid w:val="00D47843"/>
    <w:rsid w:val="00D4799D"/>
    <w:rsid w:val="00D47AAC"/>
    <w:rsid w:val="00D47BEB"/>
    <w:rsid w:val="00D47C1D"/>
    <w:rsid w:val="00D47D6F"/>
    <w:rsid w:val="00D50304"/>
    <w:rsid w:val="00D50344"/>
    <w:rsid w:val="00D504F6"/>
    <w:rsid w:val="00D50C4C"/>
    <w:rsid w:val="00D50F52"/>
    <w:rsid w:val="00D510D2"/>
    <w:rsid w:val="00D51171"/>
    <w:rsid w:val="00D51338"/>
    <w:rsid w:val="00D51552"/>
    <w:rsid w:val="00D51AA9"/>
    <w:rsid w:val="00D51B4A"/>
    <w:rsid w:val="00D51C0E"/>
    <w:rsid w:val="00D51C7B"/>
    <w:rsid w:val="00D51F4B"/>
    <w:rsid w:val="00D52003"/>
    <w:rsid w:val="00D5219E"/>
    <w:rsid w:val="00D52217"/>
    <w:rsid w:val="00D52EC1"/>
    <w:rsid w:val="00D531DD"/>
    <w:rsid w:val="00D531E2"/>
    <w:rsid w:val="00D53A4B"/>
    <w:rsid w:val="00D54E53"/>
    <w:rsid w:val="00D55425"/>
    <w:rsid w:val="00D555D5"/>
    <w:rsid w:val="00D55AF8"/>
    <w:rsid w:val="00D55D03"/>
    <w:rsid w:val="00D55E94"/>
    <w:rsid w:val="00D5600F"/>
    <w:rsid w:val="00D56556"/>
    <w:rsid w:val="00D566C3"/>
    <w:rsid w:val="00D56B53"/>
    <w:rsid w:val="00D56C90"/>
    <w:rsid w:val="00D570E1"/>
    <w:rsid w:val="00D57309"/>
    <w:rsid w:val="00D57551"/>
    <w:rsid w:val="00D5773C"/>
    <w:rsid w:val="00D57940"/>
    <w:rsid w:val="00D57C10"/>
    <w:rsid w:val="00D6051C"/>
    <w:rsid w:val="00D605E9"/>
    <w:rsid w:val="00D607B1"/>
    <w:rsid w:val="00D61128"/>
    <w:rsid w:val="00D61307"/>
    <w:rsid w:val="00D61575"/>
    <w:rsid w:val="00D61E18"/>
    <w:rsid w:val="00D62241"/>
    <w:rsid w:val="00D62519"/>
    <w:rsid w:val="00D6255C"/>
    <w:rsid w:val="00D629DE"/>
    <w:rsid w:val="00D62B7C"/>
    <w:rsid w:val="00D62B7E"/>
    <w:rsid w:val="00D6323E"/>
    <w:rsid w:val="00D63584"/>
    <w:rsid w:val="00D635B2"/>
    <w:rsid w:val="00D63C9B"/>
    <w:rsid w:val="00D6476D"/>
    <w:rsid w:val="00D64965"/>
    <w:rsid w:val="00D64E3D"/>
    <w:rsid w:val="00D656C3"/>
    <w:rsid w:val="00D65C9C"/>
    <w:rsid w:val="00D65D4F"/>
    <w:rsid w:val="00D65EEE"/>
    <w:rsid w:val="00D65F6D"/>
    <w:rsid w:val="00D65FA3"/>
    <w:rsid w:val="00D66025"/>
    <w:rsid w:val="00D660FD"/>
    <w:rsid w:val="00D66197"/>
    <w:rsid w:val="00D662E1"/>
    <w:rsid w:val="00D6668E"/>
    <w:rsid w:val="00D67B02"/>
    <w:rsid w:val="00D67B47"/>
    <w:rsid w:val="00D67DED"/>
    <w:rsid w:val="00D707BE"/>
    <w:rsid w:val="00D70EBD"/>
    <w:rsid w:val="00D71046"/>
    <w:rsid w:val="00D71350"/>
    <w:rsid w:val="00D71CBC"/>
    <w:rsid w:val="00D71D97"/>
    <w:rsid w:val="00D71F50"/>
    <w:rsid w:val="00D72029"/>
    <w:rsid w:val="00D72055"/>
    <w:rsid w:val="00D725D5"/>
    <w:rsid w:val="00D7288F"/>
    <w:rsid w:val="00D72B82"/>
    <w:rsid w:val="00D738A4"/>
    <w:rsid w:val="00D739D1"/>
    <w:rsid w:val="00D73DE4"/>
    <w:rsid w:val="00D740B1"/>
    <w:rsid w:val="00D74B93"/>
    <w:rsid w:val="00D74CCE"/>
    <w:rsid w:val="00D74F5D"/>
    <w:rsid w:val="00D75199"/>
    <w:rsid w:val="00D751FB"/>
    <w:rsid w:val="00D752C0"/>
    <w:rsid w:val="00D7541C"/>
    <w:rsid w:val="00D754A2"/>
    <w:rsid w:val="00D7555B"/>
    <w:rsid w:val="00D758B4"/>
    <w:rsid w:val="00D75BDD"/>
    <w:rsid w:val="00D75C4E"/>
    <w:rsid w:val="00D761A4"/>
    <w:rsid w:val="00D76B88"/>
    <w:rsid w:val="00D76D0C"/>
    <w:rsid w:val="00D76E68"/>
    <w:rsid w:val="00D76F08"/>
    <w:rsid w:val="00D77545"/>
    <w:rsid w:val="00D77930"/>
    <w:rsid w:val="00D77992"/>
    <w:rsid w:val="00D8062E"/>
    <w:rsid w:val="00D80ADF"/>
    <w:rsid w:val="00D80DDB"/>
    <w:rsid w:val="00D80F2A"/>
    <w:rsid w:val="00D811A1"/>
    <w:rsid w:val="00D816BF"/>
    <w:rsid w:val="00D81D2D"/>
    <w:rsid w:val="00D81E89"/>
    <w:rsid w:val="00D81FD3"/>
    <w:rsid w:val="00D826E3"/>
    <w:rsid w:val="00D82A4D"/>
    <w:rsid w:val="00D82B00"/>
    <w:rsid w:val="00D83454"/>
    <w:rsid w:val="00D8411F"/>
    <w:rsid w:val="00D8436A"/>
    <w:rsid w:val="00D84A4F"/>
    <w:rsid w:val="00D8500D"/>
    <w:rsid w:val="00D855ED"/>
    <w:rsid w:val="00D857EF"/>
    <w:rsid w:val="00D8594B"/>
    <w:rsid w:val="00D85B1F"/>
    <w:rsid w:val="00D86056"/>
    <w:rsid w:val="00D8623B"/>
    <w:rsid w:val="00D8633B"/>
    <w:rsid w:val="00D8648D"/>
    <w:rsid w:val="00D864A5"/>
    <w:rsid w:val="00D868CE"/>
    <w:rsid w:val="00D877DC"/>
    <w:rsid w:val="00D87D0F"/>
    <w:rsid w:val="00D9018F"/>
    <w:rsid w:val="00D90242"/>
    <w:rsid w:val="00D90774"/>
    <w:rsid w:val="00D909F5"/>
    <w:rsid w:val="00D90B38"/>
    <w:rsid w:val="00D91458"/>
    <w:rsid w:val="00D9148C"/>
    <w:rsid w:val="00D9167A"/>
    <w:rsid w:val="00D91973"/>
    <w:rsid w:val="00D91B97"/>
    <w:rsid w:val="00D92497"/>
    <w:rsid w:val="00D9265C"/>
    <w:rsid w:val="00D926B3"/>
    <w:rsid w:val="00D9271B"/>
    <w:rsid w:val="00D928BE"/>
    <w:rsid w:val="00D92B17"/>
    <w:rsid w:val="00D92BB9"/>
    <w:rsid w:val="00D92E09"/>
    <w:rsid w:val="00D936EB"/>
    <w:rsid w:val="00D9393C"/>
    <w:rsid w:val="00D93967"/>
    <w:rsid w:val="00D93BE1"/>
    <w:rsid w:val="00D93FAB"/>
    <w:rsid w:val="00D9421E"/>
    <w:rsid w:val="00D94CFF"/>
    <w:rsid w:val="00D95222"/>
    <w:rsid w:val="00D957ED"/>
    <w:rsid w:val="00D95843"/>
    <w:rsid w:val="00D95E99"/>
    <w:rsid w:val="00D962F8"/>
    <w:rsid w:val="00D9666C"/>
    <w:rsid w:val="00D96B46"/>
    <w:rsid w:val="00D96EB9"/>
    <w:rsid w:val="00D972EA"/>
    <w:rsid w:val="00DA0338"/>
    <w:rsid w:val="00DA044B"/>
    <w:rsid w:val="00DA0E0B"/>
    <w:rsid w:val="00DA1488"/>
    <w:rsid w:val="00DA16AB"/>
    <w:rsid w:val="00DA1851"/>
    <w:rsid w:val="00DA1C76"/>
    <w:rsid w:val="00DA1D04"/>
    <w:rsid w:val="00DA1E35"/>
    <w:rsid w:val="00DA2538"/>
    <w:rsid w:val="00DA26B0"/>
    <w:rsid w:val="00DA2A9F"/>
    <w:rsid w:val="00DA2C15"/>
    <w:rsid w:val="00DA2CF5"/>
    <w:rsid w:val="00DA3325"/>
    <w:rsid w:val="00DA3528"/>
    <w:rsid w:val="00DA370B"/>
    <w:rsid w:val="00DA40AA"/>
    <w:rsid w:val="00DA42BC"/>
    <w:rsid w:val="00DA4F48"/>
    <w:rsid w:val="00DA5044"/>
    <w:rsid w:val="00DA52E1"/>
    <w:rsid w:val="00DA5343"/>
    <w:rsid w:val="00DA5766"/>
    <w:rsid w:val="00DA5835"/>
    <w:rsid w:val="00DA5944"/>
    <w:rsid w:val="00DA5A7C"/>
    <w:rsid w:val="00DA5D6D"/>
    <w:rsid w:val="00DA6427"/>
    <w:rsid w:val="00DA6717"/>
    <w:rsid w:val="00DA6C07"/>
    <w:rsid w:val="00DA6C7C"/>
    <w:rsid w:val="00DA6E50"/>
    <w:rsid w:val="00DA7123"/>
    <w:rsid w:val="00DA738C"/>
    <w:rsid w:val="00DA7774"/>
    <w:rsid w:val="00DA7C6D"/>
    <w:rsid w:val="00DA7E45"/>
    <w:rsid w:val="00DA7E88"/>
    <w:rsid w:val="00DA7E94"/>
    <w:rsid w:val="00DB029F"/>
    <w:rsid w:val="00DB0537"/>
    <w:rsid w:val="00DB07ED"/>
    <w:rsid w:val="00DB0868"/>
    <w:rsid w:val="00DB0A51"/>
    <w:rsid w:val="00DB0C23"/>
    <w:rsid w:val="00DB0E5E"/>
    <w:rsid w:val="00DB12D8"/>
    <w:rsid w:val="00DB1B7A"/>
    <w:rsid w:val="00DB1F20"/>
    <w:rsid w:val="00DB21B4"/>
    <w:rsid w:val="00DB268A"/>
    <w:rsid w:val="00DB27E4"/>
    <w:rsid w:val="00DB29B0"/>
    <w:rsid w:val="00DB33BE"/>
    <w:rsid w:val="00DB3459"/>
    <w:rsid w:val="00DB3849"/>
    <w:rsid w:val="00DB410F"/>
    <w:rsid w:val="00DB4A59"/>
    <w:rsid w:val="00DB4AA9"/>
    <w:rsid w:val="00DB500B"/>
    <w:rsid w:val="00DB5F35"/>
    <w:rsid w:val="00DB6263"/>
    <w:rsid w:val="00DB67CA"/>
    <w:rsid w:val="00DB6A19"/>
    <w:rsid w:val="00DB6E3D"/>
    <w:rsid w:val="00DB758F"/>
    <w:rsid w:val="00DB79A5"/>
    <w:rsid w:val="00DB7EB9"/>
    <w:rsid w:val="00DC00CF"/>
    <w:rsid w:val="00DC079D"/>
    <w:rsid w:val="00DC079E"/>
    <w:rsid w:val="00DC08F9"/>
    <w:rsid w:val="00DC0B06"/>
    <w:rsid w:val="00DC0B25"/>
    <w:rsid w:val="00DC0C18"/>
    <w:rsid w:val="00DC0CEA"/>
    <w:rsid w:val="00DC0D12"/>
    <w:rsid w:val="00DC0F34"/>
    <w:rsid w:val="00DC119E"/>
    <w:rsid w:val="00DC12C1"/>
    <w:rsid w:val="00DC1ABF"/>
    <w:rsid w:val="00DC2137"/>
    <w:rsid w:val="00DC22A4"/>
    <w:rsid w:val="00DC29D2"/>
    <w:rsid w:val="00DC2C2F"/>
    <w:rsid w:val="00DC328B"/>
    <w:rsid w:val="00DC343B"/>
    <w:rsid w:val="00DC40C5"/>
    <w:rsid w:val="00DC47C6"/>
    <w:rsid w:val="00DC4EF7"/>
    <w:rsid w:val="00DC515B"/>
    <w:rsid w:val="00DC5233"/>
    <w:rsid w:val="00DC591B"/>
    <w:rsid w:val="00DC5A37"/>
    <w:rsid w:val="00DC5CCE"/>
    <w:rsid w:val="00DC5E17"/>
    <w:rsid w:val="00DC5F75"/>
    <w:rsid w:val="00DC6216"/>
    <w:rsid w:val="00DC644D"/>
    <w:rsid w:val="00DC6BCA"/>
    <w:rsid w:val="00DC7240"/>
    <w:rsid w:val="00DC7306"/>
    <w:rsid w:val="00DC7335"/>
    <w:rsid w:val="00DC75A5"/>
    <w:rsid w:val="00DC75CD"/>
    <w:rsid w:val="00DC7C63"/>
    <w:rsid w:val="00DC7D2A"/>
    <w:rsid w:val="00DD02AB"/>
    <w:rsid w:val="00DD0311"/>
    <w:rsid w:val="00DD098B"/>
    <w:rsid w:val="00DD099C"/>
    <w:rsid w:val="00DD0BBF"/>
    <w:rsid w:val="00DD0D6D"/>
    <w:rsid w:val="00DD10B2"/>
    <w:rsid w:val="00DD1118"/>
    <w:rsid w:val="00DD1225"/>
    <w:rsid w:val="00DD154C"/>
    <w:rsid w:val="00DD162A"/>
    <w:rsid w:val="00DD1974"/>
    <w:rsid w:val="00DD1A29"/>
    <w:rsid w:val="00DD2C42"/>
    <w:rsid w:val="00DD2DDC"/>
    <w:rsid w:val="00DD2FAF"/>
    <w:rsid w:val="00DD3119"/>
    <w:rsid w:val="00DD3226"/>
    <w:rsid w:val="00DD326D"/>
    <w:rsid w:val="00DD340D"/>
    <w:rsid w:val="00DD3639"/>
    <w:rsid w:val="00DD382B"/>
    <w:rsid w:val="00DD3C2D"/>
    <w:rsid w:val="00DD3CC4"/>
    <w:rsid w:val="00DD40D1"/>
    <w:rsid w:val="00DD453C"/>
    <w:rsid w:val="00DD5147"/>
    <w:rsid w:val="00DD53CA"/>
    <w:rsid w:val="00DD5C2B"/>
    <w:rsid w:val="00DD628E"/>
    <w:rsid w:val="00DD636C"/>
    <w:rsid w:val="00DD6989"/>
    <w:rsid w:val="00DD72CD"/>
    <w:rsid w:val="00DD7DB1"/>
    <w:rsid w:val="00DE0185"/>
    <w:rsid w:val="00DE0424"/>
    <w:rsid w:val="00DE0A8E"/>
    <w:rsid w:val="00DE10AC"/>
    <w:rsid w:val="00DE12EE"/>
    <w:rsid w:val="00DE13D5"/>
    <w:rsid w:val="00DE184D"/>
    <w:rsid w:val="00DE2219"/>
    <w:rsid w:val="00DE248E"/>
    <w:rsid w:val="00DE24E1"/>
    <w:rsid w:val="00DE25E5"/>
    <w:rsid w:val="00DE2D22"/>
    <w:rsid w:val="00DE2EE8"/>
    <w:rsid w:val="00DE2F8D"/>
    <w:rsid w:val="00DE3B7F"/>
    <w:rsid w:val="00DE3EC5"/>
    <w:rsid w:val="00DE3F83"/>
    <w:rsid w:val="00DE3FAA"/>
    <w:rsid w:val="00DE43D6"/>
    <w:rsid w:val="00DE48D1"/>
    <w:rsid w:val="00DE50D5"/>
    <w:rsid w:val="00DE514C"/>
    <w:rsid w:val="00DE5271"/>
    <w:rsid w:val="00DE5C9D"/>
    <w:rsid w:val="00DE6038"/>
    <w:rsid w:val="00DE6206"/>
    <w:rsid w:val="00DE652F"/>
    <w:rsid w:val="00DE666C"/>
    <w:rsid w:val="00DE6FE8"/>
    <w:rsid w:val="00DE79FC"/>
    <w:rsid w:val="00DE7C56"/>
    <w:rsid w:val="00DE7E98"/>
    <w:rsid w:val="00DF03C7"/>
    <w:rsid w:val="00DF070A"/>
    <w:rsid w:val="00DF0718"/>
    <w:rsid w:val="00DF09DE"/>
    <w:rsid w:val="00DF11A3"/>
    <w:rsid w:val="00DF13F1"/>
    <w:rsid w:val="00DF19DA"/>
    <w:rsid w:val="00DF1C9E"/>
    <w:rsid w:val="00DF29D1"/>
    <w:rsid w:val="00DF2B05"/>
    <w:rsid w:val="00DF2C51"/>
    <w:rsid w:val="00DF2C71"/>
    <w:rsid w:val="00DF2D51"/>
    <w:rsid w:val="00DF2EBE"/>
    <w:rsid w:val="00DF2F4D"/>
    <w:rsid w:val="00DF398B"/>
    <w:rsid w:val="00DF3A98"/>
    <w:rsid w:val="00DF3C75"/>
    <w:rsid w:val="00DF419D"/>
    <w:rsid w:val="00DF421A"/>
    <w:rsid w:val="00DF46A9"/>
    <w:rsid w:val="00DF4876"/>
    <w:rsid w:val="00DF55FF"/>
    <w:rsid w:val="00DF59AE"/>
    <w:rsid w:val="00DF5DBA"/>
    <w:rsid w:val="00DF628F"/>
    <w:rsid w:val="00DF62F4"/>
    <w:rsid w:val="00DF6557"/>
    <w:rsid w:val="00DF6DA8"/>
    <w:rsid w:val="00DF70F1"/>
    <w:rsid w:val="00DF7147"/>
    <w:rsid w:val="00DF720C"/>
    <w:rsid w:val="00DF7242"/>
    <w:rsid w:val="00DF73CF"/>
    <w:rsid w:val="00DF7C22"/>
    <w:rsid w:val="00E00299"/>
    <w:rsid w:val="00E0029B"/>
    <w:rsid w:val="00E005F6"/>
    <w:rsid w:val="00E009D3"/>
    <w:rsid w:val="00E00C30"/>
    <w:rsid w:val="00E00E8B"/>
    <w:rsid w:val="00E010F3"/>
    <w:rsid w:val="00E01509"/>
    <w:rsid w:val="00E016DC"/>
    <w:rsid w:val="00E018E7"/>
    <w:rsid w:val="00E01BD5"/>
    <w:rsid w:val="00E022F5"/>
    <w:rsid w:val="00E023B2"/>
    <w:rsid w:val="00E02E86"/>
    <w:rsid w:val="00E02FBB"/>
    <w:rsid w:val="00E038CB"/>
    <w:rsid w:val="00E03923"/>
    <w:rsid w:val="00E04536"/>
    <w:rsid w:val="00E04B14"/>
    <w:rsid w:val="00E04C96"/>
    <w:rsid w:val="00E04E02"/>
    <w:rsid w:val="00E04E08"/>
    <w:rsid w:val="00E04F80"/>
    <w:rsid w:val="00E05177"/>
    <w:rsid w:val="00E05183"/>
    <w:rsid w:val="00E05660"/>
    <w:rsid w:val="00E058B2"/>
    <w:rsid w:val="00E05D63"/>
    <w:rsid w:val="00E05F33"/>
    <w:rsid w:val="00E063F0"/>
    <w:rsid w:val="00E06F7D"/>
    <w:rsid w:val="00E06FE6"/>
    <w:rsid w:val="00E07393"/>
    <w:rsid w:val="00E076AA"/>
    <w:rsid w:val="00E07987"/>
    <w:rsid w:val="00E07AAE"/>
    <w:rsid w:val="00E07B05"/>
    <w:rsid w:val="00E10156"/>
    <w:rsid w:val="00E112A2"/>
    <w:rsid w:val="00E112EF"/>
    <w:rsid w:val="00E1139F"/>
    <w:rsid w:val="00E11ADD"/>
    <w:rsid w:val="00E122C2"/>
    <w:rsid w:val="00E12478"/>
    <w:rsid w:val="00E12667"/>
    <w:rsid w:val="00E12787"/>
    <w:rsid w:val="00E127E1"/>
    <w:rsid w:val="00E12CDC"/>
    <w:rsid w:val="00E134CC"/>
    <w:rsid w:val="00E1362F"/>
    <w:rsid w:val="00E13E31"/>
    <w:rsid w:val="00E14421"/>
    <w:rsid w:val="00E144BD"/>
    <w:rsid w:val="00E149D1"/>
    <w:rsid w:val="00E14AF4"/>
    <w:rsid w:val="00E14F36"/>
    <w:rsid w:val="00E158F6"/>
    <w:rsid w:val="00E159AB"/>
    <w:rsid w:val="00E15C39"/>
    <w:rsid w:val="00E15E16"/>
    <w:rsid w:val="00E160A4"/>
    <w:rsid w:val="00E1617B"/>
    <w:rsid w:val="00E163CA"/>
    <w:rsid w:val="00E1715F"/>
    <w:rsid w:val="00E172ED"/>
    <w:rsid w:val="00E175EF"/>
    <w:rsid w:val="00E1777F"/>
    <w:rsid w:val="00E178C5"/>
    <w:rsid w:val="00E17ABE"/>
    <w:rsid w:val="00E17F46"/>
    <w:rsid w:val="00E20172"/>
    <w:rsid w:val="00E206D9"/>
    <w:rsid w:val="00E208B5"/>
    <w:rsid w:val="00E20AF2"/>
    <w:rsid w:val="00E20CDE"/>
    <w:rsid w:val="00E2200E"/>
    <w:rsid w:val="00E2229A"/>
    <w:rsid w:val="00E22880"/>
    <w:rsid w:val="00E22898"/>
    <w:rsid w:val="00E22A6D"/>
    <w:rsid w:val="00E2302D"/>
    <w:rsid w:val="00E2315E"/>
    <w:rsid w:val="00E23268"/>
    <w:rsid w:val="00E2335B"/>
    <w:rsid w:val="00E23903"/>
    <w:rsid w:val="00E23967"/>
    <w:rsid w:val="00E23C5E"/>
    <w:rsid w:val="00E2445B"/>
    <w:rsid w:val="00E24B3A"/>
    <w:rsid w:val="00E24F76"/>
    <w:rsid w:val="00E25289"/>
    <w:rsid w:val="00E25566"/>
    <w:rsid w:val="00E26E84"/>
    <w:rsid w:val="00E26F4C"/>
    <w:rsid w:val="00E270EA"/>
    <w:rsid w:val="00E27BDE"/>
    <w:rsid w:val="00E301BC"/>
    <w:rsid w:val="00E308DA"/>
    <w:rsid w:val="00E30A30"/>
    <w:rsid w:val="00E3101F"/>
    <w:rsid w:val="00E313EE"/>
    <w:rsid w:val="00E31999"/>
    <w:rsid w:val="00E32345"/>
    <w:rsid w:val="00E3337F"/>
    <w:rsid w:val="00E33A98"/>
    <w:rsid w:val="00E33C91"/>
    <w:rsid w:val="00E34097"/>
    <w:rsid w:val="00E3449E"/>
    <w:rsid w:val="00E346FE"/>
    <w:rsid w:val="00E34756"/>
    <w:rsid w:val="00E34C38"/>
    <w:rsid w:val="00E34F7A"/>
    <w:rsid w:val="00E357E8"/>
    <w:rsid w:val="00E358A0"/>
    <w:rsid w:val="00E35FCD"/>
    <w:rsid w:val="00E360B2"/>
    <w:rsid w:val="00E361D0"/>
    <w:rsid w:val="00E3637A"/>
    <w:rsid w:val="00E36ECC"/>
    <w:rsid w:val="00E372E7"/>
    <w:rsid w:val="00E37BBB"/>
    <w:rsid w:val="00E37C3F"/>
    <w:rsid w:val="00E37C86"/>
    <w:rsid w:val="00E37FB3"/>
    <w:rsid w:val="00E40523"/>
    <w:rsid w:val="00E4082A"/>
    <w:rsid w:val="00E40D84"/>
    <w:rsid w:val="00E40E30"/>
    <w:rsid w:val="00E41725"/>
    <w:rsid w:val="00E41900"/>
    <w:rsid w:val="00E41A33"/>
    <w:rsid w:val="00E42156"/>
    <w:rsid w:val="00E427A3"/>
    <w:rsid w:val="00E428B9"/>
    <w:rsid w:val="00E42926"/>
    <w:rsid w:val="00E4295B"/>
    <w:rsid w:val="00E42D06"/>
    <w:rsid w:val="00E42F1B"/>
    <w:rsid w:val="00E43195"/>
    <w:rsid w:val="00E43A57"/>
    <w:rsid w:val="00E43C27"/>
    <w:rsid w:val="00E43CD1"/>
    <w:rsid w:val="00E43F7C"/>
    <w:rsid w:val="00E44352"/>
    <w:rsid w:val="00E4479A"/>
    <w:rsid w:val="00E44FDC"/>
    <w:rsid w:val="00E45118"/>
    <w:rsid w:val="00E452D1"/>
    <w:rsid w:val="00E45400"/>
    <w:rsid w:val="00E45CED"/>
    <w:rsid w:val="00E45E29"/>
    <w:rsid w:val="00E45F55"/>
    <w:rsid w:val="00E461EC"/>
    <w:rsid w:val="00E46605"/>
    <w:rsid w:val="00E46B47"/>
    <w:rsid w:val="00E46BDC"/>
    <w:rsid w:val="00E4768C"/>
    <w:rsid w:val="00E47897"/>
    <w:rsid w:val="00E47BEF"/>
    <w:rsid w:val="00E500B8"/>
    <w:rsid w:val="00E507F1"/>
    <w:rsid w:val="00E5085E"/>
    <w:rsid w:val="00E50947"/>
    <w:rsid w:val="00E50C95"/>
    <w:rsid w:val="00E50DE0"/>
    <w:rsid w:val="00E50F3B"/>
    <w:rsid w:val="00E5180C"/>
    <w:rsid w:val="00E5190C"/>
    <w:rsid w:val="00E52C62"/>
    <w:rsid w:val="00E52D02"/>
    <w:rsid w:val="00E53FAC"/>
    <w:rsid w:val="00E54088"/>
    <w:rsid w:val="00E5419F"/>
    <w:rsid w:val="00E541BD"/>
    <w:rsid w:val="00E545AB"/>
    <w:rsid w:val="00E546C7"/>
    <w:rsid w:val="00E54A51"/>
    <w:rsid w:val="00E54AAF"/>
    <w:rsid w:val="00E552FB"/>
    <w:rsid w:val="00E55844"/>
    <w:rsid w:val="00E55AB4"/>
    <w:rsid w:val="00E55B3D"/>
    <w:rsid w:val="00E56006"/>
    <w:rsid w:val="00E5649D"/>
    <w:rsid w:val="00E566C6"/>
    <w:rsid w:val="00E56764"/>
    <w:rsid w:val="00E57C67"/>
    <w:rsid w:val="00E57EBC"/>
    <w:rsid w:val="00E57F03"/>
    <w:rsid w:val="00E601FF"/>
    <w:rsid w:val="00E60253"/>
    <w:rsid w:val="00E60319"/>
    <w:rsid w:val="00E605E5"/>
    <w:rsid w:val="00E6091C"/>
    <w:rsid w:val="00E60C19"/>
    <w:rsid w:val="00E60E69"/>
    <w:rsid w:val="00E621C4"/>
    <w:rsid w:val="00E624CF"/>
    <w:rsid w:val="00E62617"/>
    <w:rsid w:val="00E62982"/>
    <w:rsid w:val="00E62BC9"/>
    <w:rsid w:val="00E62D8A"/>
    <w:rsid w:val="00E62E8E"/>
    <w:rsid w:val="00E63480"/>
    <w:rsid w:val="00E63508"/>
    <w:rsid w:val="00E63D0A"/>
    <w:rsid w:val="00E6419C"/>
    <w:rsid w:val="00E64425"/>
    <w:rsid w:val="00E64632"/>
    <w:rsid w:val="00E64BD7"/>
    <w:rsid w:val="00E64FE5"/>
    <w:rsid w:val="00E65906"/>
    <w:rsid w:val="00E6641B"/>
    <w:rsid w:val="00E668EE"/>
    <w:rsid w:val="00E66B3B"/>
    <w:rsid w:val="00E66F1B"/>
    <w:rsid w:val="00E671B2"/>
    <w:rsid w:val="00E67423"/>
    <w:rsid w:val="00E67E79"/>
    <w:rsid w:val="00E7008E"/>
    <w:rsid w:val="00E70097"/>
    <w:rsid w:val="00E704D1"/>
    <w:rsid w:val="00E7080A"/>
    <w:rsid w:val="00E70CF8"/>
    <w:rsid w:val="00E70D92"/>
    <w:rsid w:val="00E71537"/>
    <w:rsid w:val="00E7166E"/>
    <w:rsid w:val="00E71839"/>
    <w:rsid w:val="00E71A40"/>
    <w:rsid w:val="00E71D8C"/>
    <w:rsid w:val="00E71D98"/>
    <w:rsid w:val="00E72061"/>
    <w:rsid w:val="00E72C57"/>
    <w:rsid w:val="00E730C6"/>
    <w:rsid w:val="00E7320B"/>
    <w:rsid w:val="00E74CED"/>
    <w:rsid w:val="00E74E82"/>
    <w:rsid w:val="00E751D3"/>
    <w:rsid w:val="00E75894"/>
    <w:rsid w:val="00E759B8"/>
    <w:rsid w:val="00E75F06"/>
    <w:rsid w:val="00E7603D"/>
    <w:rsid w:val="00E76321"/>
    <w:rsid w:val="00E76327"/>
    <w:rsid w:val="00E765FC"/>
    <w:rsid w:val="00E766A3"/>
    <w:rsid w:val="00E768DC"/>
    <w:rsid w:val="00E76AFE"/>
    <w:rsid w:val="00E76D92"/>
    <w:rsid w:val="00E770D0"/>
    <w:rsid w:val="00E77109"/>
    <w:rsid w:val="00E7710E"/>
    <w:rsid w:val="00E7763E"/>
    <w:rsid w:val="00E7776A"/>
    <w:rsid w:val="00E77ECE"/>
    <w:rsid w:val="00E80612"/>
    <w:rsid w:val="00E8093C"/>
    <w:rsid w:val="00E80E59"/>
    <w:rsid w:val="00E8131E"/>
    <w:rsid w:val="00E81503"/>
    <w:rsid w:val="00E817F2"/>
    <w:rsid w:val="00E81964"/>
    <w:rsid w:val="00E81A01"/>
    <w:rsid w:val="00E81C3C"/>
    <w:rsid w:val="00E82584"/>
    <w:rsid w:val="00E82C81"/>
    <w:rsid w:val="00E82EEE"/>
    <w:rsid w:val="00E83095"/>
    <w:rsid w:val="00E83EA6"/>
    <w:rsid w:val="00E83F25"/>
    <w:rsid w:val="00E8400C"/>
    <w:rsid w:val="00E84190"/>
    <w:rsid w:val="00E843C7"/>
    <w:rsid w:val="00E84431"/>
    <w:rsid w:val="00E84AD7"/>
    <w:rsid w:val="00E85044"/>
    <w:rsid w:val="00E851A6"/>
    <w:rsid w:val="00E857F2"/>
    <w:rsid w:val="00E85A18"/>
    <w:rsid w:val="00E86645"/>
    <w:rsid w:val="00E86676"/>
    <w:rsid w:val="00E86770"/>
    <w:rsid w:val="00E871B9"/>
    <w:rsid w:val="00E87591"/>
    <w:rsid w:val="00E87598"/>
    <w:rsid w:val="00E87942"/>
    <w:rsid w:val="00E87B4B"/>
    <w:rsid w:val="00E87C70"/>
    <w:rsid w:val="00E87DC3"/>
    <w:rsid w:val="00E900A0"/>
    <w:rsid w:val="00E90109"/>
    <w:rsid w:val="00E90336"/>
    <w:rsid w:val="00E9077C"/>
    <w:rsid w:val="00E90836"/>
    <w:rsid w:val="00E9160C"/>
    <w:rsid w:val="00E91AEE"/>
    <w:rsid w:val="00E91BA1"/>
    <w:rsid w:val="00E922AE"/>
    <w:rsid w:val="00E92791"/>
    <w:rsid w:val="00E927B1"/>
    <w:rsid w:val="00E9280D"/>
    <w:rsid w:val="00E92EC3"/>
    <w:rsid w:val="00E92F42"/>
    <w:rsid w:val="00E93841"/>
    <w:rsid w:val="00E938DA"/>
    <w:rsid w:val="00E93B3E"/>
    <w:rsid w:val="00E93E08"/>
    <w:rsid w:val="00E9440F"/>
    <w:rsid w:val="00E9442C"/>
    <w:rsid w:val="00E9463B"/>
    <w:rsid w:val="00E94AE6"/>
    <w:rsid w:val="00E94E86"/>
    <w:rsid w:val="00E94EB0"/>
    <w:rsid w:val="00E94F4E"/>
    <w:rsid w:val="00E95049"/>
    <w:rsid w:val="00E9509B"/>
    <w:rsid w:val="00E950E9"/>
    <w:rsid w:val="00E95BAD"/>
    <w:rsid w:val="00E95C8D"/>
    <w:rsid w:val="00E9651C"/>
    <w:rsid w:val="00E96B99"/>
    <w:rsid w:val="00E975D2"/>
    <w:rsid w:val="00E97804"/>
    <w:rsid w:val="00E97838"/>
    <w:rsid w:val="00E97874"/>
    <w:rsid w:val="00E978C0"/>
    <w:rsid w:val="00E979D9"/>
    <w:rsid w:val="00E97C2F"/>
    <w:rsid w:val="00EA07CB"/>
    <w:rsid w:val="00EA1293"/>
    <w:rsid w:val="00EA170C"/>
    <w:rsid w:val="00EA1A4E"/>
    <w:rsid w:val="00EA1BB4"/>
    <w:rsid w:val="00EA1F31"/>
    <w:rsid w:val="00EA238F"/>
    <w:rsid w:val="00EA24A9"/>
    <w:rsid w:val="00EA2729"/>
    <w:rsid w:val="00EA283C"/>
    <w:rsid w:val="00EA2A2B"/>
    <w:rsid w:val="00EA2E67"/>
    <w:rsid w:val="00EA2EC3"/>
    <w:rsid w:val="00EA2F3B"/>
    <w:rsid w:val="00EA301F"/>
    <w:rsid w:val="00EA38F4"/>
    <w:rsid w:val="00EA3AC6"/>
    <w:rsid w:val="00EA3E6C"/>
    <w:rsid w:val="00EA3F77"/>
    <w:rsid w:val="00EA3FDE"/>
    <w:rsid w:val="00EA484E"/>
    <w:rsid w:val="00EA4FAA"/>
    <w:rsid w:val="00EA5714"/>
    <w:rsid w:val="00EA5DF3"/>
    <w:rsid w:val="00EA6161"/>
    <w:rsid w:val="00EA6BC7"/>
    <w:rsid w:val="00EA763D"/>
    <w:rsid w:val="00EA7E34"/>
    <w:rsid w:val="00EA7FF9"/>
    <w:rsid w:val="00EB0592"/>
    <w:rsid w:val="00EB064D"/>
    <w:rsid w:val="00EB06B1"/>
    <w:rsid w:val="00EB0A04"/>
    <w:rsid w:val="00EB0A78"/>
    <w:rsid w:val="00EB1583"/>
    <w:rsid w:val="00EB159A"/>
    <w:rsid w:val="00EB1D0D"/>
    <w:rsid w:val="00EB24C3"/>
    <w:rsid w:val="00EB2641"/>
    <w:rsid w:val="00EB26C8"/>
    <w:rsid w:val="00EB28CD"/>
    <w:rsid w:val="00EB2A95"/>
    <w:rsid w:val="00EB2EAF"/>
    <w:rsid w:val="00EB319E"/>
    <w:rsid w:val="00EB346B"/>
    <w:rsid w:val="00EB36CF"/>
    <w:rsid w:val="00EB451A"/>
    <w:rsid w:val="00EB45A8"/>
    <w:rsid w:val="00EB47C7"/>
    <w:rsid w:val="00EB488A"/>
    <w:rsid w:val="00EB4966"/>
    <w:rsid w:val="00EB532B"/>
    <w:rsid w:val="00EB5475"/>
    <w:rsid w:val="00EB5B7C"/>
    <w:rsid w:val="00EB5ED3"/>
    <w:rsid w:val="00EB60FD"/>
    <w:rsid w:val="00EB61A8"/>
    <w:rsid w:val="00EB6B9C"/>
    <w:rsid w:val="00EB6F9C"/>
    <w:rsid w:val="00EB720A"/>
    <w:rsid w:val="00EB7386"/>
    <w:rsid w:val="00EB7F00"/>
    <w:rsid w:val="00EC0052"/>
    <w:rsid w:val="00EC01A5"/>
    <w:rsid w:val="00EC07E0"/>
    <w:rsid w:val="00EC0A01"/>
    <w:rsid w:val="00EC0E61"/>
    <w:rsid w:val="00EC1734"/>
    <w:rsid w:val="00EC18B5"/>
    <w:rsid w:val="00EC1FEB"/>
    <w:rsid w:val="00EC2FB3"/>
    <w:rsid w:val="00EC3440"/>
    <w:rsid w:val="00EC3EB2"/>
    <w:rsid w:val="00EC4398"/>
    <w:rsid w:val="00EC4616"/>
    <w:rsid w:val="00EC46A5"/>
    <w:rsid w:val="00EC48AC"/>
    <w:rsid w:val="00EC4A89"/>
    <w:rsid w:val="00EC503F"/>
    <w:rsid w:val="00EC538A"/>
    <w:rsid w:val="00EC53EB"/>
    <w:rsid w:val="00EC598A"/>
    <w:rsid w:val="00EC5C7D"/>
    <w:rsid w:val="00EC5CB2"/>
    <w:rsid w:val="00EC68B0"/>
    <w:rsid w:val="00EC6D49"/>
    <w:rsid w:val="00EC7C67"/>
    <w:rsid w:val="00EC7F3F"/>
    <w:rsid w:val="00ED028E"/>
    <w:rsid w:val="00ED05AF"/>
    <w:rsid w:val="00ED061F"/>
    <w:rsid w:val="00ED06E5"/>
    <w:rsid w:val="00ED0A1B"/>
    <w:rsid w:val="00ED0A50"/>
    <w:rsid w:val="00ED0ED3"/>
    <w:rsid w:val="00ED105A"/>
    <w:rsid w:val="00ED1283"/>
    <w:rsid w:val="00ED13BB"/>
    <w:rsid w:val="00ED14EB"/>
    <w:rsid w:val="00ED155B"/>
    <w:rsid w:val="00ED17BC"/>
    <w:rsid w:val="00ED1E9E"/>
    <w:rsid w:val="00ED2239"/>
    <w:rsid w:val="00ED232F"/>
    <w:rsid w:val="00ED2359"/>
    <w:rsid w:val="00ED2A8D"/>
    <w:rsid w:val="00ED2D39"/>
    <w:rsid w:val="00ED2E7C"/>
    <w:rsid w:val="00ED2EF2"/>
    <w:rsid w:val="00ED31E9"/>
    <w:rsid w:val="00ED35F2"/>
    <w:rsid w:val="00ED3C25"/>
    <w:rsid w:val="00ED3C38"/>
    <w:rsid w:val="00ED3F1B"/>
    <w:rsid w:val="00ED4C60"/>
    <w:rsid w:val="00ED550E"/>
    <w:rsid w:val="00ED6166"/>
    <w:rsid w:val="00ED64B8"/>
    <w:rsid w:val="00ED6C45"/>
    <w:rsid w:val="00ED6F7E"/>
    <w:rsid w:val="00ED715E"/>
    <w:rsid w:val="00ED7328"/>
    <w:rsid w:val="00ED77C6"/>
    <w:rsid w:val="00ED7A06"/>
    <w:rsid w:val="00ED7A5C"/>
    <w:rsid w:val="00EE0876"/>
    <w:rsid w:val="00EE0A4B"/>
    <w:rsid w:val="00EE0B8B"/>
    <w:rsid w:val="00EE0F2D"/>
    <w:rsid w:val="00EE1052"/>
    <w:rsid w:val="00EE1069"/>
    <w:rsid w:val="00EE10F4"/>
    <w:rsid w:val="00EE1162"/>
    <w:rsid w:val="00EE11CE"/>
    <w:rsid w:val="00EE176C"/>
    <w:rsid w:val="00EE184F"/>
    <w:rsid w:val="00EE1989"/>
    <w:rsid w:val="00EE19F9"/>
    <w:rsid w:val="00EE1AD0"/>
    <w:rsid w:val="00EE1C00"/>
    <w:rsid w:val="00EE1CEA"/>
    <w:rsid w:val="00EE1E11"/>
    <w:rsid w:val="00EE1ED6"/>
    <w:rsid w:val="00EE1F67"/>
    <w:rsid w:val="00EE205B"/>
    <w:rsid w:val="00EE2335"/>
    <w:rsid w:val="00EE23DB"/>
    <w:rsid w:val="00EE2BC6"/>
    <w:rsid w:val="00EE30EA"/>
    <w:rsid w:val="00EE31A2"/>
    <w:rsid w:val="00EE31C1"/>
    <w:rsid w:val="00EE3239"/>
    <w:rsid w:val="00EE3340"/>
    <w:rsid w:val="00EE385E"/>
    <w:rsid w:val="00EE3B3E"/>
    <w:rsid w:val="00EE3C19"/>
    <w:rsid w:val="00EE3FF6"/>
    <w:rsid w:val="00EE4228"/>
    <w:rsid w:val="00EE473C"/>
    <w:rsid w:val="00EE4911"/>
    <w:rsid w:val="00EE5575"/>
    <w:rsid w:val="00EE595C"/>
    <w:rsid w:val="00EE5E53"/>
    <w:rsid w:val="00EE6437"/>
    <w:rsid w:val="00EE6C0C"/>
    <w:rsid w:val="00EE7270"/>
    <w:rsid w:val="00EE72BE"/>
    <w:rsid w:val="00EE7587"/>
    <w:rsid w:val="00EE7994"/>
    <w:rsid w:val="00EE7D0A"/>
    <w:rsid w:val="00EF0020"/>
    <w:rsid w:val="00EF018E"/>
    <w:rsid w:val="00EF0557"/>
    <w:rsid w:val="00EF1465"/>
    <w:rsid w:val="00EF146F"/>
    <w:rsid w:val="00EF1709"/>
    <w:rsid w:val="00EF1DAA"/>
    <w:rsid w:val="00EF1ED7"/>
    <w:rsid w:val="00EF1FB6"/>
    <w:rsid w:val="00EF2125"/>
    <w:rsid w:val="00EF217F"/>
    <w:rsid w:val="00EF27C5"/>
    <w:rsid w:val="00EF357F"/>
    <w:rsid w:val="00EF369E"/>
    <w:rsid w:val="00EF3948"/>
    <w:rsid w:val="00EF3ADE"/>
    <w:rsid w:val="00EF438A"/>
    <w:rsid w:val="00EF4933"/>
    <w:rsid w:val="00EF49C8"/>
    <w:rsid w:val="00EF4AA8"/>
    <w:rsid w:val="00EF51B2"/>
    <w:rsid w:val="00EF581E"/>
    <w:rsid w:val="00EF5827"/>
    <w:rsid w:val="00EF5852"/>
    <w:rsid w:val="00EF5D9A"/>
    <w:rsid w:val="00EF5ECB"/>
    <w:rsid w:val="00EF5FA0"/>
    <w:rsid w:val="00EF6D0F"/>
    <w:rsid w:val="00EF6D68"/>
    <w:rsid w:val="00EF7226"/>
    <w:rsid w:val="00EF75E7"/>
    <w:rsid w:val="00EF7AFE"/>
    <w:rsid w:val="00EF7CB8"/>
    <w:rsid w:val="00F0010C"/>
    <w:rsid w:val="00F0065A"/>
    <w:rsid w:val="00F0081F"/>
    <w:rsid w:val="00F00C1F"/>
    <w:rsid w:val="00F01422"/>
    <w:rsid w:val="00F016DC"/>
    <w:rsid w:val="00F01758"/>
    <w:rsid w:val="00F0190A"/>
    <w:rsid w:val="00F01BDD"/>
    <w:rsid w:val="00F01F1C"/>
    <w:rsid w:val="00F01FC0"/>
    <w:rsid w:val="00F01FC6"/>
    <w:rsid w:val="00F02A88"/>
    <w:rsid w:val="00F02F59"/>
    <w:rsid w:val="00F02FE4"/>
    <w:rsid w:val="00F030E1"/>
    <w:rsid w:val="00F032AA"/>
    <w:rsid w:val="00F0352B"/>
    <w:rsid w:val="00F03B5A"/>
    <w:rsid w:val="00F03CCB"/>
    <w:rsid w:val="00F03D30"/>
    <w:rsid w:val="00F03E07"/>
    <w:rsid w:val="00F04077"/>
    <w:rsid w:val="00F04556"/>
    <w:rsid w:val="00F046F8"/>
    <w:rsid w:val="00F04834"/>
    <w:rsid w:val="00F0485E"/>
    <w:rsid w:val="00F049FA"/>
    <w:rsid w:val="00F04AFE"/>
    <w:rsid w:val="00F051CA"/>
    <w:rsid w:val="00F055B4"/>
    <w:rsid w:val="00F05B75"/>
    <w:rsid w:val="00F06006"/>
    <w:rsid w:val="00F0674F"/>
    <w:rsid w:val="00F06B14"/>
    <w:rsid w:val="00F06C50"/>
    <w:rsid w:val="00F0707A"/>
    <w:rsid w:val="00F0747A"/>
    <w:rsid w:val="00F074EA"/>
    <w:rsid w:val="00F07564"/>
    <w:rsid w:val="00F07A6F"/>
    <w:rsid w:val="00F07B2A"/>
    <w:rsid w:val="00F105BE"/>
    <w:rsid w:val="00F106C7"/>
    <w:rsid w:val="00F107FF"/>
    <w:rsid w:val="00F11143"/>
    <w:rsid w:val="00F116FF"/>
    <w:rsid w:val="00F118DE"/>
    <w:rsid w:val="00F11FCA"/>
    <w:rsid w:val="00F129E0"/>
    <w:rsid w:val="00F12B4A"/>
    <w:rsid w:val="00F1301C"/>
    <w:rsid w:val="00F1326D"/>
    <w:rsid w:val="00F132E1"/>
    <w:rsid w:val="00F134B4"/>
    <w:rsid w:val="00F13A69"/>
    <w:rsid w:val="00F13E4D"/>
    <w:rsid w:val="00F13FA2"/>
    <w:rsid w:val="00F14C2E"/>
    <w:rsid w:val="00F14E1A"/>
    <w:rsid w:val="00F159F2"/>
    <w:rsid w:val="00F15CC0"/>
    <w:rsid w:val="00F15F08"/>
    <w:rsid w:val="00F15F6E"/>
    <w:rsid w:val="00F1626A"/>
    <w:rsid w:val="00F164DD"/>
    <w:rsid w:val="00F16EDD"/>
    <w:rsid w:val="00F175F3"/>
    <w:rsid w:val="00F17A8C"/>
    <w:rsid w:val="00F17B8B"/>
    <w:rsid w:val="00F20094"/>
    <w:rsid w:val="00F200F6"/>
    <w:rsid w:val="00F20353"/>
    <w:rsid w:val="00F2074A"/>
    <w:rsid w:val="00F20869"/>
    <w:rsid w:val="00F208FD"/>
    <w:rsid w:val="00F20B8C"/>
    <w:rsid w:val="00F20B9D"/>
    <w:rsid w:val="00F20FFD"/>
    <w:rsid w:val="00F211CC"/>
    <w:rsid w:val="00F2120D"/>
    <w:rsid w:val="00F21D11"/>
    <w:rsid w:val="00F21EC0"/>
    <w:rsid w:val="00F224A3"/>
    <w:rsid w:val="00F22546"/>
    <w:rsid w:val="00F22CCE"/>
    <w:rsid w:val="00F23313"/>
    <w:rsid w:val="00F23446"/>
    <w:rsid w:val="00F2352F"/>
    <w:rsid w:val="00F2381A"/>
    <w:rsid w:val="00F23868"/>
    <w:rsid w:val="00F23A7F"/>
    <w:rsid w:val="00F23C45"/>
    <w:rsid w:val="00F23D9B"/>
    <w:rsid w:val="00F23FED"/>
    <w:rsid w:val="00F24254"/>
    <w:rsid w:val="00F24333"/>
    <w:rsid w:val="00F245A7"/>
    <w:rsid w:val="00F24619"/>
    <w:rsid w:val="00F24C65"/>
    <w:rsid w:val="00F24D71"/>
    <w:rsid w:val="00F258D7"/>
    <w:rsid w:val="00F25AD3"/>
    <w:rsid w:val="00F266CA"/>
    <w:rsid w:val="00F26C73"/>
    <w:rsid w:val="00F27480"/>
    <w:rsid w:val="00F27671"/>
    <w:rsid w:val="00F277D0"/>
    <w:rsid w:val="00F27DD3"/>
    <w:rsid w:val="00F3009D"/>
    <w:rsid w:val="00F31278"/>
    <w:rsid w:val="00F31916"/>
    <w:rsid w:val="00F320DD"/>
    <w:rsid w:val="00F32C3F"/>
    <w:rsid w:val="00F336D3"/>
    <w:rsid w:val="00F33C18"/>
    <w:rsid w:val="00F33C9C"/>
    <w:rsid w:val="00F33D3F"/>
    <w:rsid w:val="00F33DEC"/>
    <w:rsid w:val="00F340A2"/>
    <w:rsid w:val="00F34351"/>
    <w:rsid w:val="00F34529"/>
    <w:rsid w:val="00F3452C"/>
    <w:rsid w:val="00F34A45"/>
    <w:rsid w:val="00F34C50"/>
    <w:rsid w:val="00F355D7"/>
    <w:rsid w:val="00F3609B"/>
    <w:rsid w:val="00F362BC"/>
    <w:rsid w:val="00F36488"/>
    <w:rsid w:val="00F3652B"/>
    <w:rsid w:val="00F365F2"/>
    <w:rsid w:val="00F366BD"/>
    <w:rsid w:val="00F366C2"/>
    <w:rsid w:val="00F3696D"/>
    <w:rsid w:val="00F369A9"/>
    <w:rsid w:val="00F36B81"/>
    <w:rsid w:val="00F37459"/>
    <w:rsid w:val="00F376B0"/>
    <w:rsid w:val="00F3777F"/>
    <w:rsid w:val="00F402D3"/>
    <w:rsid w:val="00F403F6"/>
    <w:rsid w:val="00F40964"/>
    <w:rsid w:val="00F40B8F"/>
    <w:rsid w:val="00F40E5E"/>
    <w:rsid w:val="00F41159"/>
    <w:rsid w:val="00F41A13"/>
    <w:rsid w:val="00F41CE5"/>
    <w:rsid w:val="00F41FAD"/>
    <w:rsid w:val="00F420A9"/>
    <w:rsid w:val="00F42489"/>
    <w:rsid w:val="00F42784"/>
    <w:rsid w:val="00F42E40"/>
    <w:rsid w:val="00F43634"/>
    <w:rsid w:val="00F44080"/>
    <w:rsid w:val="00F4468F"/>
    <w:rsid w:val="00F448C7"/>
    <w:rsid w:val="00F44BF2"/>
    <w:rsid w:val="00F44CDF"/>
    <w:rsid w:val="00F44FFF"/>
    <w:rsid w:val="00F4526B"/>
    <w:rsid w:val="00F45486"/>
    <w:rsid w:val="00F45788"/>
    <w:rsid w:val="00F460F3"/>
    <w:rsid w:val="00F4627D"/>
    <w:rsid w:val="00F463F6"/>
    <w:rsid w:val="00F463F7"/>
    <w:rsid w:val="00F466A3"/>
    <w:rsid w:val="00F46A7D"/>
    <w:rsid w:val="00F46AC4"/>
    <w:rsid w:val="00F470EA"/>
    <w:rsid w:val="00F47181"/>
    <w:rsid w:val="00F472AD"/>
    <w:rsid w:val="00F50180"/>
    <w:rsid w:val="00F51251"/>
    <w:rsid w:val="00F5155C"/>
    <w:rsid w:val="00F516AE"/>
    <w:rsid w:val="00F51E89"/>
    <w:rsid w:val="00F51F38"/>
    <w:rsid w:val="00F52000"/>
    <w:rsid w:val="00F52363"/>
    <w:rsid w:val="00F52660"/>
    <w:rsid w:val="00F527DD"/>
    <w:rsid w:val="00F528F4"/>
    <w:rsid w:val="00F52B4B"/>
    <w:rsid w:val="00F52D18"/>
    <w:rsid w:val="00F52D88"/>
    <w:rsid w:val="00F539B1"/>
    <w:rsid w:val="00F5434C"/>
    <w:rsid w:val="00F54635"/>
    <w:rsid w:val="00F54ADF"/>
    <w:rsid w:val="00F54B1B"/>
    <w:rsid w:val="00F54C1D"/>
    <w:rsid w:val="00F54F90"/>
    <w:rsid w:val="00F5504C"/>
    <w:rsid w:val="00F55608"/>
    <w:rsid w:val="00F55A3F"/>
    <w:rsid w:val="00F55C74"/>
    <w:rsid w:val="00F55E79"/>
    <w:rsid w:val="00F55FA9"/>
    <w:rsid w:val="00F561ED"/>
    <w:rsid w:val="00F56A22"/>
    <w:rsid w:val="00F56E02"/>
    <w:rsid w:val="00F57395"/>
    <w:rsid w:val="00F575EB"/>
    <w:rsid w:val="00F576DF"/>
    <w:rsid w:val="00F577C0"/>
    <w:rsid w:val="00F577D2"/>
    <w:rsid w:val="00F57AF7"/>
    <w:rsid w:val="00F60056"/>
    <w:rsid w:val="00F605C3"/>
    <w:rsid w:val="00F605FD"/>
    <w:rsid w:val="00F606E8"/>
    <w:rsid w:val="00F60924"/>
    <w:rsid w:val="00F60DE3"/>
    <w:rsid w:val="00F61B11"/>
    <w:rsid w:val="00F61CCF"/>
    <w:rsid w:val="00F61DF3"/>
    <w:rsid w:val="00F62175"/>
    <w:rsid w:val="00F62231"/>
    <w:rsid w:val="00F6292D"/>
    <w:rsid w:val="00F6357C"/>
    <w:rsid w:val="00F63744"/>
    <w:rsid w:val="00F640D4"/>
    <w:rsid w:val="00F640EF"/>
    <w:rsid w:val="00F643FC"/>
    <w:rsid w:val="00F64A4D"/>
    <w:rsid w:val="00F651DB"/>
    <w:rsid w:val="00F6526A"/>
    <w:rsid w:val="00F6572A"/>
    <w:rsid w:val="00F65BEC"/>
    <w:rsid w:val="00F65E72"/>
    <w:rsid w:val="00F66103"/>
    <w:rsid w:val="00F661D0"/>
    <w:rsid w:val="00F66CBF"/>
    <w:rsid w:val="00F66E1D"/>
    <w:rsid w:val="00F670FC"/>
    <w:rsid w:val="00F67190"/>
    <w:rsid w:val="00F67305"/>
    <w:rsid w:val="00F673A6"/>
    <w:rsid w:val="00F674D6"/>
    <w:rsid w:val="00F67522"/>
    <w:rsid w:val="00F67AA7"/>
    <w:rsid w:val="00F70112"/>
    <w:rsid w:val="00F701DC"/>
    <w:rsid w:val="00F7069C"/>
    <w:rsid w:val="00F70EAD"/>
    <w:rsid w:val="00F71093"/>
    <w:rsid w:val="00F71966"/>
    <w:rsid w:val="00F71AD5"/>
    <w:rsid w:val="00F71BFE"/>
    <w:rsid w:val="00F71E81"/>
    <w:rsid w:val="00F721AB"/>
    <w:rsid w:val="00F723BA"/>
    <w:rsid w:val="00F724A3"/>
    <w:rsid w:val="00F7269B"/>
    <w:rsid w:val="00F7382D"/>
    <w:rsid w:val="00F73ADB"/>
    <w:rsid w:val="00F741AD"/>
    <w:rsid w:val="00F74570"/>
    <w:rsid w:val="00F74766"/>
    <w:rsid w:val="00F754AE"/>
    <w:rsid w:val="00F75A7E"/>
    <w:rsid w:val="00F75CAE"/>
    <w:rsid w:val="00F75CAF"/>
    <w:rsid w:val="00F76385"/>
    <w:rsid w:val="00F763D2"/>
    <w:rsid w:val="00F76813"/>
    <w:rsid w:val="00F76EF6"/>
    <w:rsid w:val="00F77811"/>
    <w:rsid w:val="00F77BA1"/>
    <w:rsid w:val="00F77BC2"/>
    <w:rsid w:val="00F80097"/>
    <w:rsid w:val="00F80ADD"/>
    <w:rsid w:val="00F80B8F"/>
    <w:rsid w:val="00F80DFC"/>
    <w:rsid w:val="00F80EE5"/>
    <w:rsid w:val="00F811E9"/>
    <w:rsid w:val="00F8156F"/>
    <w:rsid w:val="00F8157A"/>
    <w:rsid w:val="00F8170B"/>
    <w:rsid w:val="00F81A36"/>
    <w:rsid w:val="00F81C5C"/>
    <w:rsid w:val="00F821AF"/>
    <w:rsid w:val="00F826BD"/>
    <w:rsid w:val="00F82863"/>
    <w:rsid w:val="00F82D15"/>
    <w:rsid w:val="00F83271"/>
    <w:rsid w:val="00F8350B"/>
    <w:rsid w:val="00F83D25"/>
    <w:rsid w:val="00F83D63"/>
    <w:rsid w:val="00F83E01"/>
    <w:rsid w:val="00F83F93"/>
    <w:rsid w:val="00F8491C"/>
    <w:rsid w:val="00F84A5A"/>
    <w:rsid w:val="00F84D7D"/>
    <w:rsid w:val="00F853CC"/>
    <w:rsid w:val="00F855FB"/>
    <w:rsid w:val="00F858B0"/>
    <w:rsid w:val="00F86160"/>
    <w:rsid w:val="00F861D0"/>
    <w:rsid w:val="00F8673E"/>
    <w:rsid w:val="00F86939"/>
    <w:rsid w:val="00F86B36"/>
    <w:rsid w:val="00F86B45"/>
    <w:rsid w:val="00F86FE4"/>
    <w:rsid w:val="00F8785B"/>
    <w:rsid w:val="00F8796C"/>
    <w:rsid w:val="00F879EE"/>
    <w:rsid w:val="00F87ABC"/>
    <w:rsid w:val="00F87D23"/>
    <w:rsid w:val="00F900C9"/>
    <w:rsid w:val="00F9025F"/>
    <w:rsid w:val="00F90F00"/>
    <w:rsid w:val="00F9110C"/>
    <w:rsid w:val="00F91599"/>
    <w:rsid w:val="00F9171C"/>
    <w:rsid w:val="00F91E04"/>
    <w:rsid w:val="00F9245E"/>
    <w:rsid w:val="00F92B11"/>
    <w:rsid w:val="00F93A70"/>
    <w:rsid w:val="00F93D86"/>
    <w:rsid w:val="00F94568"/>
    <w:rsid w:val="00F94C45"/>
    <w:rsid w:val="00F95208"/>
    <w:rsid w:val="00F957CE"/>
    <w:rsid w:val="00F95970"/>
    <w:rsid w:val="00F95AAB"/>
    <w:rsid w:val="00F96E3B"/>
    <w:rsid w:val="00F9701E"/>
    <w:rsid w:val="00F970BA"/>
    <w:rsid w:val="00F9743F"/>
    <w:rsid w:val="00F97CED"/>
    <w:rsid w:val="00F97FB5"/>
    <w:rsid w:val="00FA058B"/>
    <w:rsid w:val="00FA060C"/>
    <w:rsid w:val="00FA0AA9"/>
    <w:rsid w:val="00FA1055"/>
    <w:rsid w:val="00FA10FE"/>
    <w:rsid w:val="00FA193C"/>
    <w:rsid w:val="00FA24D4"/>
    <w:rsid w:val="00FA2785"/>
    <w:rsid w:val="00FA294F"/>
    <w:rsid w:val="00FA298D"/>
    <w:rsid w:val="00FA2C3D"/>
    <w:rsid w:val="00FA3376"/>
    <w:rsid w:val="00FA3AFD"/>
    <w:rsid w:val="00FA3E03"/>
    <w:rsid w:val="00FA4375"/>
    <w:rsid w:val="00FA4682"/>
    <w:rsid w:val="00FA47F0"/>
    <w:rsid w:val="00FA4ABC"/>
    <w:rsid w:val="00FA5287"/>
    <w:rsid w:val="00FA5B27"/>
    <w:rsid w:val="00FA5C86"/>
    <w:rsid w:val="00FA60CF"/>
    <w:rsid w:val="00FA61CE"/>
    <w:rsid w:val="00FA6907"/>
    <w:rsid w:val="00FA6937"/>
    <w:rsid w:val="00FA6DDB"/>
    <w:rsid w:val="00FA72BD"/>
    <w:rsid w:val="00FA75A1"/>
    <w:rsid w:val="00FA767D"/>
    <w:rsid w:val="00FA7D35"/>
    <w:rsid w:val="00FB02F8"/>
    <w:rsid w:val="00FB05B6"/>
    <w:rsid w:val="00FB0845"/>
    <w:rsid w:val="00FB09FF"/>
    <w:rsid w:val="00FB0EAF"/>
    <w:rsid w:val="00FB12CB"/>
    <w:rsid w:val="00FB14A4"/>
    <w:rsid w:val="00FB1975"/>
    <w:rsid w:val="00FB2291"/>
    <w:rsid w:val="00FB22B0"/>
    <w:rsid w:val="00FB241F"/>
    <w:rsid w:val="00FB24EA"/>
    <w:rsid w:val="00FB305B"/>
    <w:rsid w:val="00FB313C"/>
    <w:rsid w:val="00FB38D3"/>
    <w:rsid w:val="00FB3A67"/>
    <w:rsid w:val="00FB3FC3"/>
    <w:rsid w:val="00FB42B6"/>
    <w:rsid w:val="00FB4454"/>
    <w:rsid w:val="00FB4BF6"/>
    <w:rsid w:val="00FB51CE"/>
    <w:rsid w:val="00FB7026"/>
    <w:rsid w:val="00FB7367"/>
    <w:rsid w:val="00FB741A"/>
    <w:rsid w:val="00FB79D8"/>
    <w:rsid w:val="00FC01B3"/>
    <w:rsid w:val="00FC0354"/>
    <w:rsid w:val="00FC09AF"/>
    <w:rsid w:val="00FC0C0C"/>
    <w:rsid w:val="00FC0C29"/>
    <w:rsid w:val="00FC1478"/>
    <w:rsid w:val="00FC2149"/>
    <w:rsid w:val="00FC2888"/>
    <w:rsid w:val="00FC28D2"/>
    <w:rsid w:val="00FC2F94"/>
    <w:rsid w:val="00FC4326"/>
    <w:rsid w:val="00FC445C"/>
    <w:rsid w:val="00FC4836"/>
    <w:rsid w:val="00FC48E1"/>
    <w:rsid w:val="00FC49B4"/>
    <w:rsid w:val="00FC5090"/>
    <w:rsid w:val="00FC52E6"/>
    <w:rsid w:val="00FC52EB"/>
    <w:rsid w:val="00FC53E3"/>
    <w:rsid w:val="00FC601F"/>
    <w:rsid w:val="00FC63A3"/>
    <w:rsid w:val="00FC6459"/>
    <w:rsid w:val="00FC65F1"/>
    <w:rsid w:val="00FC67C3"/>
    <w:rsid w:val="00FC6CD4"/>
    <w:rsid w:val="00FC6DDF"/>
    <w:rsid w:val="00FC71C4"/>
    <w:rsid w:val="00FC7730"/>
    <w:rsid w:val="00FC78FE"/>
    <w:rsid w:val="00FC7C68"/>
    <w:rsid w:val="00FC7C76"/>
    <w:rsid w:val="00FC7D81"/>
    <w:rsid w:val="00FC7D93"/>
    <w:rsid w:val="00FD008F"/>
    <w:rsid w:val="00FD01E3"/>
    <w:rsid w:val="00FD084C"/>
    <w:rsid w:val="00FD0A5F"/>
    <w:rsid w:val="00FD1531"/>
    <w:rsid w:val="00FD187E"/>
    <w:rsid w:val="00FD23E1"/>
    <w:rsid w:val="00FD28EB"/>
    <w:rsid w:val="00FD33E1"/>
    <w:rsid w:val="00FD3518"/>
    <w:rsid w:val="00FD3555"/>
    <w:rsid w:val="00FD35DC"/>
    <w:rsid w:val="00FD36BF"/>
    <w:rsid w:val="00FD3E25"/>
    <w:rsid w:val="00FD3E66"/>
    <w:rsid w:val="00FD434C"/>
    <w:rsid w:val="00FD4C3E"/>
    <w:rsid w:val="00FD4D8E"/>
    <w:rsid w:val="00FD4EC6"/>
    <w:rsid w:val="00FD515C"/>
    <w:rsid w:val="00FD534E"/>
    <w:rsid w:val="00FD5C0A"/>
    <w:rsid w:val="00FD5FD2"/>
    <w:rsid w:val="00FD5FD4"/>
    <w:rsid w:val="00FD6AFD"/>
    <w:rsid w:val="00FD6BB6"/>
    <w:rsid w:val="00FD6E8E"/>
    <w:rsid w:val="00FD71EA"/>
    <w:rsid w:val="00FD72DF"/>
    <w:rsid w:val="00FD73AE"/>
    <w:rsid w:val="00FD7A3D"/>
    <w:rsid w:val="00FD7D9C"/>
    <w:rsid w:val="00FE030B"/>
    <w:rsid w:val="00FE0E01"/>
    <w:rsid w:val="00FE1265"/>
    <w:rsid w:val="00FE1874"/>
    <w:rsid w:val="00FE192E"/>
    <w:rsid w:val="00FE1956"/>
    <w:rsid w:val="00FE2837"/>
    <w:rsid w:val="00FE2D4A"/>
    <w:rsid w:val="00FE2ED1"/>
    <w:rsid w:val="00FE30C1"/>
    <w:rsid w:val="00FE380C"/>
    <w:rsid w:val="00FE38BB"/>
    <w:rsid w:val="00FE3AE2"/>
    <w:rsid w:val="00FE3CF2"/>
    <w:rsid w:val="00FE42C4"/>
    <w:rsid w:val="00FE44C7"/>
    <w:rsid w:val="00FE4CB0"/>
    <w:rsid w:val="00FE4D35"/>
    <w:rsid w:val="00FE55F3"/>
    <w:rsid w:val="00FE582D"/>
    <w:rsid w:val="00FE5842"/>
    <w:rsid w:val="00FE59DA"/>
    <w:rsid w:val="00FE6F76"/>
    <w:rsid w:val="00FE6FA5"/>
    <w:rsid w:val="00FE707A"/>
    <w:rsid w:val="00FE73DA"/>
    <w:rsid w:val="00FE73E9"/>
    <w:rsid w:val="00FE7714"/>
    <w:rsid w:val="00FE796C"/>
    <w:rsid w:val="00FE7B2C"/>
    <w:rsid w:val="00FE7DBC"/>
    <w:rsid w:val="00FF003D"/>
    <w:rsid w:val="00FF027D"/>
    <w:rsid w:val="00FF0373"/>
    <w:rsid w:val="00FF03B1"/>
    <w:rsid w:val="00FF0456"/>
    <w:rsid w:val="00FF06DD"/>
    <w:rsid w:val="00FF084E"/>
    <w:rsid w:val="00FF0A1A"/>
    <w:rsid w:val="00FF0C6B"/>
    <w:rsid w:val="00FF1183"/>
    <w:rsid w:val="00FF160B"/>
    <w:rsid w:val="00FF1DB6"/>
    <w:rsid w:val="00FF2775"/>
    <w:rsid w:val="00FF303D"/>
    <w:rsid w:val="00FF32B9"/>
    <w:rsid w:val="00FF3631"/>
    <w:rsid w:val="00FF3CD8"/>
    <w:rsid w:val="00FF3E7E"/>
    <w:rsid w:val="00FF3FF5"/>
    <w:rsid w:val="00FF41BC"/>
    <w:rsid w:val="00FF4503"/>
    <w:rsid w:val="00FF4532"/>
    <w:rsid w:val="00FF4932"/>
    <w:rsid w:val="00FF4938"/>
    <w:rsid w:val="00FF4E46"/>
    <w:rsid w:val="00FF4E6B"/>
    <w:rsid w:val="00FF5053"/>
    <w:rsid w:val="00FF5129"/>
    <w:rsid w:val="00FF533E"/>
    <w:rsid w:val="00FF56EF"/>
    <w:rsid w:val="00FF5803"/>
    <w:rsid w:val="00FF5936"/>
    <w:rsid w:val="00FF659E"/>
    <w:rsid w:val="00FF74A1"/>
    <w:rsid w:val="00FF761F"/>
    <w:rsid w:val="00FF7892"/>
    <w:rsid w:val="00FF796A"/>
    <w:rsid w:val="0126ACC4"/>
    <w:rsid w:val="0132AEB6"/>
    <w:rsid w:val="016702C3"/>
    <w:rsid w:val="016722B2"/>
    <w:rsid w:val="01C07007"/>
    <w:rsid w:val="020A761D"/>
    <w:rsid w:val="0266B83A"/>
    <w:rsid w:val="02B308B6"/>
    <w:rsid w:val="02C794C7"/>
    <w:rsid w:val="02F05EB7"/>
    <w:rsid w:val="02FC8A8E"/>
    <w:rsid w:val="038021DD"/>
    <w:rsid w:val="04355BA7"/>
    <w:rsid w:val="0516215D"/>
    <w:rsid w:val="05CB45EA"/>
    <w:rsid w:val="05ED5C46"/>
    <w:rsid w:val="05F24324"/>
    <w:rsid w:val="06353E4F"/>
    <w:rsid w:val="06529F29"/>
    <w:rsid w:val="06ABCAC8"/>
    <w:rsid w:val="06B62436"/>
    <w:rsid w:val="06F4153A"/>
    <w:rsid w:val="0716CA45"/>
    <w:rsid w:val="084F0D20"/>
    <w:rsid w:val="0890937E"/>
    <w:rsid w:val="089DDF17"/>
    <w:rsid w:val="08B03CEC"/>
    <w:rsid w:val="08C3777F"/>
    <w:rsid w:val="08C8DF34"/>
    <w:rsid w:val="093F549F"/>
    <w:rsid w:val="09451927"/>
    <w:rsid w:val="096ABD92"/>
    <w:rsid w:val="09B1879B"/>
    <w:rsid w:val="0A29EB5C"/>
    <w:rsid w:val="0A316A06"/>
    <w:rsid w:val="0A34DBE8"/>
    <w:rsid w:val="0B26104C"/>
    <w:rsid w:val="0B326CE0"/>
    <w:rsid w:val="0B7E20D7"/>
    <w:rsid w:val="0BED6692"/>
    <w:rsid w:val="0CA1F229"/>
    <w:rsid w:val="0CAFE87E"/>
    <w:rsid w:val="0CBB9FE3"/>
    <w:rsid w:val="0CD874FA"/>
    <w:rsid w:val="0D260976"/>
    <w:rsid w:val="0DB00930"/>
    <w:rsid w:val="0DC0605B"/>
    <w:rsid w:val="0DFD040D"/>
    <w:rsid w:val="0E48F663"/>
    <w:rsid w:val="0EAFA074"/>
    <w:rsid w:val="0FCECB01"/>
    <w:rsid w:val="1001454B"/>
    <w:rsid w:val="1056707F"/>
    <w:rsid w:val="1081D300"/>
    <w:rsid w:val="109E6371"/>
    <w:rsid w:val="10D3DAE9"/>
    <w:rsid w:val="1110B461"/>
    <w:rsid w:val="117135E6"/>
    <w:rsid w:val="1171DAAD"/>
    <w:rsid w:val="11DCC3DA"/>
    <w:rsid w:val="12211F12"/>
    <w:rsid w:val="1323C126"/>
    <w:rsid w:val="13515D48"/>
    <w:rsid w:val="13EECCF0"/>
    <w:rsid w:val="146C5008"/>
    <w:rsid w:val="148C345B"/>
    <w:rsid w:val="149448FE"/>
    <w:rsid w:val="14BEFEC8"/>
    <w:rsid w:val="14FF4407"/>
    <w:rsid w:val="150EDE28"/>
    <w:rsid w:val="15906C68"/>
    <w:rsid w:val="15982F74"/>
    <w:rsid w:val="15CF02DE"/>
    <w:rsid w:val="16353A2A"/>
    <w:rsid w:val="163F284A"/>
    <w:rsid w:val="1679347C"/>
    <w:rsid w:val="167B56F3"/>
    <w:rsid w:val="16BA613D"/>
    <w:rsid w:val="1706C209"/>
    <w:rsid w:val="1723B92D"/>
    <w:rsid w:val="1738614D"/>
    <w:rsid w:val="17BB8D0E"/>
    <w:rsid w:val="180BB557"/>
    <w:rsid w:val="1837B479"/>
    <w:rsid w:val="1871C533"/>
    <w:rsid w:val="18D8704F"/>
    <w:rsid w:val="198E5AD4"/>
    <w:rsid w:val="19BC8746"/>
    <w:rsid w:val="1A17690D"/>
    <w:rsid w:val="1B4AFD5D"/>
    <w:rsid w:val="1B910516"/>
    <w:rsid w:val="1C4618A2"/>
    <w:rsid w:val="1D094839"/>
    <w:rsid w:val="1D2DAD8B"/>
    <w:rsid w:val="1D4CA0FC"/>
    <w:rsid w:val="1D543330"/>
    <w:rsid w:val="1DB1C5C3"/>
    <w:rsid w:val="1DB76BD1"/>
    <w:rsid w:val="1E07C114"/>
    <w:rsid w:val="1E11DAD0"/>
    <w:rsid w:val="1E32D2C9"/>
    <w:rsid w:val="1ECC613B"/>
    <w:rsid w:val="1ECF53A5"/>
    <w:rsid w:val="1F8F00AD"/>
    <w:rsid w:val="20489A62"/>
    <w:rsid w:val="207118FF"/>
    <w:rsid w:val="2096CCCF"/>
    <w:rsid w:val="20C6425F"/>
    <w:rsid w:val="20D21EBA"/>
    <w:rsid w:val="2100FB62"/>
    <w:rsid w:val="215672C4"/>
    <w:rsid w:val="21945750"/>
    <w:rsid w:val="2273BAAD"/>
    <w:rsid w:val="227591A4"/>
    <w:rsid w:val="229D58F2"/>
    <w:rsid w:val="2306EEFB"/>
    <w:rsid w:val="233E848F"/>
    <w:rsid w:val="235EE417"/>
    <w:rsid w:val="236A2EFA"/>
    <w:rsid w:val="238AAF9F"/>
    <w:rsid w:val="23A34F47"/>
    <w:rsid w:val="23B5C28E"/>
    <w:rsid w:val="24481451"/>
    <w:rsid w:val="25239FEF"/>
    <w:rsid w:val="253B9488"/>
    <w:rsid w:val="256F1D14"/>
    <w:rsid w:val="2596F73B"/>
    <w:rsid w:val="25B51A0C"/>
    <w:rsid w:val="25C2200C"/>
    <w:rsid w:val="25C31E72"/>
    <w:rsid w:val="264AAAC7"/>
    <w:rsid w:val="2658197D"/>
    <w:rsid w:val="26765AAD"/>
    <w:rsid w:val="2696A6FA"/>
    <w:rsid w:val="2712D35B"/>
    <w:rsid w:val="275D9FD3"/>
    <w:rsid w:val="2765F1D6"/>
    <w:rsid w:val="2773FBA9"/>
    <w:rsid w:val="27B5902F"/>
    <w:rsid w:val="27D22F4E"/>
    <w:rsid w:val="2815FCCE"/>
    <w:rsid w:val="2817B0A2"/>
    <w:rsid w:val="282CF4AD"/>
    <w:rsid w:val="29176549"/>
    <w:rsid w:val="294B0E0D"/>
    <w:rsid w:val="29C20E6E"/>
    <w:rsid w:val="29FE0E4A"/>
    <w:rsid w:val="2A1BF1CB"/>
    <w:rsid w:val="2A1DFE50"/>
    <w:rsid w:val="2A344332"/>
    <w:rsid w:val="2A6DA333"/>
    <w:rsid w:val="2B92B1AD"/>
    <w:rsid w:val="2C327EE0"/>
    <w:rsid w:val="2C806564"/>
    <w:rsid w:val="2CAC1048"/>
    <w:rsid w:val="2CD581E9"/>
    <w:rsid w:val="2D348FFD"/>
    <w:rsid w:val="2D93BFDE"/>
    <w:rsid w:val="2E377740"/>
    <w:rsid w:val="2E389B42"/>
    <w:rsid w:val="2E5E321B"/>
    <w:rsid w:val="2EC7D1CD"/>
    <w:rsid w:val="2F29996F"/>
    <w:rsid w:val="2F534729"/>
    <w:rsid w:val="305B8779"/>
    <w:rsid w:val="30B7458E"/>
    <w:rsid w:val="30CC764D"/>
    <w:rsid w:val="30ED0EAF"/>
    <w:rsid w:val="312C3326"/>
    <w:rsid w:val="315A5199"/>
    <w:rsid w:val="3182D4C8"/>
    <w:rsid w:val="31D6B8A3"/>
    <w:rsid w:val="32046647"/>
    <w:rsid w:val="321005F7"/>
    <w:rsid w:val="326986DF"/>
    <w:rsid w:val="3314AF8A"/>
    <w:rsid w:val="33F3936E"/>
    <w:rsid w:val="342783B0"/>
    <w:rsid w:val="34B4CA83"/>
    <w:rsid w:val="34C89C31"/>
    <w:rsid w:val="351109CF"/>
    <w:rsid w:val="35357C0B"/>
    <w:rsid w:val="35686E5E"/>
    <w:rsid w:val="356C26CB"/>
    <w:rsid w:val="3592F703"/>
    <w:rsid w:val="35A1CFC4"/>
    <w:rsid w:val="361A860F"/>
    <w:rsid w:val="363EE294"/>
    <w:rsid w:val="366F166D"/>
    <w:rsid w:val="36CBAE7A"/>
    <w:rsid w:val="36DACF6E"/>
    <w:rsid w:val="36F97647"/>
    <w:rsid w:val="379B1FE0"/>
    <w:rsid w:val="380B9781"/>
    <w:rsid w:val="38214937"/>
    <w:rsid w:val="388E92EB"/>
    <w:rsid w:val="3890F4FD"/>
    <w:rsid w:val="38FFADC8"/>
    <w:rsid w:val="391815CF"/>
    <w:rsid w:val="393596B5"/>
    <w:rsid w:val="3977D18F"/>
    <w:rsid w:val="39D51E6E"/>
    <w:rsid w:val="39F7E35E"/>
    <w:rsid w:val="39FA5BED"/>
    <w:rsid w:val="3A4C1B7C"/>
    <w:rsid w:val="3AB368AA"/>
    <w:rsid w:val="3AF59D0C"/>
    <w:rsid w:val="3B01556B"/>
    <w:rsid w:val="3B0FAA11"/>
    <w:rsid w:val="3BB95DDA"/>
    <w:rsid w:val="3C57E4BE"/>
    <w:rsid w:val="3C71BD44"/>
    <w:rsid w:val="3C90EC6D"/>
    <w:rsid w:val="3C9AF641"/>
    <w:rsid w:val="3CDDD557"/>
    <w:rsid w:val="3D0D2723"/>
    <w:rsid w:val="3D5318DE"/>
    <w:rsid w:val="3D60E339"/>
    <w:rsid w:val="3D8673CE"/>
    <w:rsid w:val="3D91A7A1"/>
    <w:rsid w:val="3D953929"/>
    <w:rsid w:val="3DB438BD"/>
    <w:rsid w:val="3DD874EF"/>
    <w:rsid w:val="3DFA2E63"/>
    <w:rsid w:val="3E40DFA6"/>
    <w:rsid w:val="3E78FBE1"/>
    <w:rsid w:val="3E862AC1"/>
    <w:rsid w:val="3E9519BD"/>
    <w:rsid w:val="3ED3A1FE"/>
    <w:rsid w:val="3F580DD5"/>
    <w:rsid w:val="3F644452"/>
    <w:rsid w:val="3FA1815A"/>
    <w:rsid w:val="3FDF186A"/>
    <w:rsid w:val="3FDFFEC4"/>
    <w:rsid w:val="3FE89768"/>
    <w:rsid w:val="408A7EAC"/>
    <w:rsid w:val="40E11EDA"/>
    <w:rsid w:val="410DB6CF"/>
    <w:rsid w:val="413EDD24"/>
    <w:rsid w:val="41B86096"/>
    <w:rsid w:val="41CB56CF"/>
    <w:rsid w:val="41D0A329"/>
    <w:rsid w:val="41E71664"/>
    <w:rsid w:val="420581E9"/>
    <w:rsid w:val="42129CA7"/>
    <w:rsid w:val="421A6425"/>
    <w:rsid w:val="4232CF63"/>
    <w:rsid w:val="4398D733"/>
    <w:rsid w:val="4563C048"/>
    <w:rsid w:val="457B072F"/>
    <w:rsid w:val="45F7D9F6"/>
    <w:rsid w:val="45FEF16F"/>
    <w:rsid w:val="46C75AEE"/>
    <w:rsid w:val="473D5CB6"/>
    <w:rsid w:val="476D64B9"/>
    <w:rsid w:val="477AAB2A"/>
    <w:rsid w:val="47E1DF13"/>
    <w:rsid w:val="480F0224"/>
    <w:rsid w:val="48175F44"/>
    <w:rsid w:val="4864EC1F"/>
    <w:rsid w:val="48888189"/>
    <w:rsid w:val="48EB40A0"/>
    <w:rsid w:val="49472288"/>
    <w:rsid w:val="49A0736D"/>
    <w:rsid w:val="4A1AE510"/>
    <w:rsid w:val="4A693A62"/>
    <w:rsid w:val="4A91BE32"/>
    <w:rsid w:val="4ACCA724"/>
    <w:rsid w:val="4AD95485"/>
    <w:rsid w:val="4B04513B"/>
    <w:rsid w:val="4B0CE6E1"/>
    <w:rsid w:val="4B251FB3"/>
    <w:rsid w:val="4B28760E"/>
    <w:rsid w:val="4B5DAC7B"/>
    <w:rsid w:val="4B934B87"/>
    <w:rsid w:val="4B980F4F"/>
    <w:rsid w:val="4B9873CE"/>
    <w:rsid w:val="4BCB863C"/>
    <w:rsid w:val="4C3D42A5"/>
    <w:rsid w:val="4CADD127"/>
    <w:rsid w:val="4CE3F9D3"/>
    <w:rsid w:val="4D17D6B2"/>
    <w:rsid w:val="4D5D5DD9"/>
    <w:rsid w:val="4D7A6662"/>
    <w:rsid w:val="4E258DC0"/>
    <w:rsid w:val="4E275EBB"/>
    <w:rsid w:val="4E2D2A4D"/>
    <w:rsid w:val="4E344593"/>
    <w:rsid w:val="4E73E490"/>
    <w:rsid w:val="4E966209"/>
    <w:rsid w:val="4ECB8283"/>
    <w:rsid w:val="4ED5E7B9"/>
    <w:rsid w:val="4EE04869"/>
    <w:rsid w:val="4EFFEECD"/>
    <w:rsid w:val="4F3FCABC"/>
    <w:rsid w:val="4F683715"/>
    <w:rsid w:val="50078578"/>
    <w:rsid w:val="5007EA4D"/>
    <w:rsid w:val="500A00F7"/>
    <w:rsid w:val="500FB4F1"/>
    <w:rsid w:val="50407A86"/>
    <w:rsid w:val="5077C935"/>
    <w:rsid w:val="50C0AA16"/>
    <w:rsid w:val="50DEB3ED"/>
    <w:rsid w:val="5144130B"/>
    <w:rsid w:val="51B22529"/>
    <w:rsid w:val="51C641B2"/>
    <w:rsid w:val="51C8F739"/>
    <w:rsid w:val="5232F4AA"/>
    <w:rsid w:val="52890523"/>
    <w:rsid w:val="53275DA1"/>
    <w:rsid w:val="53326C46"/>
    <w:rsid w:val="537A033A"/>
    <w:rsid w:val="53F750A7"/>
    <w:rsid w:val="5415D4DE"/>
    <w:rsid w:val="545810D3"/>
    <w:rsid w:val="54E421FE"/>
    <w:rsid w:val="55524611"/>
    <w:rsid w:val="5670DB42"/>
    <w:rsid w:val="56DE81A0"/>
    <w:rsid w:val="570E67EB"/>
    <w:rsid w:val="572250E2"/>
    <w:rsid w:val="5735AF04"/>
    <w:rsid w:val="5823CAAA"/>
    <w:rsid w:val="58370952"/>
    <w:rsid w:val="58AB4079"/>
    <w:rsid w:val="598AE3A3"/>
    <w:rsid w:val="59A7AFCF"/>
    <w:rsid w:val="59AAC7BA"/>
    <w:rsid w:val="59DA6CFC"/>
    <w:rsid w:val="5A414089"/>
    <w:rsid w:val="5A80BE29"/>
    <w:rsid w:val="5A9ED94A"/>
    <w:rsid w:val="5ADD2E9B"/>
    <w:rsid w:val="5AE21186"/>
    <w:rsid w:val="5B68EFAC"/>
    <w:rsid w:val="5B80054E"/>
    <w:rsid w:val="5BB95374"/>
    <w:rsid w:val="5BF006EF"/>
    <w:rsid w:val="5C377F6A"/>
    <w:rsid w:val="5CE9ADBC"/>
    <w:rsid w:val="5D445513"/>
    <w:rsid w:val="5D739CE8"/>
    <w:rsid w:val="5D887F8D"/>
    <w:rsid w:val="5DD40F83"/>
    <w:rsid w:val="5E2411F8"/>
    <w:rsid w:val="5F5202DC"/>
    <w:rsid w:val="5F60CB73"/>
    <w:rsid w:val="60086AD2"/>
    <w:rsid w:val="601D1CDB"/>
    <w:rsid w:val="60200425"/>
    <w:rsid w:val="608BDC7A"/>
    <w:rsid w:val="609E71C6"/>
    <w:rsid w:val="60C6BCE9"/>
    <w:rsid w:val="619AD84D"/>
    <w:rsid w:val="61B53432"/>
    <w:rsid w:val="6219D037"/>
    <w:rsid w:val="62373DEB"/>
    <w:rsid w:val="62474850"/>
    <w:rsid w:val="628563C4"/>
    <w:rsid w:val="62C098C4"/>
    <w:rsid w:val="62E6A19C"/>
    <w:rsid w:val="6332780D"/>
    <w:rsid w:val="638FB19E"/>
    <w:rsid w:val="639701C2"/>
    <w:rsid w:val="63A2BAF4"/>
    <w:rsid w:val="63D24956"/>
    <w:rsid w:val="6431E4E8"/>
    <w:rsid w:val="643DB6E4"/>
    <w:rsid w:val="647E339F"/>
    <w:rsid w:val="64B31BE3"/>
    <w:rsid w:val="64FB33DA"/>
    <w:rsid w:val="650D8EA7"/>
    <w:rsid w:val="653F2CAE"/>
    <w:rsid w:val="655FED68"/>
    <w:rsid w:val="65D36601"/>
    <w:rsid w:val="661C2A0D"/>
    <w:rsid w:val="6621EE14"/>
    <w:rsid w:val="6645A2FB"/>
    <w:rsid w:val="668094CD"/>
    <w:rsid w:val="672933A1"/>
    <w:rsid w:val="67AFDEA0"/>
    <w:rsid w:val="67F6931D"/>
    <w:rsid w:val="682014E9"/>
    <w:rsid w:val="693B71F1"/>
    <w:rsid w:val="6976A5E3"/>
    <w:rsid w:val="698F4B84"/>
    <w:rsid w:val="69CB275B"/>
    <w:rsid w:val="6A975464"/>
    <w:rsid w:val="6AF9E53B"/>
    <w:rsid w:val="6C285690"/>
    <w:rsid w:val="6C30A36D"/>
    <w:rsid w:val="6D68C651"/>
    <w:rsid w:val="6E0702F3"/>
    <w:rsid w:val="6E0CAEC2"/>
    <w:rsid w:val="6E140F76"/>
    <w:rsid w:val="6EF39356"/>
    <w:rsid w:val="6F036D67"/>
    <w:rsid w:val="6F0B507F"/>
    <w:rsid w:val="6F521749"/>
    <w:rsid w:val="6F563246"/>
    <w:rsid w:val="6F9C0DCE"/>
    <w:rsid w:val="6FCC3CC6"/>
    <w:rsid w:val="7016D8B4"/>
    <w:rsid w:val="7027563C"/>
    <w:rsid w:val="709F8CCB"/>
    <w:rsid w:val="713C6164"/>
    <w:rsid w:val="71516D78"/>
    <w:rsid w:val="718E02C4"/>
    <w:rsid w:val="71EAD962"/>
    <w:rsid w:val="72A135D3"/>
    <w:rsid w:val="72CAF861"/>
    <w:rsid w:val="72E05A73"/>
    <w:rsid w:val="72E4B4D3"/>
    <w:rsid w:val="72F30E1C"/>
    <w:rsid w:val="72F8E9F5"/>
    <w:rsid w:val="7316AA53"/>
    <w:rsid w:val="736755E2"/>
    <w:rsid w:val="73BDB62D"/>
    <w:rsid w:val="73CC5733"/>
    <w:rsid w:val="74835FD7"/>
    <w:rsid w:val="749B03B0"/>
    <w:rsid w:val="74AD0E5C"/>
    <w:rsid w:val="74C0CDA2"/>
    <w:rsid w:val="74C70D54"/>
    <w:rsid w:val="74E6283C"/>
    <w:rsid w:val="7505DD69"/>
    <w:rsid w:val="75232EEC"/>
    <w:rsid w:val="7553C39A"/>
    <w:rsid w:val="75BE54AA"/>
    <w:rsid w:val="7612F8CD"/>
    <w:rsid w:val="769CB2E1"/>
    <w:rsid w:val="76A961E7"/>
    <w:rsid w:val="76B49F14"/>
    <w:rsid w:val="76B8E926"/>
    <w:rsid w:val="76C1CAB0"/>
    <w:rsid w:val="76C48DC7"/>
    <w:rsid w:val="770CB8FD"/>
    <w:rsid w:val="77178CAC"/>
    <w:rsid w:val="7727391E"/>
    <w:rsid w:val="7729AC02"/>
    <w:rsid w:val="777EA61A"/>
    <w:rsid w:val="778AF163"/>
    <w:rsid w:val="7822807E"/>
    <w:rsid w:val="7856466B"/>
    <w:rsid w:val="78746711"/>
    <w:rsid w:val="78EC829C"/>
    <w:rsid w:val="78F97E66"/>
    <w:rsid w:val="792FB8E8"/>
    <w:rsid w:val="79300CCF"/>
    <w:rsid w:val="79AA7BD9"/>
    <w:rsid w:val="79E12C61"/>
    <w:rsid w:val="7A412700"/>
    <w:rsid w:val="7A6CD985"/>
    <w:rsid w:val="7AA86EFD"/>
    <w:rsid w:val="7AE448C0"/>
    <w:rsid w:val="7B3AB905"/>
    <w:rsid w:val="7B7523F1"/>
    <w:rsid w:val="7B9C2C97"/>
    <w:rsid w:val="7BE72F8F"/>
    <w:rsid w:val="7C0BA856"/>
    <w:rsid w:val="7C278427"/>
    <w:rsid w:val="7C2D962E"/>
    <w:rsid w:val="7C8DA577"/>
    <w:rsid w:val="7CA39A52"/>
    <w:rsid w:val="7CC6C43D"/>
    <w:rsid w:val="7CCDE75E"/>
    <w:rsid w:val="7E273595"/>
    <w:rsid w:val="7E774684"/>
    <w:rsid w:val="7F171440"/>
    <w:rsid w:val="7F242795"/>
    <w:rsid w:val="7F285F89"/>
    <w:rsid w:val="7F92D480"/>
    <w:rsid w:val="7FC854B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3C11B0"/>
  <w15:docId w15:val="{567724BA-3C9B-4096-9E46-37B00204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ordia New"/>
        <w:sz w:val="22"/>
        <w:szCs w:val="22"/>
        <w:lang w:val="en-GB" w:eastAsia="en-GB" w:bidi="ar-SA"/>
      </w:rPr>
    </w:rPrDefault>
    <w:pPrDefault>
      <w:pPr>
        <w:spacing w:before="200"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698"/>
    <w:rPr>
      <w:szCs w:val="20"/>
      <w:lang w:val="de-AT" w:eastAsia="en-US"/>
    </w:rPr>
  </w:style>
  <w:style w:type="paragraph" w:styleId="Heading1">
    <w:name w:val="heading 1"/>
    <w:basedOn w:val="Normal"/>
    <w:next w:val="Normal"/>
    <w:link w:val="Heading1Char"/>
    <w:qFormat/>
    <w:rsid w:val="005A3B26"/>
    <w:pPr>
      <w:keepNext/>
      <w:numPr>
        <w:numId w:val="3"/>
      </w:numPr>
      <w:pBdr>
        <w:top w:val="single" w:sz="24" w:space="0" w:color="4F81BD"/>
        <w:left w:val="single" w:sz="24" w:space="0" w:color="4F81BD"/>
        <w:bottom w:val="single" w:sz="24" w:space="0" w:color="4F81BD"/>
        <w:right w:val="single" w:sz="24" w:space="0" w:color="4F81BD"/>
      </w:pBdr>
      <w:shd w:val="clear" w:color="auto" w:fill="4F81BD"/>
      <w:tabs>
        <w:tab w:val="left" w:pos="2160"/>
      </w:tabs>
      <w:spacing w:before="240" w:after="0"/>
      <w:ind w:right="96"/>
      <w:contextualSpacing/>
      <w:outlineLvl w:val="0"/>
    </w:pPr>
    <w:rPr>
      <w:rFonts w:cs="Times New Roman"/>
      <w:b/>
      <w:bCs/>
      <w:caps/>
      <w:color w:val="FFFFFF"/>
      <w:spacing w:val="15"/>
      <w:szCs w:val="22"/>
    </w:rPr>
  </w:style>
  <w:style w:type="paragraph" w:styleId="Heading2">
    <w:name w:val="heading 2"/>
    <w:aliases w:val="H2,style2,Topic Heading,見出し 2,Header 2,Func Header,Header 21,Func Header1,Header 22,Func Header2,Header 23,Func Header3,Header 24,Func Header4,Header 211,Func Header11,Header 221,Func Header21,Header 231,Func Header31,Header 25,h"/>
    <w:basedOn w:val="Normal"/>
    <w:next w:val="Normal"/>
    <w:link w:val="Heading2Char"/>
    <w:qFormat/>
    <w:rsid w:val="002935D1"/>
    <w:pPr>
      <w:keepNext/>
      <w:numPr>
        <w:ilvl w:val="1"/>
        <w:numId w:val="3"/>
      </w:numPr>
      <w:pBdr>
        <w:top w:val="single" w:sz="24" w:space="0" w:color="DBE5F1"/>
        <w:left w:val="single" w:sz="24" w:space="0" w:color="DBE5F1"/>
        <w:bottom w:val="single" w:sz="24" w:space="0" w:color="DBE5F1"/>
        <w:right w:val="single" w:sz="24" w:space="0" w:color="DBE5F1"/>
      </w:pBdr>
      <w:shd w:val="clear" w:color="auto" w:fill="DBE5F1"/>
      <w:spacing w:before="120" w:after="0"/>
      <w:contextualSpacing/>
      <w:outlineLvl w:val="1"/>
    </w:pPr>
    <w:rPr>
      <w:rFonts w:cs="Times New Roman"/>
      <w:caps/>
      <w:color w:val="000000"/>
      <w:spacing w:val="15"/>
      <w:szCs w:val="22"/>
      <w:lang w:val="de-DE" w:eastAsia="ja-JP"/>
    </w:rPr>
  </w:style>
  <w:style w:type="paragraph" w:styleId="Heading3">
    <w:name w:val="heading 3"/>
    <w:aliases w:val="H3,Numbered - 3,Minor,MI,C,Level 1 - 1,Mi,Mia,1.1.1,AITS 3,AITS Sub Head 1,Lev 3,Lev 31,Numbered - 31,Minor1,Subparagraafkop,Para Heading 3,h3,Para Heading 31,h31,H31,H32,H33,H311,(Alt+3),h32,h311,h33,h312,h34,h313,h35,h314,h36,h315,h37,3"/>
    <w:basedOn w:val="Normal"/>
    <w:next w:val="Normal"/>
    <w:link w:val="Heading3Char"/>
    <w:qFormat/>
    <w:rsid w:val="0031206E"/>
    <w:pPr>
      <w:keepNext/>
      <w:numPr>
        <w:ilvl w:val="2"/>
        <w:numId w:val="3"/>
      </w:numPr>
      <w:pBdr>
        <w:top w:val="single" w:sz="6" w:space="2" w:color="4F81BD"/>
        <w:left w:val="single" w:sz="6" w:space="2" w:color="4F81BD"/>
      </w:pBdr>
      <w:spacing w:before="240" w:after="0"/>
      <w:outlineLvl w:val="2"/>
    </w:pPr>
    <w:rPr>
      <w:caps/>
      <w:color w:val="243F60"/>
      <w:spacing w:val="15"/>
      <w:szCs w:val="22"/>
      <w:lang w:bidi="th-TH"/>
    </w:rPr>
  </w:style>
  <w:style w:type="paragraph" w:styleId="Heading4">
    <w:name w:val="heading 4"/>
    <w:aliases w:val="H4,Tempo Heading 4,Map Title,h4,Subhead C,PARA4,Paragraph Title,Level 4 Topic Heading,a.,4,4heading,Heading4,H4-Heading 4,h4 sub sub heading,a) b) c),Level III for #'s,l4,Level 2 - a,E4,h:4,Head4,1.1.1.1,h41,a.1,H41,41,h42,a.2,H42,42,h43,H"/>
    <w:basedOn w:val="Normal"/>
    <w:next w:val="Normal"/>
    <w:link w:val="Heading4Char"/>
    <w:qFormat/>
    <w:rsid w:val="005A3B26"/>
    <w:pPr>
      <w:numPr>
        <w:ilvl w:val="3"/>
        <w:numId w:val="3"/>
      </w:numPr>
      <w:pBdr>
        <w:top w:val="dotted" w:sz="6" w:space="2" w:color="4F81BD"/>
        <w:left w:val="dotted" w:sz="6" w:space="2" w:color="4F81BD"/>
      </w:pBdr>
      <w:spacing w:before="300" w:after="0"/>
      <w:outlineLvl w:val="3"/>
    </w:pPr>
    <w:rPr>
      <w:caps/>
      <w:color w:val="365F91"/>
      <w:spacing w:val="10"/>
      <w:szCs w:val="22"/>
    </w:rPr>
  </w:style>
  <w:style w:type="paragraph" w:styleId="Heading5">
    <w:name w:val="heading 5"/>
    <w:aliases w:val="Block Label,Tempo Heading 5,PA Pico Section,Subheading,Schedule Sub Heading,l5,Lev 5,h5,i) ii) iii),Appendix A to X,Heading 5   Appendix A to X,ASAPHeading 5,H5,L5,5,Level 3 - i,Bullet1,Bullet2,Blank 1,T:,a-head line,secx n.n.n.n,H51,H52"/>
    <w:basedOn w:val="Normal"/>
    <w:next w:val="Normal"/>
    <w:link w:val="Heading5Char"/>
    <w:qFormat/>
    <w:rsid w:val="005A3B26"/>
    <w:pPr>
      <w:numPr>
        <w:ilvl w:val="4"/>
        <w:numId w:val="3"/>
      </w:numPr>
      <w:pBdr>
        <w:bottom w:val="single" w:sz="6" w:space="1" w:color="4F81BD"/>
      </w:pBdr>
      <w:spacing w:before="300" w:after="0"/>
      <w:outlineLvl w:val="4"/>
    </w:pPr>
    <w:rPr>
      <w:caps/>
      <w:color w:val="365F91"/>
      <w:spacing w:val="10"/>
      <w:szCs w:val="22"/>
    </w:rPr>
  </w:style>
  <w:style w:type="paragraph" w:styleId="Heading6">
    <w:name w:val="heading 6"/>
    <w:aliases w:val="PA Appendix,Schedule Sub-Sub-Heading,Lev 6,Bullet list,ASAPHeading 6,H6,6,Legal Level 1.,bullet2,h6,Blank 2,Sub sub sub sub heading,2 column,cnp,Caption number (page-wide),Tables,T1,Third Subheading,Heading 61,Heading 6(unused),L1 PIP,H61"/>
    <w:basedOn w:val="Normal"/>
    <w:next w:val="Normal"/>
    <w:link w:val="Heading6Char"/>
    <w:qFormat/>
    <w:rsid w:val="005A3B26"/>
    <w:pPr>
      <w:numPr>
        <w:ilvl w:val="5"/>
        <w:numId w:val="3"/>
      </w:numPr>
      <w:pBdr>
        <w:bottom w:val="dotted" w:sz="6" w:space="1" w:color="4F81BD"/>
      </w:pBdr>
      <w:spacing w:before="300" w:after="0"/>
      <w:outlineLvl w:val="5"/>
    </w:pPr>
    <w:rPr>
      <w:caps/>
      <w:color w:val="365F91"/>
      <w:spacing w:val="10"/>
      <w:szCs w:val="22"/>
    </w:rPr>
  </w:style>
  <w:style w:type="paragraph" w:styleId="Heading7">
    <w:name w:val="heading 7"/>
    <w:aliases w:val="PA Appendix Major,Appendices,Lev 7,ASAPHeading 7,7,Legal Level 1.1.,Blank 3,Appendix Heading,App Head,App heading,letter list,lettered list,Appendix,cnc,Caption number (column-wide),L7,H7,Heading 7(unused),L2 PIP,H7DO NOT USE,LOA3 H7"/>
    <w:basedOn w:val="Normal"/>
    <w:next w:val="Normal"/>
    <w:link w:val="Heading7Char"/>
    <w:qFormat/>
    <w:rsid w:val="005A3B26"/>
    <w:pPr>
      <w:numPr>
        <w:ilvl w:val="6"/>
        <w:numId w:val="3"/>
      </w:numPr>
      <w:spacing w:before="300" w:after="0"/>
      <w:outlineLvl w:val="6"/>
    </w:pPr>
    <w:rPr>
      <w:caps/>
      <w:color w:val="365F91"/>
      <w:spacing w:val="10"/>
      <w:szCs w:val="22"/>
    </w:rPr>
  </w:style>
  <w:style w:type="paragraph" w:styleId="Heading8">
    <w:name w:val="heading 8"/>
    <w:aliases w:val="Figure"/>
    <w:basedOn w:val="Normal"/>
    <w:next w:val="Normal"/>
    <w:link w:val="Heading8Char"/>
    <w:qFormat/>
    <w:rsid w:val="005A3B26"/>
    <w:pPr>
      <w:numPr>
        <w:ilvl w:val="7"/>
        <w:numId w:val="3"/>
      </w:numPr>
      <w:spacing w:before="0" w:after="0"/>
      <w:jc w:val="center"/>
      <w:outlineLvl w:val="7"/>
    </w:pPr>
    <w:rPr>
      <w:caps/>
      <w:spacing w:val="10"/>
      <w:sz w:val="18"/>
      <w:szCs w:val="18"/>
    </w:rPr>
  </w:style>
  <w:style w:type="paragraph" w:styleId="Heading9">
    <w:name w:val="heading 9"/>
    <w:aliases w:val="T9,LauT9,Appendix Titre 4,liste[3]"/>
    <w:basedOn w:val="Normal"/>
    <w:next w:val="Normal"/>
    <w:link w:val="Heading9Char"/>
    <w:qFormat/>
    <w:rsid w:val="005A3B26"/>
    <w:pPr>
      <w:numPr>
        <w:ilvl w:val="8"/>
        <w:numId w:val="3"/>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23901"/>
    <w:rPr>
      <w:rFonts w:cs="Times New Roman"/>
      <w:b/>
      <w:bCs/>
      <w:caps/>
      <w:color w:val="FFFFFF"/>
      <w:spacing w:val="15"/>
      <w:shd w:val="clear" w:color="auto" w:fill="4F81BD"/>
      <w:lang w:val="de-AT" w:eastAsia="en-US"/>
    </w:rPr>
  </w:style>
  <w:style w:type="character" w:customStyle="1" w:styleId="Heading2Char">
    <w:name w:val="Heading 2 Char"/>
    <w:aliases w:val="H2 Char,style2 Char,Topic Heading Char,見出し 2 Char,Header 2 Char,Func Header Char,Header 21 Char,Func Header1 Char,Header 22 Char,Func Header2 Char,Header 23 Char,Func Header3 Char,Header 24 Char,Func Header4 Char,Header 211 Char,h Char"/>
    <w:basedOn w:val="DefaultParagraphFont"/>
    <w:link w:val="Heading2"/>
    <w:locked/>
    <w:rsid w:val="002935D1"/>
    <w:rPr>
      <w:rFonts w:cs="Times New Roman"/>
      <w:caps/>
      <w:color w:val="000000"/>
      <w:spacing w:val="15"/>
      <w:shd w:val="clear" w:color="auto" w:fill="DBE5F1"/>
      <w:lang w:val="de-DE" w:eastAsia="ja-JP"/>
    </w:rPr>
  </w:style>
  <w:style w:type="character" w:customStyle="1" w:styleId="Heading3Char">
    <w:name w:val="Heading 3 Char"/>
    <w:aliases w:val="H3 Char,Numbered - 3 Char,Minor Char,MI Char,C Char,Level 1 - 1 Char,Mi Char,Mia Char,1.1.1 Char,AITS 3 Char,AITS Sub Head 1 Char,Lev 3 Char,Lev 31 Char,Numbered - 31 Char,Minor1 Char,Subparagraafkop Char,Para Heading 3 Char,h3 Char"/>
    <w:basedOn w:val="DefaultParagraphFont"/>
    <w:link w:val="Heading3"/>
    <w:locked/>
    <w:rsid w:val="0031206E"/>
    <w:rPr>
      <w:caps/>
      <w:color w:val="243F60"/>
      <w:spacing w:val="15"/>
      <w:lang w:val="de-AT" w:eastAsia="en-US" w:bidi="th-TH"/>
    </w:rPr>
  </w:style>
  <w:style w:type="character" w:customStyle="1" w:styleId="Heading4Char">
    <w:name w:val="Heading 4 Char"/>
    <w:aliases w:val="H4 Char,Tempo Heading 4 Char,Map Title Char,h4 Char,Subhead C Char,PARA4 Char,Paragraph Title Char,Level 4 Topic Heading Char,a. Char,4 Char,4heading Char,Heading4 Char,H4-Heading 4 Char,h4 sub sub heading Char,a) b) c) Char,l4 Char"/>
    <w:basedOn w:val="DefaultParagraphFont"/>
    <w:link w:val="Heading4"/>
    <w:locked/>
    <w:rsid w:val="00823901"/>
    <w:rPr>
      <w:caps/>
      <w:color w:val="365F91"/>
      <w:spacing w:val="10"/>
      <w:lang w:val="de-AT" w:eastAsia="en-US"/>
    </w:rPr>
  </w:style>
  <w:style w:type="character" w:customStyle="1" w:styleId="Heading5Char">
    <w:name w:val="Heading 5 Char"/>
    <w:aliases w:val="Block Label Char,Tempo Heading 5 Char,PA Pico Section Char,Subheading Char,Schedule Sub Heading Char,l5 Char,Lev 5 Char,h5 Char,i) ii) iii) Char,Appendix A to X Char,Heading 5   Appendix A to X Char,ASAPHeading 5 Char,H5 Char,L5 Char"/>
    <w:basedOn w:val="DefaultParagraphFont"/>
    <w:link w:val="Heading5"/>
    <w:locked/>
    <w:rsid w:val="00823901"/>
    <w:rPr>
      <w:caps/>
      <w:color w:val="365F91"/>
      <w:spacing w:val="10"/>
      <w:lang w:val="de-AT" w:eastAsia="en-US"/>
    </w:rPr>
  </w:style>
  <w:style w:type="character" w:customStyle="1" w:styleId="Heading6Char">
    <w:name w:val="Heading 6 Char"/>
    <w:aliases w:val="PA Appendix Char,Schedule Sub-Sub-Heading Char,Lev 6 Char,Bullet list Char,ASAPHeading 6 Char,H6 Char,6 Char,Legal Level 1. Char,bullet2 Char,h6 Char,Blank 2 Char,Sub sub sub sub heading Char,2 column Char,cnp Char,Tables Char,T1 Char"/>
    <w:basedOn w:val="DefaultParagraphFont"/>
    <w:link w:val="Heading6"/>
    <w:locked/>
    <w:rsid w:val="00823901"/>
    <w:rPr>
      <w:caps/>
      <w:color w:val="365F91"/>
      <w:spacing w:val="10"/>
      <w:lang w:val="de-AT" w:eastAsia="en-US"/>
    </w:rPr>
  </w:style>
  <w:style w:type="character" w:customStyle="1" w:styleId="Heading7Char">
    <w:name w:val="Heading 7 Char"/>
    <w:aliases w:val="PA Appendix Major Char,Appendices Char,Lev 7 Char,ASAPHeading 7 Char,7 Char,Legal Level 1.1. Char,Blank 3 Char,Appendix Heading Char,App Head Char,App heading Char,letter list Char,lettered list Char,Appendix Char,cnc Char,L7 Char,H7 Char"/>
    <w:basedOn w:val="DefaultParagraphFont"/>
    <w:link w:val="Heading7"/>
    <w:locked/>
    <w:rsid w:val="00823901"/>
    <w:rPr>
      <w:caps/>
      <w:color w:val="365F91"/>
      <w:spacing w:val="10"/>
      <w:lang w:val="de-AT" w:eastAsia="en-US"/>
    </w:rPr>
  </w:style>
  <w:style w:type="character" w:customStyle="1" w:styleId="Heading8Char">
    <w:name w:val="Heading 8 Char"/>
    <w:aliases w:val="Figure Char"/>
    <w:basedOn w:val="DefaultParagraphFont"/>
    <w:link w:val="Heading8"/>
    <w:locked/>
    <w:rsid w:val="005A3B26"/>
    <w:rPr>
      <w:caps/>
      <w:spacing w:val="10"/>
      <w:sz w:val="18"/>
      <w:szCs w:val="18"/>
      <w:lang w:val="de-AT" w:eastAsia="en-US"/>
    </w:rPr>
  </w:style>
  <w:style w:type="character" w:customStyle="1" w:styleId="Heading9Char">
    <w:name w:val="Heading 9 Char"/>
    <w:aliases w:val="T9 Char,LauT9 Char,Appendix Titre 4 Char,liste[3] Char"/>
    <w:basedOn w:val="DefaultParagraphFont"/>
    <w:link w:val="Heading9"/>
    <w:locked/>
    <w:rsid w:val="00823901"/>
    <w:rPr>
      <w:i/>
      <w:caps/>
      <w:spacing w:val="10"/>
      <w:sz w:val="18"/>
      <w:szCs w:val="18"/>
      <w:lang w:val="de-AT" w:eastAsia="en-US"/>
    </w:rPr>
  </w:style>
  <w:style w:type="paragraph" w:customStyle="1" w:styleId="heading1text">
    <w:name w:val="heading 1 text"/>
    <w:basedOn w:val="Normal"/>
    <w:uiPriority w:val="99"/>
    <w:rsid w:val="00256DB2"/>
    <w:rPr>
      <w:rFonts w:ascii="Tele-GroteskNor" w:hAnsi="Tele-GroteskNor"/>
    </w:rPr>
  </w:style>
  <w:style w:type="paragraph" w:customStyle="1" w:styleId="heading2text">
    <w:name w:val="heading 2 text"/>
    <w:basedOn w:val="Normal"/>
    <w:uiPriority w:val="99"/>
    <w:rsid w:val="00B409CE"/>
    <w:pPr>
      <w:ind w:left="284"/>
    </w:pPr>
    <w:rPr>
      <w:sz w:val="24"/>
    </w:rPr>
  </w:style>
  <w:style w:type="paragraph" w:customStyle="1" w:styleId="heading3text">
    <w:name w:val="heading 3 text"/>
    <w:basedOn w:val="Normal"/>
    <w:uiPriority w:val="99"/>
    <w:rsid w:val="00256DB2"/>
    <w:pPr>
      <w:ind w:left="1021"/>
    </w:pPr>
    <w:rPr>
      <w:rFonts w:ascii="Tele-GroteskNor" w:hAnsi="Tele-GroteskNor"/>
    </w:rPr>
  </w:style>
  <w:style w:type="paragraph" w:styleId="CommentText">
    <w:name w:val="annotation text"/>
    <w:basedOn w:val="Normal"/>
    <w:link w:val="CommentTextChar"/>
    <w:uiPriority w:val="99"/>
    <w:rsid w:val="00256DB2"/>
  </w:style>
  <w:style w:type="character" w:customStyle="1" w:styleId="CommentTextChar">
    <w:name w:val="Comment Text Char"/>
    <w:basedOn w:val="DefaultParagraphFont"/>
    <w:link w:val="CommentText"/>
    <w:uiPriority w:val="99"/>
    <w:locked/>
    <w:rsid w:val="00D425D8"/>
    <w:rPr>
      <w:rFonts w:cs="Times New Roman"/>
      <w:lang w:val="en-US" w:eastAsia="en-US"/>
    </w:rPr>
  </w:style>
  <w:style w:type="paragraph" w:styleId="TOC8">
    <w:name w:val="toc 8"/>
    <w:basedOn w:val="TOC3"/>
    <w:uiPriority w:val="39"/>
    <w:rsid w:val="00256DB2"/>
    <w:pPr>
      <w:ind w:left="1400"/>
    </w:pPr>
    <w:rPr>
      <w:i/>
      <w:iCs w:val="0"/>
      <w:sz w:val="18"/>
      <w:szCs w:val="18"/>
    </w:rPr>
  </w:style>
  <w:style w:type="paragraph" w:styleId="TOC3">
    <w:name w:val="toc 3"/>
    <w:basedOn w:val="Normal"/>
    <w:next w:val="Normal"/>
    <w:uiPriority w:val="39"/>
    <w:rsid w:val="00415D62"/>
    <w:pPr>
      <w:spacing w:before="0" w:after="0"/>
      <w:ind w:left="400"/>
    </w:pPr>
    <w:rPr>
      <w:rFonts w:asciiTheme="minorHAnsi" w:hAnsiTheme="minorHAnsi" w:cstheme="minorHAnsi"/>
      <w:iCs/>
    </w:rPr>
  </w:style>
  <w:style w:type="paragraph" w:styleId="TOC7">
    <w:name w:val="toc 7"/>
    <w:basedOn w:val="TOC3"/>
    <w:next w:val="Normal"/>
    <w:uiPriority w:val="39"/>
    <w:rsid w:val="00256DB2"/>
    <w:pPr>
      <w:ind w:left="1200"/>
    </w:pPr>
    <w:rPr>
      <w:i/>
      <w:iCs w:val="0"/>
      <w:sz w:val="18"/>
      <w:szCs w:val="18"/>
    </w:rPr>
  </w:style>
  <w:style w:type="paragraph" w:styleId="TOC6">
    <w:name w:val="toc 6"/>
    <w:basedOn w:val="TOC3"/>
    <w:next w:val="Normal"/>
    <w:uiPriority w:val="39"/>
    <w:rsid w:val="00256DB2"/>
    <w:pPr>
      <w:ind w:left="1000"/>
    </w:pPr>
    <w:rPr>
      <w:i/>
      <w:iCs w:val="0"/>
      <w:sz w:val="18"/>
      <w:szCs w:val="18"/>
    </w:rPr>
  </w:style>
  <w:style w:type="paragraph" w:styleId="TOC5">
    <w:name w:val="toc 5"/>
    <w:basedOn w:val="TOC3"/>
    <w:next w:val="Normal"/>
    <w:uiPriority w:val="39"/>
    <w:rsid w:val="00256DB2"/>
    <w:pPr>
      <w:ind w:left="800"/>
    </w:pPr>
    <w:rPr>
      <w:i/>
      <w:iCs w:val="0"/>
      <w:sz w:val="18"/>
      <w:szCs w:val="18"/>
    </w:rPr>
  </w:style>
  <w:style w:type="paragraph" w:styleId="TOC4">
    <w:name w:val="toc 4"/>
    <w:basedOn w:val="TOC3"/>
    <w:next w:val="Normal"/>
    <w:uiPriority w:val="39"/>
    <w:rsid w:val="00256DB2"/>
    <w:pPr>
      <w:ind w:left="600"/>
    </w:pPr>
    <w:rPr>
      <w:i/>
      <w:iCs w:val="0"/>
      <w:sz w:val="18"/>
      <w:szCs w:val="18"/>
    </w:rPr>
  </w:style>
  <w:style w:type="paragraph" w:styleId="TOC2">
    <w:name w:val="toc 2"/>
    <w:basedOn w:val="Normal"/>
    <w:next w:val="Normal"/>
    <w:uiPriority w:val="39"/>
    <w:rsid w:val="00B91D1B"/>
    <w:pPr>
      <w:spacing w:before="0" w:after="0"/>
    </w:pPr>
    <w:rPr>
      <w:rFonts w:asciiTheme="minorHAnsi" w:hAnsiTheme="minorHAnsi" w:cstheme="minorHAnsi"/>
      <w:smallCaps/>
    </w:rPr>
  </w:style>
  <w:style w:type="paragraph" w:styleId="TOC1">
    <w:name w:val="toc 1"/>
    <w:basedOn w:val="Normal"/>
    <w:next w:val="Normal"/>
    <w:autoRedefine/>
    <w:uiPriority w:val="39"/>
    <w:rsid w:val="00A8629D"/>
    <w:pPr>
      <w:tabs>
        <w:tab w:val="left" w:pos="400"/>
        <w:tab w:val="right" w:leader="dot" w:pos="9345"/>
      </w:tabs>
      <w:spacing w:before="120" w:after="120"/>
    </w:pPr>
    <w:rPr>
      <w:rFonts w:asciiTheme="minorHAnsi" w:hAnsiTheme="minorHAnsi" w:cstheme="minorHAnsi"/>
      <w:b/>
      <w:bCs/>
      <w:caps/>
    </w:rPr>
  </w:style>
  <w:style w:type="paragraph" w:styleId="Index7">
    <w:name w:val="index 7"/>
    <w:basedOn w:val="Normal"/>
    <w:next w:val="Normal"/>
    <w:uiPriority w:val="99"/>
    <w:semiHidden/>
    <w:rsid w:val="00256DB2"/>
    <w:rPr>
      <w:sz w:val="24"/>
    </w:rPr>
  </w:style>
  <w:style w:type="paragraph" w:styleId="Index6">
    <w:name w:val="index 6"/>
    <w:basedOn w:val="Normal"/>
    <w:next w:val="Normal"/>
    <w:uiPriority w:val="99"/>
    <w:semiHidden/>
    <w:rsid w:val="00256DB2"/>
    <w:rPr>
      <w:sz w:val="24"/>
    </w:rPr>
  </w:style>
  <w:style w:type="paragraph" w:styleId="Index5">
    <w:name w:val="index 5"/>
    <w:basedOn w:val="Normal"/>
    <w:next w:val="Normal"/>
    <w:uiPriority w:val="99"/>
    <w:semiHidden/>
    <w:rsid w:val="00256DB2"/>
    <w:rPr>
      <w:sz w:val="24"/>
    </w:rPr>
  </w:style>
  <w:style w:type="paragraph" w:styleId="Index4">
    <w:name w:val="index 4"/>
    <w:basedOn w:val="Normal"/>
    <w:next w:val="Normal"/>
    <w:uiPriority w:val="99"/>
    <w:semiHidden/>
    <w:rsid w:val="00256DB2"/>
  </w:style>
  <w:style w:type="paragraph" w:styleId="Index3">
    <w:name w:val="index 3"/>
    <w:basedOn w:val="Normal"/>
    <w:next w:val="Normal"/>
    <w:uiPriority w:val="99"/>
    <w:semiHidden/>
    <w:rsid w:val="00256DB2"/>
    <w:rPr>
      <w:sz w:val="24"/>
    </w:rPr>
  </w:style>
  <w:style w:type="paragraph" w:styleId="Index2">
    <w:name w:val="index 2"/>
    <w:basedOn w:val="Normal"/>
    <w:next w:val="Normal"/>
    <w:uiPriority w:val="99"/>
    <w:semiHidden/>
    <w:rsid w:val="00256DB2"/>
    <w:rPr>
      <w:sz w:val="24"/>
    </w:rPr>
  </w:style>
  <w:style w:type="paragraph" w:styleId="Index1">
    <w:name w:val="index 1"/>
    <w:basedOn w:val="Normal"/>
    <w:next w:val="Normal"/>
    <w:uiPriority w:val="99"/>
    <w:semiHidden/>
    <w:rsid w:val="00256DB2"/>
    <w:rPr>
      <w:sz w:val="24"/>
    </w:rPr>
  </w:style>
  <w:style w:type="character" w:styleId="LineNumber">
    <w:name w:val="line number"/>
    <w:basedOn w:val="DefaultParagraphFont"/>
    <w:uiPriority w:val="99"/>
    <w:rsid w:val="00256DB2"/>
    <w:rPr>
      <w:rFonts w:ascii="Tele-Antiqua" w:hAnsi="Tele-Antiqua" w:cs="Times New Roman"/>
      <w:sz w:val="24"/>
    </w:rPr>
  </w:style>
  <w:style w:type="paragraph" w:styleId="IndexHeading">
    <w:name w:val="index heading"/>
    <w:basedOn w:val="Normal"/>
    <w:next w:val="Normal"/>
    <w:uiPriority w:val="99"/>
    <w:semiHidden/>
    <w:rsid w:val="00256DB2"/>
    <w:rPr>
      <w:sz w:val="24"/>
    </w:rPr>
  </w:style>
  <w:style w:type="paragraph" w:styleId="Footer">
    <w:name w:val="footer"/>
    <w:basedOn w:val="Normal"/>
    <w:next w:val="Normal"/>
    <w:link w:val="FooterChar"/>
    <w:uiPriority w:val="99"/>
    <w:rsid w:val="00256DB2"/>
    <w:pPr>
      <w:tabs>
        <w:tab w:val="center" w:pos="4536"/>
        <w:tab w:val="right" w:pos="8504"/>
      </w:tabs>
    </w:pPr>
    <w:rPr>
      <w:rFonts w:ascii="Tele-Antiqua" w:hAnsi="Tele-Antiqua"/>
    </w:rPr>
  </w:style>
  <w:style w:type="character" w:customStyle="1" w:styleId="FooterChar">
    <w:name w:val="Footer Char"/>
    <w:basedOn w:val="DefaultParagraphFont"/>
    <w:link w:val="Footer"/>
    <w:uiPriority w:val="99"/>
    <w:locked/>
    <w:rsid w:val="00B239C0"/>
    <w:rPr>
      <w:rFonts w:ascii="Tele-Antiqua" w:hAnsi="Tele-Antiqua" w:cs="Times New Roman"/>
      <w:lang w:val="en-US" w:eastAsia="en-US"/>
    </w:rPr>
  </w:style>
  <w:style w:type="paragraph" w:styleId="Header">
    <w:name w:val="header"/>
    <w:basedOn w:val="Normal"/>
    <w:link w:val="HeaderChar"/>
    <w:uiPriority w:val="99"/>
    <w:rsid w:val="00256DB2"/>
    <w:pPr>
      <w:tabs>
        <w:tab w:val="center" w:pos="4819"/>
        <w:tab w:val="right" w:pos="9071"/>
      </w:tabs>
    </w:pPr>
  </w:style>
  <w:style w:type="character" w:customStyle="1" w:styleId="HeaderChar">
    <w:name w:val="Header Char"/>
    <w:basedOn w:val="DefaultParagraphFont"/>
    <w:link w:val="Header"/>
    <w:uiPriority w:val="99"/>
    <w:locked/>
    <w:rsid w:val="00D425D8"/>
    <w:rPr>
      <w:rFonts w:cs="Times New Roman"/>
      <w:lang w:val="en-US" w:eastAsia="en-US"/>
    </w:rPr>
  </w:style>
  <w:style w:type="character" w:styleId="FootnoteReference">
    <w:name w:val="footnote reference"/>
    <w:basedOn w:val="DefaultParagraphFont"/>
    <w:semiHidden/>
    <w:rsid w:val="00256DB2"/>
    <w:rPr>
      <w:rFonts w:cs="Times New Roman"/>
      <w:position w:val="6"/>
      <w:sz w:val="16"/>
    </w:rPr>
  </w:style>
  <w:style w:type="paragraph" w:styleId="FootnoteText">
    <w:name w:val="footnote text"/>
    <w:basedOn w:val="Normal"/>
    <w:link w:val="FootnoteTextChar"/>
    <w:semiHidden/>
    <w:rsid w:val="00256DB2"/>
  </w:style>
  <w:style w:type="character" w:customStyle="1" w:styleId="FootnoteTextChar">
    <w:name w:val="Footnote Text Char"/>
    <w:basedOn w:val="DefaultParagraphFont"/>
    <w:link w:val="FootnoteText"/>
    <w:semiHidden/>
    <w:locked/>
    <w:rsid w:val="00D425D8"/>
    <w:rPr>
      <w:rFonts w:cs="Times New Roman"/>
      <w:lang w:val="en-US" w:eastAsia="en-US"/>
    </w:rPr>
  </w:style>
  <w:style w:type="paragraph" w:styleId="NormalIndent">
    <w:name w:val="Normal Indent"/>
    <w:basedOn w:val="Normal"/>
    <w:uiPriority w:val="99"/>
    <w:rsid w:val="00256DB2"/>
  </w:style>
  <w:style w:type="paragraph" w:styleId="DocumentMap">
    <w:name w:val="Document Map"/>
    <w:basedOn w:val="Normal"/>
    <w:link w:val="DocumentMapChar"/>
    <w:uiPriority w:val="99"/>
    <w:semiHidden/>
    <w:rsid w:val="00256DB2"/>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D425D8"/>
    <w:rPr>
      <w:rFonts w:ascii="Times New Roman" w:hAnsi="Times New Roman" w:cs="Times New Roman"/>
      <w:sz w:val="2"/>
      <w:lang w:val="en-US" w:eastAsia="en-US"/>
    </w:rPr>
  </w:style>
  <w:style w:type="paragraph" w:styleId="TOC9">
    <w:name w:val="toc 9"/>
    <w:basedOn w:val="Normal"/>
    <w:next w:val="Normal"/>
    <w:autoRedefine/>
    <w:uiPriority w:val="39"/>
    <w:rsid w:val="00256DB2"/>
    <w:pPr>
      <w:spacing w:before="0" w:after="0"/>
      <w:ind w:left="1600"/>
    </w:pPr>
    <w:rPr>
      <w:rFonts w:asciiTheme="minorHAnsi" w:hAnsiTheme="minorHAnsi" w:cstheme="minorHAnsi"/>
      <w:sz w:val="18"/>
      <w:szCs w:val="18"/>
    </w:rPr>
  </w:style>
  <w:style w:type="paragraph" w:styleId="BalloonText">
    <w:name w:val="Balloon Text"/>
    <w:basedOn w:val="Normal"/>
    <w:link w:val="BalloonTextChar"/>
    <w:uiPriority w:val="99"/>
    <w:semiHidden/>
    <w:rsid w:val="00B670A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425D8"/>
    <w:rPr>
      <w:rFonts w:ascii="Times New Roman" w:hAnsi="Times New Roman" w:cs="Times New Roman"/>
      <w:sz w:val="2"/>
      <w:lang w:val="en-US" w:eastAsia="en-US"/>
    </w:rPr>
  </w:style>
  <w:style w:type="table" w:styleId="TableGrid">
    <w:name w:val="Table Grid"/>
    <w:aliases w:val="MenTab"/>
    <w:basedOn w:val="TableNormal"/>
    <w:uiPriority w:val="59"/>
    <w:rsid w:val="005310CB"/>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6C2386"/>
    <w:rPr>
      <w:rFonts w:cs="Times New Roman"/>
    </w:rPr>
  </w:style>
  <w:style w:type="character" w:styleId="Hyperlink">
    <w:name w:val="Hyperlink"/>
    <w:basedOn w:val="DefaultParagraphFont"/>
    <w:uiPriority w:val="99"/>
    <w:rsid w:val="004821E9"/>
    <w:rPr>
      <w:rFonts w:cs="Times New Roman"/>
      <w:color w:val="0000FF"/>
      <w:u w:val="single"/>
    </w:rPr>
  </w:style>
  <w:style w:type="character" w:styleId="FollowedHyperlink">
    <w:name w:val="FollowedHyperlink"/>
    <w:basedOn w:val="DefaultParagraphFont"/>
    <w:uiPriority w:val="99"/>
    <w:rsid w:val="004821E9"/>
    <w:rPr>
      <w:rFonts w:cs="Times New Roman"/>
      <w:color w:val="800080"/>
      <w:u w:val="single"/>
    </w:rPr>
  </w:style>
  <w:style w:type="paragraph" w:customStyle="1" w:styleId="Subtitle1">
    <w:name w:val="Subtitle1"/>
    <w:basedOn w:val="Normal"/>
    <w:next w:val="Normal"/>
    <w:uiPriority w:val="99"/>
    <w:rsid w:val="00660EF7"/>
    <w:pPr>
      <w:jc w:val="right"/>
    </w:pPr>
    <w:rPr>
      <w:rFonts w:cs="Tahoma"/>
      <w:bCs/>
      <w:color w:val="808080"/>
      <w:sz w:val="36"/>
      <w:szCs w:val="36"/>
      <w:lang w:eastAsia="ja-JP"/>
    </w:rPr>
  </w:style>
  <w:style w:type="paragraph" w:customStyle="1" w:styleId="Subtitle3">
    <w:name w:val="Subtitle3"/>
    <w:basedOn w:val="Normal"/>
    <w:next w:val="Normal"/>
    <w:uiPriority w:val="99"/>
    <w:rsid w:val="00660EF7"/>
    <w:pPr>
      <w:jc w:val="right"/>
    </w:pPr>
    <w:rPr>
      <w:rFonts w:cs="Tahoma"/>
      <w:color w:val="808080"/>
      <w:lang w:eastAsia="ja-JP"/>
    </w:rPr>
  </w:style>
  <w:style w:type="paragraph" w:styleId="BodyText">
    <w:name w:val="Body Text"/>
    <w:basedOn w:val="Normal"/>
    <w:link w:val="BodyTextChar"/>
    <w:uiPriority w:val="99"/>
    <w:rsid w:val="00660EF7"/>
    <w:rPr>
      <w:lang w:eastAsia="ja-JP"/>
    </w:rPr>
  </w:style>
  <w:style w:type="character" w:customStyle="1" w:styleId="BodyTextChar">
    <w:name w:val="Body Text Char"/>
    <w:basedOn w:val="DefaultParagraphFont"/>
    <w:link w:val="BodyText"/>
    <w:uiPriority w:val="99"/>
    <w:locked/>
    <w:rsid w:val="00660EF7"/>
    <w:rPr>
      <w:rFonts w:ascii="Arial Narrow" w:hAnsi="Arial Narrow" w:cs="Times New Roman"/>
      <w:lang w:eastAsia="ja-JP"/>
    </w:rPr>
  </w:style>
  <w:style w:type="paragraph" w:styleId="BodyTextIndent">
    <w:name w:val="Body Text Indent"/>
    <w:basedOn w:val="Normal"/>
    <w:link w:val="BodyTextIndentChar"/>
    <w:uiPriority w:val="99"/>
    <w:rsid w:val="00660EF7"/>
    <w:pPr>
      <w:ind w:left="283"/>
    </w:pPr>
    <w:rPr>
      <w:lang w:eastAsia="ja-JP"/>
    </w:rPr>
  </w:style>
  <w:style w:type="character" w:customStyle="1" w:styleId="BodyTextIndentChar">
    <w:name w:val="Body Text Indent Char"/>
    <w:basedOn w:val="DefaultParagraphFont"/>
    <w:link w:val="BodyTextIndent"/>
    <w:uiPriority w:val="99"/>
    <w:locked/>
    <w:rsid w:val="00660EF7"/>
    <w:rPr>
      <w:rFonts w:ascii="Arial Narrow" w:hAnsi="Arial Narrow" w:cs="Times New Roman"/>
      <w:lang w:eastAsia="ja-JP"/>
    </w:rPr>
  </w:style>
  <w:style w:type="paragraph" w:styleId="Subtitle">
    <w:name w:val="Subtitle"/>
    <w:basedOn w:val="Normal"/>
    <w:next w:val="Normal"/>
    <w:link w:val="SubtitleChar"/>
    <w:uiPriority w:val="99"/>
    <w:qFormat/>
    <w:rsid w:val="007F7C95"/>
    <w:pPr>
      <w:spacing w:after="1000"/>
    </w:pPr>
    <w:rPr>
      <w:caps/>
      <w:color w:val="595959"/>
      <w:spacing w:val="10"/>
      <w:sz w:val="24"/>
      <w:szCs w:val="24"/>
    </w:rPr>
  </w:style>
  <w:style w:type="character" w:customStyle="1" w:styleId="SubtitleChar">
    <w:name w:val="Subtitle Char"/>
    <w:basedOn w:val="DefaultParagraphFont"/>
    <w:link w:val="Subtitle"/>
    <w:uiPriority w:val="99"/>
    <w:locked/>
    <w:rsid w:val="007F7C95"/>
    <w:rPr>
      <w:rFonts w:cs="Times New Roman"/>
      <w:caps/>
      <w:color w:val="595959"/>
      <w:spacing w:val="10"/>
      <w:sz w:val="24"/>
      <w:szCs w:val="24"/>
    </w:rPr>
  </w:style>
  <w:style w:type="paragraph" w:styleId="Title">
    <w:name w:val="Title"/>
    <w:basedOn w:val="Normal"/>
    <w:next w:val="Normal"/>
    <w:link w:val="TitleChar"/>
    <w:uiPriority w:val="99"/>
    <w:qFormat/>
    <w:rsid w:val="007F7C95"/>
    <w:pPr>
      <w:spacing w:before="720"/>
    </w:pPr>
    <w:rPr>
      <w:caps/>
      <w:color w:val="4F81BD"/>
      <w:spacing w:val="10"/>
      <w:kern w:val="28"/>
      <w:sz w:val="52"/>
      <w:szCs w:val="52"/>
    </w:rPr>
  </w:style>
  <w:style w:type="character" w:customStyle="1" w:styleId="TitleChar">
    <w:name w:val="Title Char"/>
    <w:basedOn w:val="DefaultParagraphFont"/>
    <w:link w:val="Title"/>
    <w:uiPriority w:val="99"/>
    <w:locked/>
    <w:rsid w:val="007F7C95"/>
    <w:rPr>
      <w:rFonts w:cs="Times New Roman"/>
      <w:caps/>
      <w:color w:val="4F81BD"/>
      <w:spacing w:val="10"/>
      <w:kern w:val="28"/>
      <w:sz w:val="52"/>
      <w:szCs w:val="52"/>
    </w:rPr>
  </w:style>
  <w:style w:type="paragraph" w:styleId="TOCHeading">
    <w:name w:val="TOC Heading"/>
    <w:basedOn w:val="Heading1"/>
    <w:next w:val="Normal"/>
    <w:uiPriority w:val="39"/>
    <w:qFormat/>
    <w:rsid w:val="00823901"/>
    <w:pPr>
      <w:outlineLvl w:val="9"/>
    </w:pPr>
  </w:style>
  <w:style w:type="paragraph" w:customStyle="1" w:styleId="pb1body1">
    <w:name w:val="pb1_body1"/>
    <w:basedOn w:val="Normal"/>
    <w:uiPriority w:val="99"/>
    <w:rsid w:val="008955BC"/>
    <w:pPr>
      <w:spacing w:before="100" w:beforeAutospacing="1" w:after="100" w:afterAutospacing="1"/>
    </w:pPr>
    <w:rPr>
      <w:rFonts w:ascii="Times New Roman" w:hAnsi="Times New Roman"/>
      <w:sz w:val="24"/>
      <w:szCs w:val="24"/>
      <w:lang w:eastAsia="en-GB"/>
    </w:rPr>
  </w:style>
  <w:style w:type="paragraph" w:customStyle="1" w:styleId="ptctablecap">
    <w:name w:val="ptc_tablecap"/>
    <w:basedOn w:val="Normal"/>
    <w:uiPriority w:val="99"/>
    <w:rsid w:val="008955BC"/>
    <w:pPr>
      <w:spacing w:before="100" w:beforeAutospacing="1" w:after="100" w:afterAutospacing="1"/>
    </w:pPr>
    <w:rPr>
      <w:rFonts w:ascii="Times New Roman" w:hAnsi="Times New Roman"/>
      <w:sz w:val="24"/>
      <w:szCs w:val="24"/>
      <w:lang w:eastAsia="en-GB"/>
    </w:rPr>
  </w:style>
  <w:style w:type="paragraph" w:styleId="NormalWeb">
    <w:name w:val="Normal (Web)"/>
    <w:basedOn w:val="Normal"/>
    <w:uiPriority w:val="99"/>
    <w:rsid w:val="00050B53"/>
    <w:pPr>
      <w:spacing w:before="100" w:beforeAutospacing="1" w:after="100" w:afterAutospacing="1"/>
    </w:pPr>
    <w:rPr>
      <w:rFonts w:ascii="Times New Roman" w:hAnsi="Times New Roman"/>
      <w:sz w:val="24"/>
      <w:szCs w:val="24"/>
    </w:rPr>
  </w:style>
  <w:style w:type="character" w:styleId="IntenseEmphasis">
    <w:name w:val="Intense Emphasis"/>
    <w:basedOn w:val="DefaultParagraphFont"/>
    <w:uiPriority w:val="99"/>
    <w:qFormat/>
    <w:rsid w:val="007F7C95"/>
    <w:rPr>
      <w:b/>
      <w:caps/>
      <w:color w:val="243F60"/>
      <w:spacing w:val="10"/>
    </w:rPr>
  </w:style>
  <w:style w:type="paragraph" w:styleId="Caption">
    <w:name w:val="caption"/>
    <w:aliases w:val="RptCaption Char Char Char Char,RptCaption Char Char Char Char Char Char,RptCaption Char,NMCaption_,Caption Title,Bld,Figure title,CaptionTab,Figures,Figure title_2"/>
    <w:basedOn w:val="Normal"/>
    <w:next w:val="Normal"/>
    <w:link w:val="CaptionChar"/>
    <w:uiPriority w:val="35"/>
    <w:qFormat/>
    <w:rsid w:val="007F7C95"/>
    <w:rPr>
      <w:b/>
      <w:bCs/>
      <w:color w:val="365F91"/>
      <w:sz w:val="16"/>
      <w:szCs w:val="16"/>
    </w:rPr>
  </w:style>
  <w:style w:type="character" w:styleId="Strong">
    <w:name w:val="Strong"/>
    <w:basedOn w:val="DefaultParagraphFont"/>
    <w:uiPriority w:val="22"/>
    <w:qFormat/>
    <w:rsid w:val="007F7C95"/>
    <w:rPr>
      <w:rFonts w:cs="Times New Roman"/>
      <w:b/>
    </w:rPr>
  </w:style>
  <w:style w:type="character" w:styleId="Emphasis">
    <w:name w:val="Emphasis"/>
    <w:basedOn w:val="DefaultParagraphFont"/>
    <w:qFormat/>
    <w:rsid w:val="007F7C95"/>
    <w:rPr>
      <w:rFonts w:cs="Times New Roman"/>
      <w:caps/>
      <w:color w:val="243F60"/>
      <w:spacing w:val="5"/>
    </w:rPr>
  </w:style>
  <w:style w:type="paragraph" w:styleId="NoSpacing">
    <w:name w:val="No Spacing"/>
    <w:basedOn w:val="Normal"/>
    <w:link w:val="NoSpacingChar"/>
    <w:uiPriority w:val="1"/>
    <w:qFormat/>
    <w:rsid w:val="007F7C95"/>
    <w:pPr>
      <w:spacing w:before="0" w:after="0"/>
    </w:pPr>
  </w:style>
  <w:style w:type="character" w:customStyle="1" w:styleId="NoSpacingChar">
    <w:name w:val="No Spacing Char"/>
    <w:basedOn w:val="DefaultParagraphFont"/>
    <w:link w:val="NoSpacing"/>
    <w:uiPriority w:val="1"/>
    <w:locked/>
    <w:rsid w:val="007F7C95"/>
    <w:rPr>
      <w:rFonts w:cs="Times New Roman"/>
      <w:sz w:val="20"/>
      <w:szCs w:val="20"/>
    </w:rPr>
  </w:style>
  <w:style w:type="paragraph" w:styleId="ListParagraph">
    <w:name w:val="List Paragraph"/>
    <w:aliases w:val="Aufzählungen,history_bullet,Bullet 1,Bullet List,Liste Perso,list-bullet_1,Numbering List"/>
    <w:basedOn w:val="Normal"/>
    <w:link w:val="ListParagraphChar"/>
    <w:uiPriority w:val="34"/>
    <w:qFormat/>
    <w:rsid w:val="007F7C95"/>
    <w:pPr>
      <w:ind w:left="720"/>
      <w:contextualSpacing/>
    </w:pPr>
  </w:style>
  <w:style w:type="paragraph" w:styleId="Quote">
    <w:name w:val="Quote"/>
    <w:basedOn w:val="Normal"/>
    <w:next w:val="Normal"/>
    <w:link w:val="QuoteChar"/>
    <w:uiPriority w:val="99"/>
    <w:qFormat/>
    <w:rsid w:val="007F7C95"/>
    <w:rPr>
      <w:i/>
      <w:iCs/>
    </w:rPr>
  </w:style>
  <w:style w:type="character" w:customStyle="1" w:styleId="QuoteChar">
    <w:name w:val="Quote Char"/>
    <w:basedOn w:val="DefaultParagraphFont"/>
    <w:link w:val="Quote"/>
    <w:uiPriority w:val="99"/>
    <w:locked/>
    <w:rsid w:val="007F7C95"/>
    <w:rPr>
      <w:rFonts w:cs="Times New Roman"/>
      <w:i/>
      <w:iCs/>
      <w:sz w:val="20"/>
      <w:szCs w:val="20"/>
    </w:rPr>
  </w:style>
  <w:style w:type="paragraph" w:styleId="IntenseQuote">
    <w:name w:val="Intense Quote"/>
    <w:basedOn w:val="Normal"/>
    <w:next w:val="Normal"/>
    <w:link w:val="IntenseQuoteChar"/>
    <w:uiPriority w:val="99"/>
    <w:qFormat/>
    <w:rsid w:val="007F7C95"/>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basedOn w:val="DefaultParagraphFont"/>
    <w:link w:val="IntenseQuote"/>
    <w:uiPriority w:val="99"/>
    <w:locked/>
    <w:rsid w:val="007F7C95"/>
    <w:rPr>
      <w:rFonts w:cs="Times New Roman"/>
      <w:i/>
      <w:iCs/>
      <w:color w:val="4F81BD"/>
      <w:sz w:val="20"/>
      <w:szCs w:val="20"/>
    </w:rPr>
  </w:style>
  <w:style w:type="character" w:styleId="SubtleEmphasis">
    <w:name w:val="Subtle Emphasis"/>
    <w:basedOn w:val="DefaultParagraphFont"/>
    <w:uiPriority w:val="99"/>
    <w:qFormat/>
    <w:rsid w:val="007F7C95"/>
    <w:rPr>
      <w:i/>
      <w:color w:val="243F60"/>
    </w:rPr>
  </w:style>
  <w:style w:type="character" w:styleId="SubtleReference">
    <w:name w:val="Subtle Reference"/>
    <w:basedOn w:val="DefaultParagraphFont"/>
    <w:uiPriority w:val="99"/>
    <w:qFormat/>
    <w:rsid w:val="007F7C95"/>
    <w:rPr>
      <w:b/>
      <w:color w:val="4F81BD"/>
    </w:rPr>
  </w:style>
  <w:style w:type="character" w:styleId="IntenseReference">
    <w:name w:val="Intense Reference"/>
    <w:basedOn w:val="DefaultParagraphFont"/>
    <w:uiPriority w:val="99"/>
    <w:qFormat/>
    <w:rsid w:val="007F7C95"/>
    <w:rPr>
      <w:b/>
      <w:i/>
      <w:caps/>
      <w:color w:val="4F81BD"/>
    </w:rPr>
  </w:style>
  <w:style w:type="character" w:styleId="BookTitle">
    <w:name w:val="Book Title"/>
    <w:basedOn w:val="DefaultParagraphFont"/>
    <w:uiPriority w:val="99"/>
    <w:qFormat/>
    <w:rsid w:val="007F7C95"/>
    <w:rPr>
      <w:b/>
      <w:i/>
      <w:spacing w:val="9"/>
    </w:rPr>
  </w:style>
  <w:style w:type="paragraph" w:styleId="ListNumber">
    <w:name w:val="List Number"/>
    <w:basedOn w:val="Normal"/>
    <w:uiPriority w:val="99"/>
    <w:rsid w:val="0071014B"/>
    <w:pPr>
      <w:tabs>
        <w:tab w:val="num" w:pos="926"/>
      </w:tabs>
      <w:ind w:left="360" w:hanging="360"/>
      <w:contextualSpacing/>
    </w:pPr>
  </w:style>
  <w:style w:type="paragraph" w:styleId="ListNumber2">
    <w:name w:val="List Number 2"/>
    <w:basedOn w:val="Normal"/>
    <w:uiPriority w:val="99"/>
    <w:rsid w:val="00757337"/>
    <w:pPr>
      <w:tabs>
        <w:tab w:val="num" w:pos="643"/>
        <w:tab w:val="num" w:pos="926"/>
      </w:tabs>
      <w:ind w:left="643" w:hanging="360"/>
      <w:contextualSpacing/>
    </w:pPr>
  </w:style>
  <w:style w:type="paragraph" w:styleId="ListNumber3">
    <w:name w:val="List Number 3"/>
    <w:basedOn w:val="Normal"/>
    <w:uiPriority w:val="99"/>
    <w:rsid w:val="00757337"/>
    <w:pPr>
      <w:tabs>
        <w:tab w:val="num" w:pos="926"/>
        <w:tab w:val="num" w:pos="1209"/>
      </w:tabs>
      <w:ind w:left="926" w:hanging="360"/>
      <w:contextualSpacing/>
    </w:pPr>
  </w:style>
  <w:style w:type="paragraph" w:styleId="ListNumber4">
    <w:name w:val="List Number 4"/>
    <w:basedOn w:val="Normal"/>
    <w:uiPriority w:val="99"/>
    <w:rsid w:val="00757337"/>
    <w:pPr>
      <w:tabs>
        <w:tab w:val="num" w:pos="1209"/>
        <w:tab w:val="num" w:pos="1492"/>
      </w:tabs>
      <w:ind w:left="1209" w:hanging="360"/>
      <w:contextualSpacing/>
    </w:pPr>
  </w:style>
  <w:style w:type="paragraph" w:styleId="ListNumber5">
    <w:name w:val="List Number 5"/>
    <w:basedOn w:val="Normal"/>
    <w:uiPriority w:val="99"/>
    <w:rsid w:val="00757337"/>
    <w:pPr>
      <w:tabs>
        <w:tab w:val="num" w:pos="1492"/>
      </w:tabs>
      <w:ind w:left="1492" w:hanging="360"/>
      <w:contextualSpacing/>
    </w:pPr>
  </w:style>
  <w:style w:type="paragraph" w:styleId="BodyText2">
    <w:name w:val="Body Text 2"/>
    <w:basedOn w:val="Normal"/>
    <w:link w:val="BodyText2Char"/>
    <w:uiPriority w:val="99"/>
    <w:locked/>
    <w:rsid w:val="008B3A03"/>
    <w:pPr>
      <w:spacing w:line="480" w:lineRule="auto"/>
    </w:pPr>
  </w:style>
  <w:style w:type="character" w:customStyle="1" w:styleId="BodyText2Char">
    <w:name w:val="Body Text 2 Char"/>
    <w:basedOn w:val="DefaultParagraphFont"/>
    <w:link w:val="BodyText2"/>
    <w:uiPriority w:val="99"/>
    <w:semiHidden/>
    <w:locked/>
    <w:rsid w:val="00847771"/>
    <w:rPr>
      <w:rFonts w:cs="Times New Roman"/>
      <w:sz w:val="20"/>
      <w:szCs w:val="20"/>
      <w:lang w:val="en-US" w:eastAsia="en-US"/>
    </w:rPr>
  </w:style>
  <w:style w:type="table" w:customStyle="1" w:styleId="TableGrid1">
    <w:name w:val="Table Grid1"/>
    <w:basedOn w:val="TableNormal"/>
    <w:next w:val="TableGrid"/>
    <w:uiPriority w:val="59"/>
    <w:rsid w:val="0078452F"/>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ufzählungen Char,history_bullet Char,Bullet 1 Char,Bullet List Char,Liste Perso Char,list-bullet_1 Char,Numbering List Char"/>
    <w:basedOn w:val="DefaultParagraphFont"/>
    <w:link w:val="ListParagraph"/>
    <w:uiPriority w:val="34"/>
    <w:qFormat/>
    <w:locked/>
    <w:rsid w:val="00DA5944"/>
    <w:rPr>
      <w:sz w:val="20"/>
      <w:szCs w:val="20"/>
      <w:lang w:eastAsia="en-US"/>
    </w:rPr>
  </w:style>
  <w:style w:type="paragraph" w:styleId="TableofFigures">
    <w:name w:val="table of figures"/>
    <w:basedOn w:val="Normal"/>
    <w:next w:val="Normal"/>
    <w:uiPriority w:val="99"/>
    <w:unhideWhenUsed/>
    <w:locked/>
    <w:rsid w:val="00662F18"/>
    <w:pPr>
      <w:spacing w:after="0"/>
    </w:pPr>
  </w:style>
  <w:style w:type="paragraph" w:customStyle="1" w:styleId="NDStyle1">
    <w:name w:val="ND Style1"/>
    <w:basedOn w:val="Heading1"/>
    <w:link w:val="NDStyle1Char"/>
    <w:qFormat/>
    <w:rsid w:val="00B87C57"/>
    <w:pPr>
      <w:tabs>
        <w:tab w:val="num" w:pos="900"/>
      </w:tabs>
      <w:ind w:left="431" w:hanging="431"/>
    </w:pPr>
    <w:rPr>
      <w:rFonts w:asciiTheme="minorHAnsi" w:eastAsiaTheme="majorEastAsia" w:hAnsiTheme="minorHAnsi"/>
      <w:szCs w:val="28"/>
      <w:lang w:eastAsia="ja-JP"/>
    </w:rPr>
  </w:style>
  <w:style w:type="character" w:customStyle="1" w:styleId="NDStyle1Char">
    <w:name w:val="ND Style1 Char"/>
    <w:basedOn w:val="Heading1Char"/>
    <w:link w:val="NDStyle1"/>
    <w:rsid w:val="00B87C57"/>
    <w:rPr>
      <w:rFonts w:asciiTheme="minorHAnsi" w:eastAsiaTheme="majorEastAsia" w:hAnsiTheme="minorHAnsi" w:cs="Times New Roman"/>
      <w:b/>
      <w:bCs/>
      <w:caps/>
      <w:color w:val="FFFFFF"/>
      <w:spacing w:val="15"/>
      <w:szCs w:val="28"/>
      <w:shd w:val="clear" w:color="auto" w:fill="4F81BD"/>
      <w:lang w:val="de-AT" w:eastAsia="ja-JP"/>
    </w:rPr>
  </w:style>
  <w:style w:type="paragraph" w:customStyle="1" w:styleId="Default">
    <w:name w:val="Default"/>
    <w:rsid w:val="001922DF"/>
    <w:pPr>
      <w:widowControl w:val="0"/>
      <w:autoSpaceDE w:val="0"/>
      <w:autoSpaceDN w:val="0"/>
      <w:adjustRightInd w:val="0"/>
      <w:spacing w:before="0" w:after="0"/>
    </w:pPr>
    <w:rPr>
      <w:rFonts w:ascii="Arial" w:eastAsia="Times New Roman" w:hAnsi="Arial" w:cs="Arial"/>
      <w:color w:val="000000"/>
      <w:sz w:val="24"/>
      <w:szCs w:val="24"/>
    </w:rPr>
  </w:style>
  <w:style w:type="paragraph" w:customStyle="1" w:styleId="Detemobil">
    <w:name w:val="Detemobil"/>
    <w:basedOn w:val="Normal"/>
    <w:rsid w:val="00304C9F"/>
    <w:pPr>
      <w:widowControl w:val="0"/>
      <w:overflowPunct w:val="0"/>
      <w:autoSpaceDE w:val="0"/>
      <w:autoSpaceDN w:val="0"/>
      <w:adjustRightInd w:val="0"/>
      <w:spacing w:before="1200" w:after="120" w:line="300" w:lineRule="atLeast"/>
      <w:jc w:val="center"/>
      <w:textAlignment w:val="baseline"/>
    </w:pPr>
    <w:rPr>
      <w:rFonts w:ascii="Arial" w:eastAsia="Times New Roman" w:hAnsi="Arial" w:cs="Arial"/>
      <w:b/>
      <w:bCs/>
      <w:sz w:val="24"/>
      <w:szCs w:val="24"/>
      <w:lang w:eastAsia="en-GB"/>
    </w:rPr>
  </w:style>
  <w:style w:type="table" w:customStyle="1" w:styleId="TableGrid4">
    <w:name w:val="Table Grid4"/>
    <w:basedOn w:val="TableNormal"/>
    <w:next w:val="TableGrid"/>
    <w:uiPriority w:val="99"/>
    <w:rsid w:val="0030675D"/>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LPara1">
    <w:name w:val="NDL_Para1"/>
    <w:basedOn w:val="Normal"/>
    <w:link w:val="NDLPara1Char"/>
    <w:uiPriority w:val="99"/>
    <w:qFormat/>
    <w:rsid w:val="00381FAC"/>
    <w:pPr>
      <w:spacing w:before="0" w:after="0"/>
      <w:ind w:left="720"/>
    </w:pPr>
    <w:rPr>
      <w:rFonts w:eastAsia="Times New Roman" w:cs="Times New Roman"/>
      <w:color w:val="000000"/>
      <w:sz w:val="24"/>
      <w:szCs w:val="24"/>
      <w:lang w:eastAsia="ja-JP"/>
    </w:rPr>
  </w:style>
  <w:style w:type="character" w:customStyle="1" w:styleId="NDLPara1Char">
    <w:name w:val="NDL_Para1 Char"/>
    <w:link w:val="NDLPara1"/>
    <w:uiPriority w:val="99"/>
    <w:rsid w:val="00381FAC"/>
    <w:rPr>
      <w:rFonts w:eastAsia="Times New Roman" w:cs="Times New Roman"/>
      <w:color w:val="000000"/>
      <w:sz w:val="24"/>
      <w:szCs w:val="24"/>
      <w:lang w:eastAsia="ja-JP"/>
    </w:rPr>
  </w:style>
  <w:style w:type="table" w:customStyle="1" w:styleId="TableGrid5">
    <w:name w:val="Table Grid5"/>
    <w:basedOn w:val="TableNormal"/>
    <w:next w:val="TableGrid"/>
    <w:uiPriority w:val="99"/>
    <w:rsid w:val="00C74019"/>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511F"/>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51B6A"/>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locked/>
    <w:rsid w:val="00895F7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95F74"/>
    <w:rPr>
      <w:sz w:val="16"/>
      <w:szCs w:val="16"/>
      <w:lang w:eastAsia="en-US"/>
    </w:rPr>
  </w:style>
  <w:style w:type="paragraph" w:styleId="BodyTextIndent2">
    <w:name w:val="Body Text Indent 2"/>
    <w:basedOn w:val="Normal"/>
    <w:link w:val="BodyTextIndent2Char"/>
    <w:uiPriority w:val="99"/>
    <w:semiHidden/>
    <w:unhideWhenUsed/>
    <w:locked/>
    <w:rsid w:val="00895F74"/>
    <w:pPr>
      <w:spacing w:after="120" w:line="480" w:lineRule="auto"/>
      <w:ind w:left="283"/>
    </w:pPr>
  </w:style>
  <w:style w:type="character" w:customStyle="1" w:styleId="BodyTextIndent2Char">
    <w:name w:val="Body Text Indent 2 Char"/>
    <w:basedOn w:val="DefaultParagraphFont"/>
    <w:link w:val="BodyTextIndent2"/>
    <w:uiPriority w:val="99"/>
    <w:semiHidden/>
    <w:rsid w:val="00895F74"/>
    <w:rPr>
      <w:sz w:val="20"/>
      <w:szCs w:val="20"/>
      <w:lang w:eastAsia="en-US"/>
    </w:rPr>
  </w:style>
  <w:style w:type="paragraph" w:customStyle="1" w:styleId="02Text">
    <w:name w:val="02_Text"/>
    <w:uiPriority w:val="99"/>
    <w:rsid w:val="00776A3E"/>
    <w:pPr>
      <w:spacing w:before="0" w:after="300" w:line="300" w:lineRule="exact"/>
    </w:pPr>
    <w:rPr>
      <w:rFonts w:ascii="Arial" w:eastAsia="Times" w:hAnsi="Arial" w:cs="Times New Roman"/>
      <w:szCs w:val="20"/>
      <w:lang w:val="en-CA" w:eastAsia="en-US"/>
    </w:rPr>
  </w:style>
  <w:style w:type="table" w:customStyle="1" w:styleId="LightShading1">
    <w:name w:val="Light Shading1"/>
    <w:basedOn w:val="TableNormal"/>
    <w:uiPriority w:val="60"/>
    <w:rsid w:val="009A428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9A428A"/>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2-Accent11">
    <w:name w:val="Medium Shading 2 - Accent 11"/>
    <w:basedOn w:val="TableNormal"/>
    <w:uiPriority w:val="64"/>
    <w:rsid w:val="00944CE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8">
    <w:name w:val="Table Grid8"/>
    <w:basedOn w:val="TableNormal"/>
    <w:next w:val="TableGrid"/>
    <w:uiPriority w:val="59"/>
    <w:rsid w:val="006918FA"/>
    <w:pPr>
      <w:spacing w:before="0" w:after="0"/>
    </w:pPr>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449E"/>
  </w:style>
  <w:style w:type="character" w:styleId="CommentReference">
    <w:name w:val="annotation reference"/>
    <w:basedOn w:val="DefaultParagraphFont"/>
    <w:uiPriority w:val="99"/>
    <w:semiHidden/>
    <w:unhideWhenUsed/>
    <w:locked/>
    <w:rsid w:val="003F74E5"/>
    <w:rPr>
      <w:sz w:val="16"/>
      <w:szCs w:val="16"/>
    </w:rPr>
  </w:style>
  <w:style w:type="paragraph" w:styleId="CommentSubject">
    <w:name w:val="annotation subject"/>
    <w:basedOn w:val="CommentText"/>
    <w:next w:val="CommentText"/>
    <w:link w:val="CommentSubjectChar"/>
    <w:uiPriority w:val="99"/>
    <w:semiHidden/>
    <w:unhideWhenUsed/>
    <w:locked/>
    <w:rsid w:val="003F74E5"/>
    <w:rPr>
      <w:b/>
      <w:bCs/>
    </w:rPr>
  </w:style>
  <w:style w:type="character" w:customStyle="1" w:styleId="CommentSubjectChar">
    <w:name w:val="Comment Subject Char"/>
    <w:basedOn w:val="CommentTextChar"/>
    <w:link w:val="CommentSubject"/>
    <w:uiPriority w:val="99"/>
    <w:semiHidden/>
    <w:rsid w:val="003F74E5"/>
    <w:rPr>
      <w:rFonts w:cs="Times New Roman"/>
      <w:b/>
      <w:bCs/>
      <w:sz w:val="20"/>
      <w:szCs w:val="20"/>
      <w:lang w:val="en-US" w:eastAsia="en-US"/>
    </w:rPr>
  </w:style>
  <w:style w:type="paragraph" w:customStyle="1" w:styleId="TabellenInhalt">
    <w:name w:val="Tabellen Inhalt"/>
    <w:basedOn w:val="Normal"/>
    <w:rsid w:val="0047472C"/>
    <w:pPr>
      <w:suppressLineNumbers/>
      <w:spacing w:before="0" w:after="0" w:line="280" w:lineRule="atLeast"/>
    </w:pPr>
    <w:rPr>
      <w:rFonts w:ascii="Arial" w:eastAsia="Times New Roman" w:hAnsi="Arial" w:cs="Times New Roman"/>
      <w:szCs w:val="24"/>
      <w:lang w:val="de-CH" w:eastAsia="ar-SA"/>
    </w:rPr>
  </w:style>
  <w:style w:type="paragraph" w:customStyle="1" w:styleId="TOCHeading1">
    <w:name w:val="TOC Heading 1"/>
    <w:qFormat/>
    <w:rsid w:val="00823901"/>
    <w:pPr>
      <w:numPr>
        <w:numId w:val="2"/>
      </w:numPr>
      <w:pBdr>
        <w:bottom w:val="dotted" w:sz="4" w:space="1" w:color="A6A6A6" w:themeColor="background1" w:themeShade="A6"/>
      </w:pBdr>
      <w:spacing w:before="0" w:after="0"/>
      <w:jc w:val="both"/>
    </w:pPr>
    <w:rPr>
      <w:rFonts w:asciiTheme="minorHAnsi" w:hAnsiTheme="minorHAnsi" w:cstheme="minorHAnsi"/>
      <w:b/>
      <w:color w:val="FF0000"/>
      <w:sz w:val="26"/>
      <w:szCs w:val="20"/>
    </w:rPr>
  </w:style>
  <w:style w:type="paragraph" w:customStyle="1" w:styleId="TOCHeadings2">
    <w:name w:val="TOC Headings 2"/>
    <w:qFormat/>
    <w:rsid w:val="00823901"/>
    <w:pPr>
      <w:numPr>
        <w:ilvl w:val="1"/>
        <w:numId w:val="2"/>
      </w:numPr>
      <w:spacing w:before="0" w:after="0"/>
    </w:pPr>
    <w:rPr>
      <w:rFonts w:asciiTheme="minorHAnsi" w:hAnsiTheme="minorHAnsi" w:cstheme="minorHAnsi"/>
      <w:b/>
      <w:color w:val="FF0000"/>
      <w:sz w:val="24"/>
      <w:szCs w:val="20"/>
    </w:rPr>
  </w:style>
  <w:style w:type="paragraph" w:customStyle="1" w:styleId="TOCHeadings3">
    <w:name w:val="TOC Headings 3"/>
    <w:basedOn w:val="TOCHeadings2"/>
    <w:qFormat/>
    <w:rsid w:val="00823901"/>
    <w:pPr>
      <w:numPr>
        <w:ilvl w:val="2"/>
      </w:numPr>
      <w:jc w:val="both"/>
    </w:pPr>
    <w:rPr>
      <w:color w:val="548DD4" w:themeColor="text2" w:themeTint="99"/>
      <w:szCs w:val="22"/>
    </w:rPr>
  </w:style>
  <w:style w:type="numbering" w:customStyle="1" w:styleId="TOCHeadings">
    <w:name w:val="TOC Headings"/>
    <w:uiPriority w:val="99"/>
    <w:rsid w:val="00823901"/>
    <w:pPr>
      <w:numPr>
        <w:numId w:val="1"/>
      </w:numPr>
    </w:pPr>
  </w:style>
  <w:style w:type="paragraph" w:styleId="Revision">
    <w:name w:val="Revision"/>
    <w:hidden/>
    <w:uiPriority w:val="99"/>
    <w:semiHidden/>
    <w:rsid w:val="00257D46"/>
    <w:pPr>
      <w:spacing w:before="0" w:after="0"/>
    </w:pPr>
    <w:rPr>
      <w:sz w:val="20"/>
      <w:szCs w:val="20"/>
      <w:lang w:eastAsia="en-US"/>
    </w:rPr>
  </w:style>
  <w:style w:type="character" w:customStyle="1" w:styleId="CaptionChar">
    <w:name w:val="Caption Char"/>
    <w:aliases w:val="RptCaption Char Char Char Char Char,RptCaption Char Char Char Char Char Char Char,RptCaption Char Char,NMCaption_ Char,Caption Title Char,Bld Char,Figure title Char,CaptionTab Char,Figures Char,Figure title_2 Char"/>
    <w:link w:val="Caption"/>
    <w:uiPriority w:val="35"/>
    <w:locked/>
    <w:rsid w:val="00D761A4"/>
    <w:rPr>
      <w:b/>
      <w:bCs/>
      <w:color w:val="365F91"/>
      <w:sz w:val="16"/>
      <w:szCs w:val="16"/>
      <w:lang w:eastAsia="en-US"/>
    </w:rPr>
  </w:style>
  <w:style w:type="table" w:customStyle="1" w:styleId="TableGrid9">
    <w:name w:val="Table Grid9"/>
    <w:basedOn w:val="TableNormal"/>
    <w:next w:val="TableGrid"/>
    <w:uiPriority w:val="99"/>
    <w:rsid w:val="00B368BF"/>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4-wptoptable2">
    <w:name w:val="s4-wptoptable2"/>
    <w:basedOn w:val="Normal"/>
    <w:rsid w:val="0094241E"/>
    <w:pPr>
      <w:pBdr>
        <w:top w:val="single" w:sz="6" w:space="0" w:color="44AFF6"/>
        <w:left w:val="single" w:sz="6" w:space="0" w:color="44AFF6"/>
        <w:bottom w:val="single" w:sz="6" w:space="0" w:color="44AFF6"/>
        <w:right w:val="single" w:sz="6" w:space="0" w:color="44AFF6"/>
      </w:pBdr>
      <w:spacing w:before="100" w:beforeAutospacing="1" w:after="150"/>
    </w:pPr>
    <w:rPr>
      <w:rFonts w:ascii="Times New Roman" w:eastAsia="Times New Roman" w:hAnsi="Times New Roman" w:cs="Times New Roman"/>
      <w:sz w:val="24"/>
      <w:szCs w:val="24"/>
      <w:lang w:eastAsia="en-GB"/>
    </w:rPr>
  </w:style>
  <w:style w:type="character" w:customStyle="1" w:styleId="ms-nowrap">
    <w:name w:val="ms-nowrap"/>
    <w:basedOn w:val="DefaultParagraphFont"/>
    <w:rsid w:val="0094241E"/>
  </w:style>
  <w:style w:type="paragraph" w:customStyle="1" w:styleId="NMBodyIM">
    <w:name w:val="NMBodyIM"/>
    <w:basedOn w:val="ListParagraph"/>
    <w:autoRedefine/>
    <w:qFormat/>
    <w:rsid w:val="00330314"/>
    <w:pPr>
      <w:spacing w:before="100" w:beforeAutospacing="1" w:after="100" w:afterAutospacing="1"/>
      <w:ind w:left="0"/>
      <w:contextualSpacing w:val="0"/>
      <w:jc w:val="both"/>
    </w:pPr>
    <w:rPr>
      <w:rFonts w:asciiTheme="minorHAnsi" w:eastAsia="Times New Roman" w:hAnsiTheme="minorHAnsi" w:cs="Times New Roman"/>
      <w:szCs w:val="22"/>
      <w:lang w:eastAsia="en-GB"/>
    </w:rPr>
  </w:style>
  <w:style w:type="paragraph" w:customStyle="1" w:styleId="NMBodyIMList">
    <w:name w:val="NMBodyIMList"/>
    <w:basedOn w:val="NMBodyIM"/>
    <w:autoRedefine/>
    <w:qFormat/>
    <w:rsid w:val="008B0F1C"/>
    <w:pPr>
      <w:numPr>
        <w:numId w:val="4"/>
      </w:numPr>
    </w:pPr>
  </w:style>
  <w:style w:type="paragraph" w:customStyle="1" w:styleId="NMBody">
    <w:name w:val="NMBody"/>
    <w:basedOn w:val="Normal"/>
    <w:autoRedefine/>
    <w:qFormat/>
    <w:rsid w:val="0083697B"/>
    <w:pPr>
      <w:spacing w:before="100" w:beforeAutospacing="1" w:after="100" w:afterAutospacing="1"/>
    </w:pPr>
    <w:rPr>
      <w:rFonts w:ascii="Trebuchet MS" w:eastAsia="Trebuchet MS" w:hAnsi="Trebuchet MS" w:cs="Trebuchet MS"/>
      <w:b/>
      <w:bCs/>
      <w:color w:val="000000"/>
      <w:szCs w:val="18"/>
      <w:lang w:eastAsia="en-GB" w:bidi="hi-IN"/>
    </w:rPr>
  </w:style>
  <w:style w:type="paragraph" w:customStyle="1" w:styleId="paragraph">
    <w:name w:val="paragraph"/>
    <w:basedOn w:val="Normal"/>
    <w:rsid w:val="001D63E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1D63E9"/>
  </w:style>
  <w:style w:type="character" w:customStyle="1" w:styleId="eop">
    <w:name w:val="eop"/>
    <w:basedOn w:val="DefaultParagraphFont"/>
    <w:rsid w:val="001D63E9"/>
  </w:style>
  <w:style w:type="paragraph" w:customStyle="1" w:styleId="Corps">
    <w:name w:val="Corps"/>
    <w:rsid w:val="00F4526B"/>
    <w:pPr>
      <w:spacing w:before="0" w:after="0"/>
    </w:pPr>
    <w:rPr>
      <w:rFonts w:ascii="Helvetica" w:eastAsia="Arial Unicode MS" w:hAnsi="Arial Unicode MS" w:cs="Arial Unicode MS"/>
      <w:color w:val="000000"/>
      <w:lang w:val="fr-FR"/>
    </w:rPr>
  </w:style>
  <w:style w:type="paragraph" w:customStyle="1" w:styleId="Textnormal">
    <w:name w:val="Text normal"/>
    <w:link w:val="TextnormalChar1"/>
    <w:qFormat/>
    <w:rsid w:val="0036773A"/>
    <w:pPr>
      <w:keepLines/>
      <w:widowControl w:val="0"/>
      <w:tabs>
        <w:tab w:val="left" w:pos="851"/>
        <w:tab w:val="left" w:pos="1701"/>
        <w:tab w:val="left" w:pos="2552"/>
        <w:tab w:val="left" w:pos="3402"/>
        <w:tab w:val="left" w:pos="4253"/>
        <w:tab w:val="left" w:pos="5103"/>
        <w:tab w:val="left" w:pos="5954"/>
        <w:tab w:val="left" w:pos="6804"/>
      </w:tabs>
      <w:suppressAutoHyphens/>
      <w:spacing w:before="120" w:after="120" w:line="260" w:lineRule="exact"/>
      <w:ind w:left="1276"/>
    </w:pPr>
    <w:rPr>
      <w:rFonts w:ascii="Arial" w:eastAsia="Times New Roman" w:hAnsi="Arial" w:cs="Times New Roman"/>
      <w:noProof/>
      <w:szCs w:val="20"/>
      <w:lang w:val="en-US" w:eastAsia="zh-CN"/>
    </w:rPr>
  </w:style>
  <w:style w:type="character" w:customStyle="1" w:styleId="TextnormalChar1">
    <w:name w:val="Text normal Char1"/>
    <w:link w:val="Textnormal"/>
    <w:rsid w:val="0036773A"/>
    <w:rPr>
      <w:rFonts w:ascii="Arial" w:eastAsia="Times New Roman" w:hAnsi="Arial" w:cs="Times New Roman"/>
      <w:noProof/>
      <w:szCs w:val="20"/>
      <w:lang w:val="en-US" w:eastAsia="zh-CN"/>
    </w:rPr>
  </w:style>
  <w:style w:type="character" w:customStyle="1" w:styleId="apple-converted-space">
    <w:name w:val="apple-converted-space"/>
    <w:basedOn w:val="DefaultParagraphFont"/>
    <w:rsid w:val="007464E6"/>
  </w:style>
  <w:style w:type="paragraph" w:customStyle="1" w:styleId="NDParagraph">
    <w:name w:val="NDParagraph"/>
    <w:basedOn w:val="Normal"/>
    <w:autoRedefine/>
    <w:qFormat/>
    <w:rsid w:val="00574E39"/>
    <w:pPr>
      <w:spacing w:before="0" w:after="120" w:line="360" w:lineRule="auto"/>
    </w:pPr>
    <w:rPr>
      <w:rFonts w:asciiTheme="minorHAnsi" w:eastAsiaTheme="minorHAnsi" w:hAnsiTheme="minorHAnsi" w:cstheme="minorBidi"/>
      <w:color w:val="000000" w:themeColor="text1" w:themeShade="80"/>
    </w:rPr>
  </w:style>
  <w:style w:type="table" w:styleId="PlainTable1">
    <w:name w:val="Plain Table 1"/>
    <w:basedOn w:val="TableNormal"/>
    <w:uiPriority w:val="99"/>
    <w:rsid w:val="00795B4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EinfacheTabelle11">
    <w:name w:val="Einfache Tabelle 11"/>
    <w:basedOn w:val="TableNormal"/>
    <w:uiPriority w:val="99"/>
    <w:rsid w:val="002457D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Level1">
    <w:name w:val="List Level 1"/>
    <w:autoRedefine/>
    <w:uiPriority w:val="6"/>
    <w:qFormat/>
    <w:rsid w:val="00F84A5A"/>
    <w:pPr>
      <w:numPr>
        <w:numId w:val="5"/>
      </w:numPr>
      <w:spacing w:before="0" w:after="120" w:line="360" w:lineRule="auto"/>
    </w:pPr>
    <w:rPr>
      <w:rFonts w:asciiTheme="minorHAnsi" w:eastAsiaTheme="minorHAnsi" w:hAnsiTheme="minorHAnsi" w:cstheme="minorBidi"/>
      <w:color w:val="000000" w:themeColor="text1" w:themeShade="80"/>
      <w:sz w:val="20"/>
      <w:szCs w:val="20"/>
      <w:lang w:eastAsia="en-US"/>
    </w:rPr>
  </w:style>
  <w:style w:type="paragraph" w:customStyle="1" w:styleId="TableParagraph">
    <w:name w:val="Table Paragraph"/>
    <w:basedOn w:val="Normal"/>
    <w:uiPriority w:val="1"/>
    <w:qFormat/>
    <w:rsid w:val="00CD2A47"/>
    <w:pPr>
      <w:spacing w:before="120" w:after="120"/>
    </w:pPr>
    <w:rPr>
      <w:b/>
      <w:bCs/>
      <w:color w:val="808080" w:themeColor="background1" w:themeShade="80"/>
      <w:sz w:val="16"/>
      <w:szCs w:val="16"/>
      <w:lang w:val="en-CA"/>
    </w:rPr>
  </w:style>
  <w:style w:type="table" w:customStyle="1" w:styleId="MenTab1">
    <w:name w:val="MenTab1"/>
    <w:basedOn w:val="TableNormal"/>
    <w:next w:val="TableGrid"/>
    <w:uiPriority w:val="59"/>
    <w:rsid w:val="000C0458"/>
    <w:pPr>
      <w:spacing w:before="0" w:after="0"/>
    </w:pPr>
    <w:rPr>
      <w:rFonts w:eastAsia="Calibri" w:cs="Times New Roman"/>
      <w:color w:val="292929"/>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zeilen">
    <w:name w:val="Fußzeilen"/>
    <w:basedOn w:val="Normal"/>
    <w:rsid w:val="00C8001C"/>
    <w:pPr>
      <w:pBdr>
        <w:top w:val="single" w:sz="6" w:space="1" w:color="auto"/>
      </w:pBdr>
      <w:tabs>
        <w:tab w:val="left" w:pos="7088"/>
        <w:tab w:val="right" w:pos="9356"/>
      </w:tabs>
      <w:spacing w:before="0" w:after="0"/>
      <w:ind w:left="-284" w:right="-284"/>
    </w:pPr>
    <w:rPr>
      <w:rFonts w:ascii="Arial" w:eastAsia="Times New Roman" w:hAnsi="Arial" w:cs="Times New Roman"/>
      <w:sz w:val="20"/>
      <w:lang w:val="de-DE"/>
    </w:rPr>
  </w:style>
  <w:style w:type="character" w:customStyle="1" w:styleId="UnresolvedMention1">
    <w:name w:val="Unresolved Mention1"/>
    <w:basedOn w:val="DefaultParagraphFont"/>
    <w:uiPriority w:val="99"/>
    <w:unhideWhenUsed/>
    <w:rsid w:val="00DD0311"/>
    <w:rPr>
      <w:color w:val="605E5C"/>
      <w:shd w:val="clear" w:color="auto" w:fill="E1DFDD"/>
    </w:rPr>
  </w:style>
  <w:style w:type="character" w:customStyle="1" w:styleId="Mention1">
    <w:name w:val="Mention1"/>
    <w:basedOn w:val="DefaultParagraphFont"/>
    <w:uiPriority w:val="99"/>
    <w:unhideWhenUsed/>
    <w:rsid w:val="00DD0311"/>
    <w:rPr>
      <w:color w:val="2B579A"/>
      <w:shd w:val="clear" w:color="auto" w:fill="E1DFDD"/>
    </w:rPr>
  </w:style>
  <w:style w:type="character" w:styleId="UnresolvedMention">
    <w:name w:val="Unresolved Mention"/>
    <w:basedOn w:val="DefaultParagraphFont"/>
    <w:uiPriority w:val="99"/>
    <w:semiHidden/>
    <w:unhideWhenUsed/>
    <w:rsid w:val="00DD0311"/>
    <w:rPr>
      <w:color w:val="605E5C"/>
      <w:shd w:val="clear" w:color="auto" w:fill="E1DFDD"/>
    </w:rPr>
  </w:style>
  <w:style w:type="table" w:customStyle="1" w:styleId="PolarionTableNormal">
    <w:name w:val="PolarionTableNormal"/>
    <w:basedOn w:val="TableNormal"/>
    <w:unhideWhenUsed/>
    <w:rsid w:val="00DD0311"/>
    <w:pPr>
      <w:spacing w:before="0" w:after="0"/>
    </w:pPr>
    <w:rPr>
      <w:rFonts w:ascii="Times New Roman" w:eastAsia="Times New Roman" w:hAnsi="Times New Roman" w:cs="Times New Roman"/>
      <w:sz w:val="20"/>
      <w:szCs w:val="20"/>
      <w:lang w:val="de-DE" w:eastAsia="de-DE"/>
    </w:rPr>
    <w:tblPr/>
  </w:style>
  <w:style w:type="character" w:styleId="HTMLCode">
    <w:name w:val="HTML Code"/>
    <w:basedOn w:val="DefaultParagraphFont"/>
    <w:uiPriority w:val="99"/>
    <w:semiHidden/>
    <w:unhideWhenUsed/>
    <w:locked/>
    <w:rsid w:val="00DD0311"/>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locked/>
    <w:rsid w:val="00DD0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heme="minorEastAsia" w:hAnsi="Courier New" w:cs="Courier New"/>
      <w:sz w:val="20"/>
      <w:lang w:eastAsia="en-GB"/>
    </w:rPr>
  </w:style>
  <w:style w:type="character" w:customStyle="1" w:styleId="HTMLPreformattedChar">
    <w:name w:val="HTML Preformatted Char"/>
    <w:basedOn w:val="DefaultParagraphFont"/>
    <w:link w:val="HTMLPreformatted"/>
    <w:uiPriority w:val="99"/>
    <w:semiHidden/>
    <w:rsid w:val="00DD0311"/>
    <w:rPr>
      <w:rFonts w:ascii="Courier New" w:eastAsiaTheme="minorEastAsia" w:hAnsi="Courier New" w:cs="Courier New"/>
      <w:sz w:val="20"/>
      <w:szCs w:val="20"/>
    </w:rPr>
  </w:style>
  <w:style w:type="paragraph" w:customStyle="1" w:styleId="figurend">
    <w:name w:val="figure_nd"/>
    <w:basedOn w:val="Normal"/>
    <w:next w:val="Normal"/>
    <w:rsid w:val="002E3EF4"/>
    <w:pPr>
      <w:keepNext/>
      <w:spacing w:before="360" w:after="0"/>
      <w:jc w:val="center"/>
    </w:pPr>
    <w:rPr>
      <w:lang w:val="fr-FR"/>
    </w:rPr>
  </w:style>
  <w:style w:type="character" w:customStyle="1" w:styleId="markedcontent">
    <w:name w:val="markedcontent"/>
    <w:basedOn w:val="DefaultParagraphFont"/>
    <w:rsid w:val="00346C51"/>
  </w:style>
  <w:style w:type="character" w:customStyle="1" w:styleId="ui-provider">
    <w:name w:val="ui-provider"/>
    <w:basedOn w:val="DefaultParagraphFont"/>
    <w:rsid w:val="005453D9"/>
  </w:style>
  <w:style w:type="paragraph" w:customStyle="1" w:styleId="pf0">
    <w:name w:val="pf0"/>
    <w:basedOn w:val="Normal"/>
    <w:rsid w:val="007C520F"/>
    <w:pPr>
      <w:spacing w:before="100" w:beforeAutospacing="1" w:after="100" w:afterAutospacing="1"/>
      <w:ind w:left="360"/>
    </w:pPr>
    <w:rPr>
      <w:rFonts w:ascii="Times New Roman" w:eastAsia="Times New Roman" w:hAnsi="Times New Roman" w:cs="Times New Roman"/>
      <w:sz w:val="24"/>
      <w:szCs w:val="24"/>
      <w:lang w:eastAsia="de-AT"/>
    </w:rPr>
  </w:style>
  <w:style w:type="paragraph" w:customStyle="1" w:styleId="pf1">
    <w:name w:val="pf1"/>
    <w:basedOn w:val="Normal"/>
    <w:rsid w:val="007C520F"/>
    <w:pPr>
      <w:spacing w:before="100" w:beforeAutospacing="1" w:after="100" w:afterAutospacing="1"/>
      <w:ind w:left="720"/>
    </w:pPr>
    <w:rPr>
      <w:rFonts w:ascii="Times New Roman" w:eastAsia="Times New Roman" w:hAnsi="Times New Roman" w:cs="Times New Roman"/>
      <w:sz w:val="24"/>
      <w:szCs w:val="24"/>
      <w:lang w:eastAsia="de-AT"/>
    </w:rPr>
  </w:style>
  <w:style w:type="character" w:customStyle="1" w:styleId="cf01">
    <w:name w:val="cf01"/>
    <w:basedOn w:val="DefaultParagraphFont"/>
    <w:rsid w:val="007C520F"/>
    <w:rPr>
      <w:rFonts w:ascii="Segoe UI" w:hAnsi="Segoe UI" w:cs="Segoe UI" w:hint="default"/>
      <w:sz w:val="18"/>
      <w:szCs w:val="18"/>
      <w:shd w:val="clear" w:color="auto" w:fill="FFFFFF"/>
    </w:rPr>
  </w:style>
  <w:style w:type="character" w:customStyle="1" w:styleId="cf11">
    <w:name w:val="cf11"/>
    <w:basedOn w:val="DefaultParagraphFont"/>
    <w:rsid w:val="004F46B7"/>
    <w:rPr>
      <w:rFonts w:ascii="Segoe UI" w:hAnsi="Segoe UI" w:cs="Segoe UI" w:hint="default"/>
      <w:sz w:val="18"/>
      <w:szCs w:val="18"/>
    </w:rPr>
  </w:style>
  <w:style w:type="character" w:customStyle="1" w:styleId="wacimagecontainer">
    <w:name w:val="wacimagecontainer"/>
    <w:basedOn w:val="DefaultParagraphFont"/>
    <w:rsid w:val="00257D45"/>
  </w:style>
  <w:style w:type="character" w:styleId="Mention">
    <w:name w:val="Mention"/>
    <w:basedOn w:val="DefaultParagraphFont"/>
    <w:uiPriority w:val="99"/>
    <w:unhideWhenUsed/>
    <w:rsid w:val="0062340A"/>
    <w:rPr>
      <w:color w:val="2B579A"/>
      <w:shd w:val="clear" w:color="auto" w:fill="E1DFDD"/>
    </w:rPr>
  </w:style>
  <w:style w:type="table" w:styleId="GridTable4-Accent1">
    <w:name w:val="Grid Table 4 Accent 1"/>
    <w:basedOn w:val="TableNormal"/>
    <w:uiPriority w:val="49"/>
    <w:rsid w:val="006A4665"/>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2542CC"/>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textrun">
    <w:name w:val="textrun"/>
    <w:basedOn w:val="DefaultParagraphFont"/>
    <w:rsid w:val="00243EDE"/>
  </w:style>
  <w:style w:type="paragraph" w:customStyle="1" w:styleId="outlineelement">
    <w:name w:val="outlineelement"/>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scxw243435705">
    <w:name w:val="scxw243435705"/>
    <w:basedOn w:val="DefaultParagraphFont"/>
    <w:rsid w:val="00243EDE"/>
  </w:style>
  <w:style w:type="character" w:customStyle="1" w:styleId="pagebreakblob">
    <w:name w:val="pagebreakblob"/>
    <w:basedOn w:val="DefaultParagraphFont"/>
    <w:rsid w:val="00243EDE"/>
  </w:style>
  <w:style w:type="character" w:customStyle="1" w:styleId="pagebreaktextspan">
    <w:name w:val="pagebreaktextspan"/>
    <w:basedOn w:val="DefaultParagraphFont"/>
    <w:rsid w:val="00243EDE"/>
  </w:style>
  <w:style w:type="character" w:customStyle="1" w:styleId="pagebreakborderspan">
    <w:name w:val="pagebreakborderspan"/>
    <w:basedOn w:val="DefaultParagraphFont"/>
    <w:rsid w:val="00243EDE"/>
  </w:style>
  <w:style w:type="character" w:customStyle="1" w:styleId="linebreakblob">
    <w:name w:val="linebreakblob"/>
    <w:basedOn w:val="DefaultParagraphFont"/>
    <w:rsid w:val="00243EDE"/>
  </w:style>
  <w:style w:type="character" w:customStyle="1" w:styleId="tabrun">
    <w:name w:val="tabrun"/>
    <w:basedOn w:val="DefaultParagraphFont"/>
    <w:rsid w:val="00243EDE"/>
  </w:style>
  <w:style w:type="character" w:customStyle="1" w:styleId="tabchar">
    <w:name w:val="tabchar"/>
    <w:basedOn w:val="DefaultParagraphFont"/>
    <w:rsid w:val="00243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53">
      <w:bodyDiv w:val="1"/>
      <w:marLeft w:val="0"/>
      <w:marRight w:val="0"/>
      <w:marTop w:val="0"/>
      <w:marBottom w:val="0"/>
      <w:divBdr>
        <w:top w:val="none" w:sz="0" w:space="0" w:color="auto"/>
        <w:left w:val="none" w:sz="0" w:space="0" w:color="auto"/>
        <w:bottom w:val="none" w:sz="0" w:space="0" w:color="auto"/>
        <w:right w:val="none" w:sz="0" w:space="0" w:color="auto"/>
      </w:divBdr>
    </w:div>
    <w:div w:id="28334705">
      <w:bodyDiv w:val="1"/>
      <w:marLeft w:val="0"/>
      <w:marRight w:val="0"/>
      <w:marTop w:val="0"/>
      <w:marBottom w:val="0"/>
      <w:divBdr>
        <w:top w:val="none" w:sz="0" w:space="0" w:color="auto"/>
        <w:left w:val="none" w:sz="0" w:space="0" w:color="auto"/>
        <w:bottom w:val="none" w:sz="0" w:space="0" w:color="auto"/>
        <w:right w:val="none" w:sz="0" w:space="0" w:color="auto"/>
      </w:divBdr>
      <w:divsChild>
        <w:div w:id="134419451">
          <w:marLeft w:val="0"/>
          <w:marRight w:val="0"/>
          <w:marTop w:val="0"/>
          <w:marBottom w:val="0"/>
          <w:divBdr>
            <w:top w:val="single" w:sz="2" w:space="0" w:color="auto"/>
            <w:left w:val="single" w:sz="2" w:space="0" w:color="auto"/>
            <w:bottom w:val="single" w:sz="6" w:space="0" w:color="auto"/>
            <w:right w:val="single" w:sz="2" w:space="0" w:color="auto"/>
          </w:divBdr>
          <w:divsChild>
            <w:div w:id="1109929740">
              <w:marLeft w:val="0"/>
              <w:marRight w:val="0"/>
              <w:marTop w:val="100"/>
              <w:marBottom w:val="100"/>
              <w:divBdr>
                <w:top w:val="single" w:sz="2" w:space="0" w:color="D9D9E3"/>
                <w:left w:val="single" w:sz="2" w:space="0" w:color="D9D9E3"/>
                <w:bottom w:val="single" w:sz="2" w:space="0" w:color="D9D9E3"/>
                <w:right w:val="single" w:sz="2" w:space="0" w:color="D9D9E3"/>
              </w:divBdr>
              <w:divsChild>
                <w:div w:id="1007244479">
                  <w:marLeft w:val="0"/>
                  <w:marRight w:val="0"/>
                  <w:marTop w:val="0"/>
                  <w:marBottom w:val="0"/>
                  <w:divBdr>
                    <w:top w:val="single" w:sz="2" w:space="0" w:color="D9D9E3"/>
                    <w:left w:val="single" w:sz="2" w:space="0" w:color="D9D9E3"/>
                    <w:bottom w:val="single" w:sz="2" w:space="0" w:color="D9D9E3"/>
                    <w:right w:val="single" w:sz="2" w:space="0" w:color="D9D9E3"/>
                  </w:divBdr>
                  <w:divsChild>
                    <w:div w:id="519010667">
                      <w:marLeft w:val="0"/>
                      <w:marRight w:val="0"/>
                      <w:marTop w:val="0"/>
                      <w:marBottom w:val="0"/>
                      <w:divBdr>
                        <w:top w:val="single" w:sz="2" w:space="0" w:color="D9D9E3"/>
                        <w:left w:val="single" w:sz="2" w:space="0" w:color="D9D9E3"/>
                        <w:bottom w:val="single" w:sz="2" w:space="0" w:color="D9D9E3"/>
                        <w:right w:val="single" w:sz="2" w:space="0" w:color="D9D9E3"/>
                      </w:divBdr>
                      <w:divsChild>
                        <w:div w:id="144585906">
                          <w:marLeft w:val="0"/>
                          <w:marRight w:val="0"/>
                          <w:marTop w:val="0"/>
                          <w:marBottom w:val="0"/>
                          <w:divBdr>
                            <w:top w:val="single" w:sz="2" w:space="0" w:color="D9D9E3"/>
                            <w:left w:val="single" w:sz="2" w:space="0" w:color="D9D9E3"/>
                            <w:bottom w:val="single" w:sz="2" w:space="0" w:color="D9D9E3"/>
                            <w:right w:val="single" w:sz="2" w:space="0" w:color="D9D9E3"/>
                          </w:divBdr>
                          <w:divsChild>
                            <w:div w:id="98070126">
                              <w:marLeft w:val="0"/>
                              <w:marRight w:val="0"/>
                              <w:marTop w:val="0"/>
                              <w:marBottom w:val="0"/>
                              <w:divBdr>
                                <w:top w:val="single" w:sz="2" w:space="0" w:color="D9D9E3"/>
                                <w:left w:val="single" w:sz="2" w:space="0" w:color="D9D9E3"/>
                                <w:bottom w:val="single" w:sz="2" w:space="0" w:color="D9D9E3"/>
                                <w:right w:val="single" w:sz="2" w:space="0" w:color="D9D9E3"/>
                              </w:divBdr>
                              <w:divsChild>
                                <w:div w:id="919676727">
                                  <w:marLeft w:val="0"/>
                                  <w:marRight w:val="0"/>
                                  <w:marTop w:val="0"/>
                                  <w:marBottom w:val="0"/>
                                  <w:divBdr>
                                    <w:top w:val="single" w:sz="2" w:space="0" w:color="D9D9E3"/>
                                    <w:left w:val="single" w:sz="2" w:space="0" w:color="D9D9E3"/>
                                    <w:bottom w:val="single" w:sz="2" w:space="0" w:color="D9D9E3"/>
                                    <w:right w:val="single" w:sz="2" w:space="0" w:color="D9D9E3"/>
                                  </w:divBdr>
                                  <w:divsChild>
                                    <w:div w:id="1778714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965336">
      <w:bodyDiv w:val="1"/>
      <w:marLeft w:val="0"/>
      <w:marRight w:val="0"/>
      <w:marTop w:val="0"/>
      <w:marBottom w:val="0"/>
      <w:divBdr>
        <w:top w:val="none" w:sz="0" w:space="0" w:color="auto"/>
        <w:left w:val="none" w:sz="0" w:space="0" w:color="auto"/>
        <w:bottom w:val="none" w:sz="0" w:space="0" w:color="auto"/>
        <w:right w:val="none" w:sz="0" w:space="0" w:color="auto"/>
      </w:divBdr>
    </w:div>
    <w:div w:id="32579226">
      <w:bodyDiv w:val="1"/>
      <w:marLeft w:val="0"/>
      <w:marRight w:val="0"/>
      <w:marTop w:val="0"/>
      <w:marBottom w:val="0"/>
      <w:divBdr>
        <w:top w:val="none" w:sz="0" w:space="0" w:color="auto"/>
        <w:left w:val="none" w:sz="0" w:space="0" w:color="auto"/>
        <w:bottom w:val="none" w:sz="0" w:space="0" w:color="auto"/>
        <w:right w:val="none" w:sz="0" w:space="0" w:color="auto"/>
      </w:divBdr>
    </w:div>
    <w:div w:id="37242822">
      <w:bodyDiv w:val="1"/>
      <w:marLeft w:val="0"/>
      <w:marRight w:val="0"/>
      <w:marTop w:val="0"/>
      <w:marBottom w:val="0"/>
      <w:divBdr>
        <w:top w:val="none" w:sz="0" w:space="0" w:color="auto"/>
        <w:left w:val="none" w:sz="0" w:space="0" w:color="auto"/>
        <w:bottom w:val="none" w:sz="0" w:space="0" w:color="auto"/>
        <w:right w:val="none" w:sz="0" w:space="0" w:color="auto"/>
      </w:divBdr>
      <w:divsChild>
        <w:div w:id="92436426">
          <w:marLeft w:val="0"/>
          <w:marRight w:val="0"/>
          <w:marTop w:val="0"/>
          <w:marBottom w:val="0"/>
          <w:divBdr>
            <w:top w:val="none" w:sz="0" w:space="0" w:color="auto"/>
            <w:left w:val="none" w:sz="0" w:space="0" w:color="auto"/>
            <w:bottom w:val="none" w:sz="0" w:space="0" w:color="auto"/>
            <w:right w:val="none" w:sz="0" w:space="0" w:color="auto"/>
          </w:divBdr>
        </w:div>
        <w:div w:id="219677059">
          <w:marLeft w:val="0"/>
          <w:marRight w:val="0"/>
          <w:marTop w:val="0"/>
          <w:marBottom w:val="0"/>
          <w:divBdr>
            <w:top w:val="none" w:sz="0" w:space="0" w:color="auto"/>
            <w:left w:val="none" w:sz="0" w:space="0" w:color="auto"/>
            <w:bottom w:val="none" w:sz="0" w:space="0" w:color="auto"/>
            <w:right w:val="none" w:sz="0" w:space="0" w:color="auto"/>
          </w:divBdr>
        </w:div>
        <w:div w:id="484322786">
          <w:marLeft w:val="0"/>
          <w:marRight w:val="0"/>
          <w:marTop w:val="0"/>
          <w:marBottom w:val="0"/>
          <w:divBdr>
            <w:top w:val="none" w:sz="0" w:space="0" w:color="auto"/>
            <w:left w:val="none" w:sz="0" w:space="0" w:color="auto"/>
            <w:bottom w:val="none" w:sz="0" w:space="0" w:color="auto"/>
            <w:right w:val="none" w:sz="0" w:space="0" w:color="auto"/>
          </w:divBdr>
        </w:div>
        <w:div w:id="575746905">
          <w:marLeft w:val="0"/>
          <w:marRight w:val="0"/>
          <w:marTop w:val="0"/>
          <w:marBottom w:val="0"/>
          <w:divBdr>
            <w:top w:val="none" w:sz="0" w:space="0" w:color="auto"/>
            <w:left w:val="none" w:sz="0" w:space="0" w:color="auto"/>
            <w:bottom w:val="none" w:sz="0" w:space="0" w:color="auto"/>
            <w:right w:val="none" w:sz="0" w:space="0" w:color="auto"/>
          </w:divBdr>
        </w:div>
        <w:div w:id="643971771">
          <w:marLeft w:val="0"/>
          <w:marRight w:val="0"/>
          <w:marTop w:val="0"/>
          <w:marBottom w:val="0"/>
          <w:divBdr>
            <w:top w:val="none" w:sz="0" w:space="0" w:color="auto"/>
            <w:left w:val="none" w:sz="0" w:space="0" w:color="auto"/>
            <w:bottom w:val="none" w:sz="0" w:space="0" w:color="auto"/>
            <w:right w:val="none" w:sz="0" w:space="0" w:color="auto"/>
          </w:divBdr>
        </w:div>
        <w:div w:id="809321250">
          <w:marLeft w:val="0"/>
          <w:marRight w:val="0"/>
          <w:marTop w:val="0"/>
          <w:marBottom w:val="0"/>
          <w:divBdr>
            <w:top w:val="none" w:sz="0" w:space="0" w:color="auto"/>
            <w:left w:val="none" w:sz="0" w:space="0" w:color="auto"/>
            <w:bottom w:val="none" w:sz="0" w:space="0" w:color="auto"/>
            <w:right w:val="none" w:sz="0" w:space="0" w:color="auto"/>
          </w:divBdr>
        </w:div>
        <w:div w:id="882792440">
          <w:marLeft w:val="0"/>
          <w:marRight w:val="0"/>
          <w:marTop w:val="0"/>
          <w:marBottom w:val="0"/>
          <w:divBdr>
            <w:top w:val="none" w:sz="0" w:space="0" w:color="auto"/>
            <w:left w:val="none" w:sz="0" w:space="0" w:color="auto"/>
            <w:bottom w:val="none" w:sz="0" w:space="0" w:color="auto"/>
            <w:right w:val="none" w:sz="0" w:space="0" w:color="auto"/>
          </w:divBdr>
        </w:div>
        <w:div w:id="907420653">
          <w:marLeft w:val="0"/>
          <w:marRight w:val="0"/>
          <w:marTop w:val="0"/>
          <w:marBottom w:val="0"/>
          <w:divBdr>
            <w:top w:val="none" w:sz="0" w:space="0" w:color="auto"/>
            <w:left w:val="none" w:sz="0" w:space="0" w:color="auto"/>
            <w:bottom w:val="none" w:sz="0" w:space="0" w:color="auto"/>
            <w:right w:val="none" w:sz="0" w:space="0" w:color="auto"/>
          </w:divBdr>
        </w:div>
        <w:div w:id="1071780800">
          <w:marLeft w:val="0"/>
          <w:marRight w:val="0"/>
          <w:marTop w:val="0"/>
          <w:marBottom w:val="0"/>
          <w:divBdr>
            <w:top w:val="none" w:sz="0" w:space="0" w:color="auto"/>
            <w:left w:val="none" w:sz="0" w:space="0" w:color="auto"/>
            <w:bottom w:val="none" w:sz="0" w:space="0" w:color="auto"/>
            <w:right w:val="none" w:sz="0" w:space="0" w:color="auto"/>
          </w:divBdr>
        </w:div>
        <w:div w:id="1288005054">
          <w:marLeft w:val="0"/>
          <w:marRight w:val="0"/>
          <w:marTop w:val="0"/>
          <w:marBottom w:val="0"/>
          <w:divBdr>
            <w:top w:val="none" w:sz="0" w:space="0" w:color="auto"/>
            <w:left w:val="none" w:sz="0" w:space="0" w:color="auto"/>
            <w:bottom w:val="none" w:sz="0" w:space="0" w:color="auto"/>
            <w:right w:val="none" w:sz="0" w:space="0" w:color="auto"/>
          </w:divBdr>
        </w:div>
        <w:div w:id="1304196390">
          <w:marLeft w:val="0"/>
          <w:marRight w:val="0"/>
          <w:marTop w:val="0"/>
          <w:marBottom w:val="0"/>
          <w:divBdr>
            <w:top w:val="none" w:sz="0" w:space="0" w:color="auto"/>
            <w:left w:val="none" w:sz="0" w:space="0" w:color="auto"/>
            <w:bottom w:val="none" w:sz="0" w:space="0" w:color="auto"/>
            <w:right w:val="none" w:sz="0" w:space="0" w:color="auto"/>
          </w:divBdr>
        </w:div>
        <w:div w:id="1405642670">
          <w:marLeft w:val="0"/>
          <w:marRight w:val="0"/>
          <w:marTop w:val="0"/>
          <w:marBottom w:val="0"/>
          <w:divBdr>
            <w:top w:val="none" w:sz="0" w:space="0" w:color="auto"/>
            <w:left w:val="none" w:sz="0" w:space="0" w:color="auto"/>
            <w:bottom w:val="none" w:sz="0" w:space="0" w:color="auto"/>
            <w:right w:val="none" w:sz="0" w:space="0" w:color="auto"/>
          </w:divBdr>
        </w:div>
        <w:div w:id="1520314306">
          <w:marLeft w:val="0"/>
          <w:marRight w:val="0"/>
          <w:marTop w:val="0"/>
          <w:marBottom w:val="0"/>
          <w:divBdr>
            <w:top w:val="none" w:sz="0" w:space="0" w:color="auto"/>
            <w:left w:val="none" w:sz="0" w:space="0" w:color="auto"/>
            <w:bottom w:val="none" w:sz="0" w:space="0" w:color="auto"/>
            <w:right w:val="none" w:sz="0" w:space="0" w:color="auto"/>
          </w:divBdr>
        </w:div>
        <w:div w:id="1614820753">
          <w:marLeft w:val="0"/>
          <w:marRight w:val="0"/>
          <w:marTop w:val="0"/>
          <w:marBottom w:val="0"/>
          <w:divBdr>
            <w:top w:val="none" w:sz="0" w:space="0" w:color="auto"/>
            <w:left w:val="none" w:sz="0" w:space="0" w:color="auto"/>
            <w:bottom w:val="none" w:sz="0" w:space="0" w:color="auto"/>
            <w:right w:val="none" w:sz="0" w:space="0" w:color="auto"/>
          </w:divBdr>
        </w:div>
        <w:div w:id="1764958746">
          <w:marLeft w:val="0"/>
          <w:marRight w:val="0"/>
          <w:marTop w:val="0"/>
          <w:marBottom w:val="0"/>
          <w:divBdr>
            <w:top w:val="none" w:sz="0" w:space="0" w:color="auto"/>
            <w:left w:val="none" w:sz="0" w:space="0" w:color="auto"/>
            <w:bottom w:val="none" w:sz="0" w:space="0" w:color="auto"/>
            <w:right w:val="none" w:sz="0" w:space="0" w:color="auto"/>
          </w:divBdr>
        </w:div>
        <w:div w:id="1951424721">
          <w:marLeft w:val="0"/>
          <w:marRight w:val="0"/>
          <w:marTop w:val="0"/>
          <w:marBottom w:val="0"/>
          <w:divBdr>
            <w:top w:val="none" w:sz="0" w:space="0" w:color="auto"/>
            <w:left w:val="none" w:sz="0" w:space="0" w:color="auto"/>
            <w:bottom w:val="none" w:sz="0" w:space="0" w:color="auto"/>
            <w:right w:val="none" w:sz="0" w:space="0" w:color="auto"/>
          </w:divBdr>
        </w:div>
        <w:div w:id="2074962124">
          <w:marLeft w:val="0"/>
          <w:marRight w:val="0"/>
          <w:marTop w:val="0"/>
          <w:marBottom w:val="0"/>
          <w:divBdr>
            <w:top w:val="none" w:sz="0" w:space="0" w:color="auto"/>
            <w:left w:val="none" w:sz="0" w:space="0" w:color="auto"/>
            <w:bottom w:val="none" w:sz="0" w:space="0" w:color="auto"/>
            <w:right w:val="none" w:sz="0" w:space="0" w:color="auto"/>
          </w:divBdr>
        </w:div>
      </w:divsChild>
    </w:div>
    <w:div w:id="44181190">
      <w:bodyDiv w:val="1"/>
      <w:marLeft w:val="0"/>
      <w:marRight w:val="0"/>
      <w:marTop w:val="0"/>
      <w:marBottom w:val="0"/>
      <w:divBdr>
        <w:top w:val="none" w:sz="0" w:space="0" w:color="auto"/>
        <w:left w:val="none" w:sz="0" w:space="0" w:color="auto"/>
        <w:bottom w:val="none" w:sz="0" w:space="0" w:color="auto"/>
        <w:right w:val="none" w:sz="0" w:space="0" w:color="auto"/>
      </w:divBdr>
    </w:div>
    <w:div w:id="53354430">
      <w:bodyDiv w:val="1"/>
      <w:marLeft w:val="0"/>
      <w:marRight w:val="0"/>
      <w:marTop w:val="0"/>
      <w:marBottom w:val="0"/>
      <w:divBdr>
        <w:top w:val="none" w:sz="0" w:space="0" w:color="auto"/>
        <w:left w:val="none" w:sz="0" w:space="0" w:color="auto"/>
        <w:bottom w:val="none" w:sz="0" w:space="0" w:color="auto"/>
        <w:right w:val="none" w:sz="0" w:space="0" w:color="auto"/>
      </w:divBdr>
      <w:divsChild>
        <w:div w:id="1842963763">
          <w:marLeft w:val="720"/>
          <w:marRight w:val="0"/>
          <w:marTop w:val="0"/>
          <w:marBottom w:val="0"/>
          <w:divBdr>
            <w:top w:val="none" w:sz="0" w:space="0" w:color="auto"/>
            <w:left w:val="none" w:sz="0" w:space="0" w:color="auto"/>
            <w:bottom w:val="none" w:sz="0" w:space="0" w:color="auto"/>
            <w:right w:val="none" w:sz="0" w:space="0" w:color="auto"/>
          </w:divBdr>
        </w:div>
      </w:divsChild>
    </w:div>
    <w:div w:id="53358337">
      <w:bodyDiv w:val="1"/>
      <w:marLeft w:val="0"/>
      <w:marRight w:val="0"/>
      <w:marTop w:val="0"/>
      <w:marBottom w:val="0"/>
      <w:divBdr>
        <w:top w:val="none" w:sz="0" w:space="0" w:color="auto"/>
        <w:left w:val="none" w:sz="0" w:space="0" w:color="auto"/>
        <w:bottom w:val="none" w:sz="0" w:space="0" w:color="auto"/>
        <w:right w:val="none" w:sz="0" w:space="0" w:color="auto"/>
      </w:divBdr>
    </w:div>
    <w:div w:id="54165272">
      <w:bodyDiv w:val="1"/>
      <w:marLeft w:val="0"/>
      <w:marRight w:val="0"/>
      <w:marTop w:val="0"/>
      <w:marBottom w:val="0"/>
      <w:divBdr>
        <w:top w:val="none" w:sz="0" w:space="0" w:color="auto"/>
        <w:left w:val="none" w:sz="0" w:space="0" w:color="auto"/>
        <w:bottom w:val="none" w:sz="0" w:space="0" w:color="auto"/>
        <w:right w:val="none" w:sz="0" w:space="0" w:color="auto"/>
      </w:divBdr>
    </w:div>
    <w:div w:id="61484933">
      <w:bodyDiv w:val="1"/>
      <w:marLeft w:val="0"/>
      <w:marRight w:val="0"/>
      <w:marTop w:val="0"/>
      <w:marBottom w:val="0"/>
      <w:divBdr>
        <w:top w:val="none" w:sz="0" w:space="0" w:color="auto"/>
        <w:left w:val="none" w:sz="0" w:space="0" w:color="auto"/>
        <w:bottom w:val="none" w:sz="0" w:space="0" w:color="auto"/>
        <w:right w:val="none" w:sz="0" w:space="0" w:color="auto"/>
      </w:divBdr>
    </w:div>
    <w:div w:id="66922453">
      <w:bodyDiv w:val="1"/>
      <w:marLeft w:val="0"/>
      <w:marRight w:val="0"/>
      <w:marTop w:val="0"/>
      <w:marBottom w:val="0"/>
      <w:divBdr>
        <w:top w:val="none" w:sz="0" w:space="0" w:color="auto"/>
        <w:left w:val="none" w:sz="0" w:space="0" w:color="auto"/>
        <w:bottom w:val="none" w:sz="0" w:space="0" w:color="auto"/>
        <w:right w:val="none" w:sz="0" w:space="0" w:color="auto"/>
      </w:divBdr>
    </w:div>
    <w:div w:id="73162393">
      <w:bodyDiv w:val="1"/>
      <w:marLeft w:val="0"/>
      <w:marRight w:val="0"/>
      <w:marTop w:val="0"/>
      <w:marBottom w:val="0"/>
      <w:divBdr>
        <w:top w:val="none" w:sz="0" w:space="0" w:color="auto"/>
        <w:left w:val="none" w:sz="0" w:space="0" w:color="auto"/>
        <w:bottom w:val="none" w:sz="0" w:space="0" w:color="auto"/>
        <w:right w:val="none" w:sz="0" w:space="0" w:color="auto"/>
      </w:divBdr>
    </w:div>
    <w:div w:id="106851213">
      <w:bodyDiv w:val="1"/>
      <w:marLeft w:val="0"/>
      <w:marRight w:val="0"/>
      <w:marTop w:val="0"/>
      <w:marBottom w:val="0"/>
      <w:divBdr>
        <w:top w:val="none" w:sz="0" w:space="0" w:color="auto"/>
        <w:left w:val="none" w:sz="0" w:space="0" w:color="auto"/>
        <w:bottom w:val="none" w:sz="0" w:space="0" w:color="auto"/>
        <w:right w:val="none" w:sz="0" w:space="0" w:color="auto"/>
      </w:divBdr>
    </w:div>
    <w:div w:id="110175183">
      <w:bodyDiv w:val="1"/>
      <w:marLeft w:val="0"/>
      <w:marRight w:val="0"/>
      <w:marTop w:val="0"/>
      <w:marBottom w:val="0"/>
      <w:divBdr>
        <w:top w:val="none" w:sz="0" w:space="0" w:color="auto"/>
        <w:left w:val="none" w:sz="0" w:space="0" w:color="auto"/>
        <w:bottom w:val="none" w:sz="0" w:space="0" w:color="auto"/>
        <w:right w:val="none" w:sz="0" w:space="0" w:color="auto"/>
      </w:divBdr>
    </w:div>
    <w:div w:id="110248397">
      <w:bodyDiv w:val="1"/>
      <w:marLeft w:val="0"/>
      <w:marRight w:val="0"/>
      <w:marTop w:val="0"/>
      <w:marBottom w:val="0"/>
      <w:divBdr>
        <w:top w:val="none" w:sz="0" w:space="0" w:color="auto"/>
        <w:left w:val="none" w:sz="0" w:space="0" w:color="auto"/>
        <w:bottom w:val="none" w:sz="0" w:space="0" w:color="auto"/>
        <w:right w:val="none" w:sz="0" w:space="0" w:color="auto"/>
      </w:divBdr>
    </w:div>
    <w:div w:id="116993826">
      <w:bodyDiv w:val="1"/>
      <w:marLeft w:val="0"/>
      <w:marRight w:val="0"/>
      <w:marTop w:val="0"/>
      <w:marBottom w:val="0"/>
      <w:divBdr>
        <w:top w:val="none" w:sz="0" w:space="0" w:color="auto"/>
        <w:left w:val="none" w:sz="0" w:space="0" w:color="auto"/>
        <w:bottom w:val="none" w:sz="0" w:space="0" w:color="auto"/>
        <w:right w:val="none" w:sz="0" w:space="0" w:color="auto"/>
      </w:divBdr>
    </w:div>
    <w:div w:id="149685670">
      <w:bodyDiv w:val="1"/>
      <w:marLeft w:val="0"/>
      <w:marRight w:val="0"/>
      <w:marTop w:val="0"/>
      <w:marBottom w:val="0"/>
      <w:divBdr>
        <w:top w:val="none" w:sz="0" w:space="0" w:color="auto"/>
        <w:left w:val="none" w:sz="0" w:space="0" w:color="auto"/>
        <w:bottom w:val="none" w:sz="0" w:space="0" w:color="auto"/>
        <w:right w:val="none" w:sz="0" w:space="0" w:color="auto"/>
      </w:divBdr>
    </w:div>
    <w:div w:id="158426253">
      <w:bodyDiv w:val="1"/>
      <w:marLeft w:val="0"/>
      <w:marRight w:val="0"/>
      <w:marTop w:val="0"/>
      <w:marBottom w:val="0"/>
      <w:divBdr>
        <w:top w:val="none" w:sz="0" w:space="0" w:color="auto"/>
        <w:left w:val="none" w:sz="0" w:space="0" w:color="auto"/>
        <w:bottom w:val="none" w:sz="0" w:space="0" w:color="auto"/>
        <w:right w:val="none" w:sz="0" w:space="0" w:color="auto"/>
      </w:divBdr>
    </w:div>
    <w:div w:id="161118408">
      <w:bodyDiv w:val="1"/>
      <w:marLeft w:val="0"/>
      <w:marRight w:val="0"/>
      <w:marTop w:val="0"/>
      <w:marBottom w:val="0"/>
      <w:divBdr>
        <w:top w:val="none" w:sz="0" w:space="0" w:color="auto"/>
        <w:left w:val="none" w:sz="0" w:space="0" w:color="auto"/>
        <w:bottom w:val="none" w:sz="0" w:space="0" w:color="auto"/>
        <w:right w:val="none" w:sz="0" w:space="0" w:color="auto"/>
      </w:divBdr>
    </w:div>
    <w:div w:id="171183843">
      <w:bodyDiv w:val="1"/>
      <w:marLeft w:val="0"/>
      <w:marRight w:val="0"/>
      <w:marTop w:val="0"/>
      <w:marBottom w:val="0"/>
      <w:divBdr>
        <w:top w:val="none" w:sz="0" w:space="0" w:color="auto"/>
        <w:left w:val="none" w:sz="0" w:space="0" w:color="auto"/>
        <w:bottom w:val="none" w:sz="0" w:space="0" w:color="auto"/>
        <w:right w:val="none" w:sz="0" w:space="0" w:color="auto"/>
      </w:divBdr>
    </w:div>
    <w:div w:id="178662970">
      <w:bodyDiv w:val="1"/>
      <w:marLeft w:val="0"/>
      <w:marRight w:val="0"/>
      <w:marTop w:val="0"/>
      <w:marBottom w:val="0"/>
      <w:divBdr>
        <w:top w:val="none" w:sz="0" w:space="0" w:color="auto"/>
        <w:left w:val="none" w:sz="0" w:space="0" w:color="auto"/>
        <w:bottom w:val="none" w:sz="0" w:space="0" w:color="auto"/>
        <w:right w:val="none" w:sz="0" w:space="0" w:color="auto"/>
      </w:divBdr>
      <w:divsChild>
        <w:div w:id="600181834">
          <w:marLeft w:val="0"/>
          <w:marRight w:val="0"/>
          <w:marTop w:val="0"/>
          <w:marBottom w:val="0"/>
          <w:divBdr>
            <w:top w:val="none" w:sz="0" w:space="0" w:color="auto"/>
            <w:left w:val="none" w:sz="0" w:space="0" w:color="auto"/>
            <w:bottom w:val="none" w:sz="0" w:space="0" w:color="auto"/>
            <w:right w:val="none" w:sz="0" w:space="0" w:color="auto"/>
          </w:divBdr>
        </w:div>
      </w:divsChild>
    </w:div>
    <w:div w:id="180316105">
      <w:bodyDiv w:val="1"/>
      <w:marLeft w:val="0"/>
      <w:marRight w:val="0"/>
      <w:marTop w:val="0"/>
      <w:marBottom w:val="0"/>
      <w:divBdr>
        <w:top w:val="none" w:sz="0" w:space="0" w:color="auto"/>
        <w:left w:val="none" w:sz="0" w:space="0" w:color="auto"/>
        <w:bottom w:val="none" w:sz="0" w:space="0" w:color="auto"/>
        <w:right w:val="none" w:sz="0" w:space="0" w:color="auto"/>
      </w:divBdr>
    </w:div>
    <w:div w:id="183597539">
      <w:bodyDiv w:val="1"/>
      <w:marLeft w:val="0"/>
      <w:marRight w:val="0"/>
      <w:marTop w:val="0"/>
      <w:marBottom w:val="0"/>
      <w:divBdr>
        <w:top w:val="none" w:sz="0" w:space="0" w:color="auto"/>
        <w:left w:val="none" w:sz="0" w:space="0" w:color="auto"/>
        <w:bottom w:val="none" w:sz="0" w:space="0" w:color="auto"/>
        <w:right w:val="none" w:sz="0" w:space="0" w:color="auto"/>
      </w:divBdr>
    </w:div>
    <w:div w:id="196285062">
      <w:bodyDiv w:val="1"/>
      <w:marLeft w:val="0"/>
      <w:marRight w:val="0"/>
      <w:marTop w:val="0"/>
      <w:marBottom w:val="0"/>
      <w:divBdr>
        <w:top w:val="none" w:sz="0" w:space="0" w:color="auto"/>
        <w:left w:val="none" w:sz="0" w:space="0" w:color="auto"/>
        <w:bottom w:val="none" w:sz="0" w:space="0" w:color="auto"/>
        <w:right w:val="none" w:sz="0" w:space="0" w:color="auto"/>
      </w:divBdr>
      <w:divsChild>
        <w:div w:id="928730838">
          <w:marLeft w:val="720"/>
          <w:marRight w:val="0"/>
          <w:marTop w:val="0"/>
          <w:marBottom w:val="0"/>
          <w:divBdr>
            <w:top w:val="none" w:sz="0" w:space="0" w:color="auto"/>
            <w:left w:val="none" w:sz="0" w:space="0" w:color="auto"/>
            <w:bottom w:val="none" w:sz="0" w:space="0" w:color="auto"/>
            <w:right w:val="none" w:sz="0" w:space="0" w:color="auto"/>
          </w:divBdr>
        </w:div>
        <w:div w:id="1271275358">
          <w:marLeft w:val="720"/>
          <w:marRight w:val="0"/>
          <w:marTop w:val="0"/>
          <w:marBottom w:val="0"/>
          <w:divBdr>
            <w:top w:val="none" w:sz="0" w:space="0" w:color="auto"/>
            <w:left w:val="none" w:sz="0" w:space="0" w:color="auto"/>
            <w:bottom w:val="none" w:sz="0" w:space="0" w:color="auto"/>
            <w:right w:val="none" w:sz="0" w:space="0" w:color="auto"/>
          </w:divBdr>
        </w:div>
      </w:divsChild>
    </w:div>
    <w:div w:id="198669150">
      <w:bodyDiv w:val="1"/>
      <w:marLeft w:val="0"/>
      <w:marRight w:val="0"/>
      <w:marTop w:val="0"/>
      <w:marBottom w:val="0"/>
      <w:divBdr>
        <w:top w:val="none" w:sz="0" w:space="0" w:color="auto"/>
        <w:left w:val="none" w:sz="0" w:space="0" w:color="auto"/>
        <w:bottom w:val="none" w:sz="0" w:space="0" w:color="auto"/>
        <w:right w:val="none" w:sz="0" w:space="0" w:color="auto"/>
      </w:divBdr>
    </w:div>
    <w:div w:id="199901062">
      <w:bodyDiv w:val="1"/>
      <w:marLeft w:val="0"/>
      <w:marRight w:val="0"/>
      <w:marTop w:val="0"/>
      <w:marBottom w:val="0"/>
      <w:divBdr>
        <w:top w:val="none" w:sz="0" w:space="0" w:color="auto"/>
        <w:left w:val="none" w:sz="0" w:space="0" w:color="auto"/>
        <w:bottom w:val="none" w:sz="0" w:space="0" w:color="auto"/>
        <w:right w:val="none" w:sz="0" w:space="0" w:color="auto"/>
      </w:divBdr>
    </w:div>
    <w:div w:id="211237778">
      <w:bodyDiv w:val="1"/>
      <w:marLeft w:val="0"/>
      <w:marRight w:val="0"/>
      <w:marTop w:val="0"/>
      <w:marBottom w:val="0"/>
      <w:divBdr>
        <w:top w:val="none" w:sz="0" w:space="0" w:color="auto"/>
        <w:left w:val="none" w:sz="0" w:space="0" w:color="auto"/>
        <w:bottom w:val="none" w:sz="0" w:space="0" w:color="auto"/>
        <w:right w:val="none" w:sz="0" w:space="0" w:color="auto"/>
      </w:divBdr>
    </w:div>
    <w:div w:id="224336459">
      <w:bodyDiv w:val="1"/>
      <w:marLeft w:val="0"/>
      <w:marRight w:val="0"/>
      <w:marTop w:val="0"/>
      <w:marBottom w:val="0"/>
      <w:divBdr>
        <w:top w:val="none" w:sz="0" w:space="0" w:color="auto"/>
        <w:left w:val="none" w:sz="0" w:space="0" w:color="auto"/>
        <w:bottom w:val="none" w:sz="0" w:space="0" w:color="auto"/>
        <w:right w:val="none" w:sz="0" w:space="0" w:color="auto"/>
      </w:divBdr>
    </w:div>
    <w:div w:id="230431867">
      <w:bodyDiv w:val="1"/>
      <w:marLeft w:val="0"/>
      <w:marRight w:val="0"/>
      <w:marTop w:val="0"/>
      <w:marBottom w:val="0"/>
      <w:divBdr>
        <w:top w:val="none" w:sz="0" w:space="0" w:color="auto"/>
        <w:left w:val="none" w:sz="0" w:space="0" w:color="auto"/>
        <w:bottom w:val="none" w:sz="0" w:space="0" w:color="auto"/>
        <w:right w:val="none" w:sz="0" w:space="0" w:color="auto"/>
      </w:divBdr>
    </w:div>
    <w:div w:id="238708462">
      <w:bodyDiv w:val="1"/>
      <w:marLeft w:val="0"/>
      <w:marRight w:val="0"/>
      <w:marTop w:val="0"/>
      <w:marBottom w:val="0"/>
      <w:divBdr>
        <w:top w:val="none" w:sz="0" w:space="0" w:color="auto"/>
        <w:left w:val="none" w:sz="0" w:space="0" w:color="auto"/>
        <w:bottom w:val="none" w:sz="0" w:space="0" w:color="auto"/>
        <w:right w:val="none" w:sz="0" w:space="0" w:color="auto"/>
      </w:divBdr>
    </w:div>
    <w:div w:id="240215367">
      <w:bodyDiv w:val="1"/>
      <w:marLeft w:val="0"/>
      <w:marRight w:val="0"/>
      <w:marTop w:val="0"/>
      <w:marBottom w:val="0"/>
      <w:divBdr>
        <w:top w:val="none" w:sz="0" w:space="0" w:color="auto"/>
        <w:left w:val="none" w:sz="0" w:space="0" w:color="auto"/>
        <w:bottom w:val="none" w:sz="0" w:space="0" w:color="auto"/>
        <w:right w:val="none" w:sz="0" w:space="0" w:color="auto"/>
      </w:divBdr>
    </w:div>
    <w:div w:id="258486640">
      <w:bodyDiv w:val="1"/>
      <w:marLeft w:val="0"/>
      <w:marRight w:val="0"/>
      <w:marTop w:val="0"/>
      <w:marBottom w:val="0"/>
      <w:divBdr>
        <w:top w:val="none" w:sz="0" w:space="0" w:color="auto"/>
        <w:left w:val="none" w:sz="0" w:space="0" w:color="auto"/>
        <w:bottom w:val="none" w:sz="0" w:space="0" w:color="auto"/>
        <w:right w:val="none" w:sz="0" w:space="0" w:color="auto"/>
      </w:divBdr>
    </w:div>
    <w:div w:id="264777672">
      <w:bodyDiv w:val="1"/>
      <w:marLeft w:val="0"/>
      <w:marRight w:val="0"/>
      <w:marTop w:val="0"/>
      <w:marBottom w:val="0"/>
      <w:divBdr>
        <w:top w:val="none" w:sz="0" w:space="0" w:color="auto"/>
        <w:left w:val="none" w:sz="0" w:space="0" w:color="auto"/>
        <w:bottom w:val="none" w:sz="0" w:space="0" w:color="auto"/>
        <w:right w:val="none" w:sz="0" w:space="0" w:color="auto"/>
      </w:divBdr>
    </w:div>
    <w:div w:id="265037376">
      <w:bodyDiv w:val="1"/>
      <w:marLeft w:val="0"/>
      <w:marRight w:val="0"/>
      <w:marTop w:val="0"/>
      <w:marBottom w:val="0"/>
      <w:divBdr>
        <w:top w:val="none" w:sz="0" w:space="0" w:color="auto"/>
        <w:left w:val="none" w:sz="0" w:space="0" w:color="auto"/>
        <w:bottom w:val="none" w:sz="0" w:space="0" w:color="auto"/>
        <w:right w:val="none" w:sz="0" w:space="0" w:color="auto"/>
      </w:divBdr>
      <w:divsChild>
        <w:div w:id="1278221638">
          <w:marLeft w:val="0"/>
          <w:marRight w:val="0"/>
          <w:marTop w:val="0"/>
          <w:marBottom w:val="0"/>
          <w:divBdr>
            <w:top w:val="single" w:sz="2" w:space="0" w:color="auto"/>
            <w:left w:val="single" w:sz="2" w:space="0" w:color="auto"/>
            <w:bottom w:val="single" w:sz="6" w:space="0" w:color="auto"/>
            <w:right w:val="single" w:sz="2" w:space="0" w:color="auto"/>
          </w:divBdr>
          <w:divsChild>
            <w:div w:id="20331396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0528028">
                  <w:marLeft w:val="0"/>
                  <w:marRight w:val="0"/>
                  <w:marTop w:val="0"/>
                  <w:marBottom w:val="0"/>
                  <w:divBdr>
                    <w:top w:val="single" w:sz="2" w:space="0" w:color="D9D9E3"/>
                    <w:left w:val="single" w:sz="2" w:space="0" w:color="D9D9E3"/>
                    <w:bottom w:val="single" w:sz="2" w:space="0" w:color="D9D9E3"/>
                    <w:right w:val="single" w:sz="2" w:space="0" w:color="D9D9E3"/>
                  </w:divBdr>
                  <w:divsChild>
                    <w:div w:id="641539860">
                      <w:marLeft w:val="0"/>
                      <w:marRight w:val="0"/>
                      <w:marTop w:val="0"/>
                      <w:marBottom w:val="0"/>
                      <w:divBdr>
                        <w:top w:val="single" w:sz="2" w:space="0" w:color="D9D9E3"/>
                        <w:left w:val="single" w:sz="2" w:space="0" w:color="D9D9E3"/>
                        <w:bottom w:val="single" w:sz="2" w:space="0" w:color="D9D9E3"/>
                        <w:right w:val="single" w:sz="2" w:space="0" w:color="D9D9E3"/>
                      </w:divBdr>
                      <w:divsChild>
                        <w:div w:id="1487092741">
                          <w:marLeft w:val="0"/>
                          <w:marRight w:val="0"/>
                          <w:marTop w:val="0"/>
                          <w:marBottom w:val="0"/>
                          <w:divBdr>
                            <w:top w:val="single" w:sz="2" w:space="0" w:color="D9D9E3"/>
                            <w:left w:val="single" w:sz="2" w:space="0" w:color="D9D9E3"/>
                            <w:bottom w:val="single" w:sz="2" w:space="0" w:color="D9D9E3"/>
                            <w:right w:val="single" w:sz="2" w:space="0" w:color="D9D9E3"/>
                          </w:divBdr>
                          <w:divsChild>
                            <w:div w:id="926811826">
                              <w:marLeft w:val="0"/>
                              <w:marRight w:val="0"/>
                              <w:marTop w:val="0"/>
                              <w:marBottom w:val="0"/>
                              <w:divBdr>
                                <w:top w:val="single" w:sz="2" w:space="0" w:color="D9D9E3"/>
                                <w:left w:val="single" w:sz="2" w:space="0" w:color="D9D9E3"/>
                                <w:bottom w:val="single" w:sz="2" w:space="0" w:color="D9D9E3"/>
                                <w:right w:val="single" w:sz="2" w:space="0" w:color="D9D9E3"/>
                              </w:divBdr>
                              <w:divsChild>
                                <w:div w:id="2004045968">
                                  <w:marLeft w:val="0"/>
                                  <w:marRight w:val="0"/>
                                  <w:marTop w:val="0"/>
                                  <w:marBottom w:val="0"/>
                                  <w:divBdr>
                                    <w:top w:val="single" w:sz="2" w:space="0" w:color="D9D9E3"/>
                                    <w:left w:val="single" w:sz="2" w:space="0" w:color="D9D9E3"/>
                                    <w:bottom w:val="single" w:sz="2" w:space="0" w:color="D9D9E3"/>
                                    <w:right w:val="single" w:sz="2" w:space="0" w:color="D9D9E3"/>
                                  </w:divBdr>
                                  <w:divsChild>
                                    <w:div w:id="589774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70748618">
      <w:bodyDiv w:val="1"/>
      <w:marLeft w:val="0"/>
      <w:marRight w:val="0"/>
      <w:marTop w:val="0"/>
      <w:marBottom w:val="0"/>
      <w:divBdr>
        <w:top w:val="none" w:sz="0" w:space="0" w:color="auto"/>
        <w:left w:val="none" w:sz="0" w:space="0" w:color="auto"/>
        <w:bottom w:val="none" w:sz="0" w:space="0" w:color="auto"/>
        <w:right w:val="none" w:sz="0" w:space="0" w:color="auto"/>
      </w:divBdr>
    </w:div>
    <w:div w:id="276065315">
      <w:bodyDiv w:val="1"/>
      <w:marLeft w:val="0"/>
      <w:marRight w:val="0"/>
      <w:marTop w:val="0"/>
      <w:marBottom w:val="0"/>
      <w:divBdr>
        <w:top w:val="none" w:sz="0" w:space="0" w:color="auto"/>
        <w:left w:val="none" w:sz="0" w:space="0" w:color="auto"/>
        <w:bottom w:val="none" w:sz="0" w:space="0" w:color="auto"/>
        <w:right w:val="none" w:sz="0" w:space="0" w:color="auto"/>
      </w:divBdr>
    </w:div>
    <w:div w:id="283465724">
      <w:bodyDiv w:val="1"/>
      <w:marLeft w:val="0"/>
      <w:marRight w:val="0"/>
      <w:marTop w:val="0"/>
      <w:marBottom w:val="0"/>
      <w:divBdr>
        <w:top w:val="none" w:sz="0" w:space="0" w:color="auto"/>
        <w:left w:val="none" w:sz="0" w:space="0" w:color="auto"/>
        <w:bottom w:val="none" w:sz="0" w:space="0" w:color="auto"/>
        <w:right w:val="none" w:sz="0" w:space="0" w:color="auto"/>
      </w:divBdr>
    </w:div>
    <w:div w:id="284190797">
      <w:bodyDiv w:val="1"/>
      <w:marLeft w:val="0"/>
      <w:marRight w:val="0"/>
      <w:marTop w:val="0"/>
      <w:marBottom w:val="0"/>
      <w:divBdr>
        <w:top w:val="none" w:sz="0" w:space="0" w:color="auto"/>
        <w:left w:val="none" w:sz="0" w:space="0" w:color="auto"/>
        <w:bottom w:val="none" w:sz="0" w:space="0" w:color="auto"/>
        <w:right w:val="none" w:sz="0" w:space="0" w:color="auto"/>
      </w:divBdr>
    </w:div>
    <w:div w:id="284427022">
      <w:bodyDiv w:val="1"/>
      <w:marLeft w:val="0"/>
      <w:marRight w:val="0"/>
      <w:marTop w:val="0"/>
      <w:marBottom w:val="0"/>
      <w:divBdr>
        <w:top w:val="none" w:sz="0" w:space="0" w:color="auto"/>
        <w:left w:val="none" w:sz="0" w:space="0" w:color="auto"/>
        <w:bottom w:val="none" w:sz="0" w:space="0" w:color="auto"/>
        <w:right w:val="none" w:sz="0" w:space="0" w:color="auto"/>
      </w:divBdr>
    </w:div>
    <w:div w:id="293215330">
      <w:bodyDiv w:val="1"/>
      <w:marLeft w:val="0"/>
      <w:marRight w:val="0"/>
      <w:marTop w:val="0"/>
      <w:marBottom w:val="0"/>
      <w:divBdr>
        <w:top w:val="none" w:sz="0" w:space="0" w:color="auto"/>
        <w:left w:val="none" w:sz="0" w:space="0" w:color="auto"/>
        <w:bottom w:val="none" w:sz="0" w:space="0" w:color="auto"/>
        <w:right w:val="none" w:sz="0" w:space="0" w:color="auto"/>
      </w:divBdr>
    </w:div>
    <w:div w:id="304431132">
      <w:bodyDiv w:val="1"/>
      <w:marLeft w:val="0"/>
      <w:marRight w:val="0"/>
      <w:marTop w:val="0"/>
      <w:marBottom w:val="0"/>
      <w:divBdr>
        <w:top w:val="none" w:sz="0" w:space="0" w:color="auto"/>
        <w:left w:val="none" w:sz="0" w:space="0" w:color="auto"/>
        <w:bottom w:val="none" w:sz="0" w:space="0" w:color="auto"/>
        <w:right w:val="none" w:sz="0" w:space="0" w:color="auto"/>
      </w:divBdr>
    </w:div>
    <w:div w:id="311449351">
      <w:bodyDiv w:val="1"/>
      <w:marLeft w:val="0"/>
      <w:marRight w:val="0"/>
      <w:marTop w:val="0"/>
      <w:marBottom w:val="0"/>
      <w:divBdr>
        <w:top w:val="none" w:sz="0" w:space="0" w:color="auto"/>
        <w:left w:val="none" w:sz="0" w:space="0" w:color="auto"/>
        <w:bottom w:val="none" w:sz="0" w:space="0" w:color="auto"/>
        <w:right w:val="none" w:sz="0" w:space="0" w:color="auto"/>
      </w:divBdr>
    </w:div>
    <w:div w:id="312101590">
      <w:bodyDiv w:val="1"/>
      <w:marLeft w:val="0"/>
      <w:marRight w:val="0"/>
      <w:marTop w:val="0"/>
      <w:marBottom w:val="0"/>
      <w:divBdr>
        <w:top w:val="none" w:sz="0" w:space="0" w:color="auto"/>
        <w:left w:val="none" w:sz="0" w:space="0" w:color="auto"/>
        <w:bottom w:val="none" w:sz="0" w:space="0" w:color="auto"/>
        <w:right w:val="none" w:sz="0" w:space="0" w:color="auto"/>
      </w:divBdr>
    </w:div>
    <w:div w:id="327444588">
      <w:bodyDiv w:val="1"/>
      <w:marLeft w:val="0"/>
      <w:marRight w:val="0"/>
      <w:marTop w:val="0"/>
      <w:marBottom w:val="0"/>
      <w:divBdr>
        <w:top w:val="none" w:sz="0" w:space="0" w:color="auto"/>
        <w:left w:val="none" w:sz="0" w:space="0" w:color="auto"/>
        <w:bottom w:val="none" w:sz="0" w:space="0" w:color="auto"/>
        <w:right w:val="none" w:sz="0" w:space="0" w:color="auto"/>
      </w:divBdr>
    </w:div>
    <w:div w:id="333458499">
      <w:bodyDiv w:val="1"/>
      <w:marLeft w:val="0"/>
      <w:marRight w:val="0"/>
      <w:marTop w:val="0"/>
      <w:marBottom w:val="0"/>
      <w:divBdr>
        <w:top w:val="none" w:sz="0" w:space="0" w:color="auto"/>
        <w:left w:val="none" w:sz="0" w:space="0" w:color="auto"/>
        <w:bottom w:val="none" w:sz="0" w:space="0" w:color="auto"/>
        <w:right w:val="none" w:sz="0" w:space="0" w:color="auto"/>
      </w:divBdr>
      <w:divsChild>
        <w:div w:id="479617093">
          <w:marLeft w:val="0"/>
          <w:marRight w:val="0"/>
          <w:marTop w:val="0"/>
          <w:marBottom w:val="0"/>
          <w:divBdr>
            <w:top w:val="none" w:sz="0" w:space="0" w:color="auto"/>
            <w:left w:val="none" w:sz="0" w:space="0" w:color="auto"/>
            <w:bottom w:val="none" w:sz="0" w:space="0" w:color="auto"/>
            <w:right w:val="none" w:sz="0" w:space="0" w:color="auto"/>
          </w:divBdr>
          <w:divsChild>
            <w:div w:id="1447231792">
              <w:marLeft w:val="0"/>
              <w:marRight w:val="0"/>
              <w:marTop w:val="0"/>
              <w:marBottom w:val="0"/>
              <w:divBdr>
                <w:top w:val="none" w:sz="0" w:space="0" w:color="auto"/>
                <w:left w:val="none" w:sz="0" w:space="0" w:color="auto"/>
                <w:bottom w:val="none" w:sz="0" w:space="0" w:color="auto"/>
                <w:right w:val="none" w:sz="0" w:space="0" w:color="auto"/>
              </w:divBdr>
              <w:divsChild>
                <w:div w:id="229930802">
                  <w:marLeft w:val="0"/>
                  <w:marRight w:val="0"/>
                  <w:marTop w:val="0"/>
                  <w:marBottom w:val="0"/>
                  <w:divBdr>
                    <w:top w:val="none" w:sz="0" w:space="0" w:color="auto"/>
                    <w:left w:val="none" w:sz="0" w:space="0" w:color="auto"/>
                    <w:bottom w:val="none" w:sz="0" w:space="0" w:color="auto"/>
                    <w:right w:val="none" w:sz="0" w:space="0" w:color="auto"/>
                  </w:divBdr>
                  <w:divsChild>
                    <w:div w:id="1473446292">
                      <w:marLeft w:val="0"/>
                      <w:marRight w:val="0"/>
                      <w:marTop w:val="0"/>
                      <w:marBottom w:val="0"/>
                      <w:divBdr>
                        <w:top w:val="none" w:sz="0" w:space="0" w:color="auto"/>
                        <w:left w:val="none" w:sz="0" w:space="0" w:color="auto"/>
                        <w:bottom w:val="none" w:sz="0" w:space="0" w:color="auto"/>
                        <w:right w:val="none" w:sz="0" w:space="0" w:color="auto"/>
                      </w:divBdr>
                      <w:divsChild>
                        <w:div w:id="142625085">
                          <w:marLeft w:val="0"/>
                          <w:marRight w:val="0"/>
                          <w:marTop w:val="0"/>
                          <w:marBottom w:val="0"/>
                          <w:divBdr>
                            <w:top w:val="none" w:sz="0" w:space="0" w:color="auto"/>
                            <w:left w:val="none" w:sz="0" w:space="0" w:color="auto"/>
                            <w:bottom w:val="none" w:sz="0" w:space="0" w:color="auto"/>
                            <w:right w:val="none" w:sz="0" w:space="0" w:color="auto"/>
                          </w:divBdr>
                          <w:divsChild>
                            <w:div w:id="984430833">
                              <w:marLeft w:val="0"/>
                              <w:marRight w:val="0"/>
                              <w:marTop w:val="0"/>
                              <w:marBottom w:val="0"/>
                              <w:divBdr>
                                <w:top w:val="none" w:sz="0" w:space="0" w:color="auto"/>
                                <w:left w:val="none" w:sz="0" w:space="0" w:color="auto"/>
                                <w:bottom w:val="none" w:sz="0" w:space="0" w:color="auto"/>
                                <w:right w:val="none" w:sz="0" w:space="0" w:color="auto"/>
                              </w:divBdr>
                              <w:divsChild>
                                <w:div w:id="2039424728">
                                  <w:marLeft w:val="0"/>
                                  <w:marRight w:val="0"/>
                                  <w:marTop w:val="0"/>
                                  <w:marBottom w:val="0"/>
                                  <w:divBdr>
                                    <w:top w:val="none" w:sz="0" w:space="0" w:color="auto"/>
                                    <w:left w:val="none" w:sz="0" w:space="0" w:color="auto"/>
                                    <w:bottom w:val="none" w:sz="0" w:space="0" w:color="auto"/>
                                    <w:right w:val="none" w:sz="0" w:space="0" w:color="auto"/>
                                  </w:divBdr>
                                  <w:divsChild>
                                    <w:div w:id="1038894088">
                                      <w:marLeft w:val="0"/>
                                      <w:marRight w:val="0"/>
                                      <w:marTop w:val="0"/>
                                      <w:marBottom w:val="0"/>
                                      <w:divBdr>
                                        <w:top w:val="none" w:sz="0" w:space="0" w:color="auto"/>
                                        <w:left w:val="none" w:sz="0" w:space="0" w:color="auto"/>
                                        <w:bottom w:val="none" w:sz="0" w:space="0" w:color="auto"/>
                                        <w:right w:val="none" w:sz="0" w:space="0" w:color="auto"/>
                                      </w:divBdr>
                                      <w:divsChild>
                                        <w:div w:id="13057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673398">
      <w:bodyDiv w:val="1"/>
      <w:marLeft w:val="0"/>
      <w:marRight w:val="0"/>
      <w:marTop w:val="0"/>
      <w:marBottom w:val="0"/>
      <w:divBdr>
        <w:top w:val="none" w:sz="0" w:space="0" w:color="auto"/>
        <w:left w:val="none" w:sz="0" w:space="0" w:color="auto"/>
        <w:bottom w:val="none" w:sz="0" w:space="0" w:color="auto"/>
        <w:right w:val="none" w:sz="0" w:space="0" w:color="auto"/>
      </w:divBdr>
    </w:div>
    <w:div w:id="349576520">
      <w:bodyDiv w:val="1"/>
      <w:marLeft w:val="0"/>
      <w:marRight w:val="0"/>
      <w:marTop w:val="0"/>
      <w:marBottom w:val="0"/>
      <w:divBdr>
        <w:top w:val="none" w:sz="0" w:space="0" w:color="auto"/>
        <w:left w:val="none" w:sz="0" w:space="0" w:color="auto"/>
        <w:bottom w:val="none" w:sz="0" w:space="0" w:color="auto"/>
        <w:right w:val="none" w:sz="0" w:space="0" w:color="auto"/>
      </w:divBdr>
    </w:div>
    <w:div w:id="355086169">
      <w:bodyDiv w:val="1"/>
      <w:marLeft w:val="0"/>
      <w:marRight w:val="0"/>
      <w:marTop w:val="0"/>
      <w:marBottom w:val="0"/>
      <w:divBdr>
        <w:top w:val="none" w:sz="0" w:space="0" w:color="auto"/>
        <w:left w:val="none" w:sz="0" w:space="0" w:color="auto"/>
        <w:bottom w:val="none" w:sz="0" w:space="0" w:color="auto"/>
        <w:right w:val="none" w:sz="0" w:space="0" w:color="auto"/>
      </w:divBdr>
    </w:div>
    <w:div w:id="364213842">
      <w:bodyDiv w:val="1"/>
      <w:marLeft w:val="0"/>
      <w:marRight w:val="0"/>
      <w:marTop w:val="0"/>
      <w:marBottom w:val="0"/>
      <w:divBdr>
        <w:top w:val="none" w:sz="0" w:space="0" w:color="auto"/>
        <w:left w:val="none" w:sz="0" w:space="0" w:color="auto"/>
        <w:bottom w:val="none" w:sz="0" w:space="0" w:color="auto"/>
        <w:right w:val="none" w:sz="0" w:space="0" w:color="auto"/>
      </w:divBdr>
      <w:divsChild>
        <w:div w:id="8722564">
          <w:marLeft w:val="720"/>
          <w:marRight w:val="0"/>
          <w:marTop w:val="0"/>
          <w:marBottom w:val="0"/>
          <w:divBdr>
            <w:top w:val="none" w:sz="0" w:space="0" w:color="auto"/>
            <w:left w:val="none" w:sz="0" w:space="0" w:color="auto"/>
            <w:bottom w:val="none" w:sz="0" w:space="0" w:color="auto"/>
            <w:right w:val="none" w:sz="0" w:space="0" w:color="auto"/>
          </w:divBdr>
        </w:div>
        <w:div w:id="1181159337">
          <w:marLeft w:val="720"/>
          <w:marRight w:val="0"/>
          <w:marTop w:val="0"/>
          <w:marBottom w:val="0"/>
          <w:divBdr>
            <w:top w:val="none" w:sz="0" w:space="0" w:color="auto"/>
            <w:left w:val="none" w:sz="0" w:space="0" w:color="auto"/>
            <w:bottom w:val="none" w:sz="0" w:space="0" w:color="auto"/>
            <w:right w:val="none" w:sz="0" w:space="0" w:color="auto"/>
          </w:divBdr>
        </w:div>
      </w:divsChild>
    </w:div>
    <w:div w:id="372312292">
      <w:bodyDiv w:val="1"/>
      <w:marLeft w:val="0"/>
      <w:marRight w:val="0"/>
      <w:marTop w:val="0"/>
      <w:marBottom w:val="0"/>
      <w:divBdr>
        <w:top w:val="none" w:sz="0" w:space="0" w:color="auto"/>
        <w:left w:val="none" w:sz="0" w:space="0" w:color="auto"/>
        <w:bottom w:val="none" w:sz="0" w:space="0" w:color="auto"/>
        <w:right w:val="none" w:sz="0" w:space="0" w:color="auto"/>
      </w:divBdr>
    </w:div>
    <w:div w:id="380442955">
      <w:bodyDiv w:val="1"/>
      <w:marLeft w:val="0"/>
      <w:marRight w:val="0"/>
      <w:marTop w:val="0"/>
      <w:marBottom w:val="0"/>
      <w:divBdr>
        <w:top w:val="none" w:sz="0" w:space="0" w:color="auto"/>
        <w:left w:val="none" w:sz="0" w:space="0" w:color="auto"/>
        <w:bottom w:val="none" w:sz="0" w:space="0" w:color="auto"/>
        <w:right w:val="none" w:sz="0" w:space="0" w:color="auto"/>
      </w:divBdr>
    </w:div>
    <w:div w:id="423651824">
      <w:bodyDiv w:val="1"/>
      <w:marLeft w:val="0"/>
      <w:marRight w:val="0"/>
      <w:marTop w:val="0"/>
      <w:marBottom w:val="0"/>
      <w:divBdr>
        <w:top w:val="none" w:sz="0" w:space="0" w:color="auto"/>
        <w:left w:val="none" w:sz="0" w:space="0" w:color="auto"/>
        <w:bottom w:val="none" w:sz="0" w:space="0" w:color="auto"/>
        <w:right w:val="none" w:sz="0" w:space="0" w:color="auto"/>
      </w:divBdr>
    </w:div>
    <w:div w:id="427654536">
      <w:bodyDiv w:val="1"/>
      <w:marLeft w:val="0"/>
      <w:marRight w:val="0"/>
      <w:marTop w:val="0"/>
      <w:marBottom w:val="0"/>
      <w:divBdr>
        <w:top w:val="none" w:sz="0" w:space="0" w:color="auto"/>
        <w:left w:val="none" w:sz="0" w:space="0" w:color="auto"/>
        <w:bottom w:val="none" w:sz="0" w:space="0" w:color="auto"/>
        <w:right w:val="none" w:sz="0" w:space="0" w:color="auto"/>
      </w:divBdr>
    </w:div>
    <w:div w:id="435104308">
      <w:bodyDiv w:val="1"/>
      <w:marLeft w:val="0"/>
      <w:marRight w:val="0"/>
      <w:marTop w:val="0"/>
      <w:marBottom w:val="0"/>
      <w:divBdr>
        <w:top w:val="none" w:sz="0" w:space="0" w:color="auto"/>
        <w:left w:val="none" w:sz="0" w:space="0" w:color="auto"/>
        <w:bottom w:val="none" w:sz="0" w:space="0" w:color="auto"/>
        <w:right w:val="none" w:sz="0" w:space="0" w:color="auto"/>
      </w:divBdr>
    </w:div>
    <w:div w:id="439685724">
      <w:bodyDiv w:val="1"/>
      <w:marLeft w:val="0"/>
      <w:marRight w:val="0"/>
      <w:marTop w:val="0"/>
      <w:marBottom w:val="0"/>
      <w:divBdr>
        <w:top w:val="none" w:sz="0" w:space="0" w:color="auto"/>
        <w:left w:val="none" w:sz="0" w:space="0" w:color="auto"/>
        <w:bottom w:val="none" w:sz="0" w:space="0" w:color="auto"/>
        <w:right w:val="none" w:sz="0" w:space="0" w:color="auto"/>
      </w:divBdr>
    </w:div>
    <w:div w:id="458694666">
      <w:bodyDiv w:val="1"/>
      <w:marLeft w:val="0"/>
      <w:marRight w:val="0"/>
      <w:marTop w:val="0"/>
      <w:marBottom w:val="0"/>
      <w:divBdr>
        <w:top w:val="none" w:sz="0" w:space="0" w:color="auto"/>
        <w:left w:val="none" w:sz="0" w:space="0" w:color="auto"/>
        <w:bottom w:val="none" w:sz="0" w:space="0" w:color="auto"/>
        <w:right w:val="none" w:sz="0" w:space="0" w:color="auto"/>
      </w:divBdr>
    </w:div>
    <w:div w:id="476607809">
      <w:bodyDiv w:val="1"/>
      <w:marLeft w:val="0"/>
      <w:marRight w:val="0"/>
      <w:marTop w:val="0"/>
      <w:marBottom w:val="0"/>
      <w:divBdr>
        <w:top w:val="none" w:sz="0" w:space="0" w:color="auto"/>
        <w:left w:val="none" w:sz="0" w:space="0" w:color="auto"/>
        <w:bottom w:val="none" w:sz="0" w:space="0" w:color="auto"/>
        <w:right w:val="none" w:sz="0" w:space="0" w:color="auto"/>
      </w:divBdr>
      <w:divsChild>
        <w:div w:id="587815619">
          <w:marLeft w:val="0"/>
          <w:marRight w:val="0"/>
          <w:marTop w:val="0"/>
          <w:marBottom w:val="0"/>
          <w:divBdr>
            <w:top w:val="none" w:sz="0" w:space="0" w:color="auto"/>
            <w:left w:val="none" w:sz="0" w:space="0" w:color="auto"/>
            <w:bottom w:val="none" w:sz="0" w:space="0" w:color="auto"/>
            <w:right w:val="none" w:sz="0" w:space="0" w:color="auto"/>
          </w:divBdr>
          <w:divsChild>
            <w:div w:id="120997720">
              <w:marLeft w:val="0"/>
              <w:marRight w:val="0"/>
              <w:marTop w:val="0"/>
              <w:marBottom w:val="0"/>
              <w:divBdr>
                <w:top w:val="none" w:sz="0" w:space="0" w:color="auto"/>
                <w:left w:val="none" w:sz="0" w:space="0" w:color="auto"/>
                <w:bottom w:val="none" w:sz="0" w:space="0" w:color="auto"/>
                <w:right w:val="none" w:sz="0" w:space="0" w:color="auto"/>
              </w:divBdr>
              <w:divsChild>
                <w:div w:id="1220170421">
                  <w:marLeft w:val="0"/>
                  <w:marRight w:val="0"/>
                  <w:marTop w:val="0"/>
                  <w:marBottom w:val="0"/>
                  <w:divBdr>
                    <w:top w:val="none" w:sz="0" w:space="0" w:color="auto"/>
                    <w:left w:val="none" w:sz="0" w:space="0" w:color="auto"/>
                    <w:bottom w:val="none" w:sz="0" w:space="0" w:color="auto"/>
                    <w:right w:val="none" w:sz="0" w:space="0" w:color="auto"/>
                  </w:divBdr>
                  <w:divsChild>
                    <w:div w:id="1152261157">
                      <w:marLeft w:val="2325"/>
                      <w:marRight w:val="0"/>
                      <w:marTop w:val="0"/>
                      <w:marBottom w:val="0"/>
                      <w:divBdr>
                        <w:top w:val="none" w:sz="0" w:space="0" w:color="auto"/>
                        <w:left w:val="none" w:sz="0" w:space="0" w:color="auto"/>
                        <w:bottom w:val="none" w:sz="0" w:space="0" w:color="auto"/>
                        <w:right w:val="none" w:sz="0" w:space="0" w:color="auto"/>
                      </w:divBdr>
                      <w:divsChild>
                        <w:div w:id="2060741705">
                          <w:marLeft w:val="0"/>
                          <w:marRight w:val="0"/>
                          <w:marTop w:val="0"/>
                          <w:marBottom w:val="0"/>
                          <w:divBdr>
                            <w:top w:val="none" w:sz="0" w:space="0" w:color="auto"/>
                            <w:left w:val="none" w:sz="0" w:space="0" w:color="auto"/>
                            <w:bottom w:val="none" w:sz="0" w:space="0" w:color="auto"/>
                            <w:right w:val="none" w:sz="0" w:space="0" w:color="auto"/>
                          </w:divBdr>
                          <w:divsChild>
                            <w:div w:id="1123840902">
                              <w:marLeft w:val="0"/>
                              <w:marRight w:val="0"/>
                              <w:marTop w:val="0"/>
                              <w:marBottom w:val="0"/>
                              <w:divBdr>
                                <w:top w:val="none" w:sz="0" w:space="0" w:color="auto"/>
                                <w:left w:val="none" w:sz="0" w:space="0" w:color="auto"/>
                                <w:bottom w:val="none" w:sz="0" w:space="0" w:color="auto"/>
                                <w:right w:val="none" w:sz="0" w:space="0" w:color="auto"/>
                              </w:divBdr>
                              <w:divsChild>
                                <w:div w:id="1954285680">
                                  <w:marLeft w:val="0"/>
                                  <w:marRight w:val="0"/>
                                  <w:marTop w:val="0"/>
                                  <w:marBottom w:val="0"/>
                                  <w:divBdr>
                                    <w:top w:val="none" w:sz="0" w:space="0" w:color="auto"/>
                                    <w:left w:val="none" w:sz="0" w:space="0" w:color="auto"/>
                                    <w:bottom w:val="none" w:sz="0" w:space="0" w:color="auto"/>
                                    <w:right w:val="none" w:sz="0" w:space="0" w:color="auto"/>
                                  </w:divBdr>
                                  <w:divsChild>
                                    <w:div w:id="268435539">
                                      <w:marLeft w:val="0"/>
                                      <w:marRight w:val="0"/>
                                      <w:marTop w:val="0"/>
                                      <w:marBottom w:val="0"/>
                                      <w:divBdr>
                                        <w:top w:val="none" w:sz="0" w:space="0" w:color="auto"/>
                                        <w:left w:val="none" w:sz="0" w:space="0" w:color="auto"/>
                                        <w:bottom w:val="none" w:sz="0" w:space="0" w:color="auto"/>
                                        <w:right w:val="none" w:sz="0" w:space="0" w:color="auto"/>
                                      </w:divBdr>
                                      <w:divsChild>
                                        <w:div w:id="954366371">
                                          <w:marLeft w:val="0"/>
                                          <w:marRight w:val="0"/>
                                          <w:marTop w:val="0"/>
                                          <w:marBottom w:val="0"/>
                                          <w:divBdr>
                                            <w:top w:val="none" w:sz="0" w:space="0" w:color="auto"/>
                                            <w:left w:val="none" w:sz="0" w:space="0" w:color="auto"/>
                                            <w:bottom w:val="none" w:sz="0" w:space="0" w:color="auto"/>
                                            <w:right w:val="none" w:sz="0" w:space="0" w:color="auto"/>
                                          </w:divBdr>
                                          <w:divsChild>
                                            <w:div w:id="1111781842">
                                              <w:marLeft w:val="0"/>
                                              <w:marRight w:val="0"/>
                                              <w:marTop w:val="0"/>
                                              <w:marBottom w:val="0"/>
                                              <w:divBdr>
                                                <w:top w:val="none" w:sz="0" w:space="0" w:color="auto"/>
                                                <w:left w:val="none" w:sz="0" w:space="0" w:color="auto"/>
                                                <w:bottom w:val="none" w:sz="0" w:space="0" w:color="auto"/>
                                                <w:right w:val="none" w:sz="0" w:space="0" w:color="auto"/>
                                              </w:divBdr>
                                              <w:divsChild>
                                                <w:div w:id="484858101">
                                                  <w:marLeft w:val="0"/>
                                                  <w:marRight w:val="0"/>
                                                  <w:marTop w:val="0"/>
                                                  <w:marBottom w:val="0"/>
                                                  <w:divBdr>
                                                    <w:top w:val="none" w:sz="0" w:space="0" w:color="auto"/>
                                                    <w:left w:val="none" w:sz="0" w:space="0" w:color="auto"/>
                                                    <w:bottom w:val="none" w:sz="0" w:space="0" w:color="auto"/>
                                                    <w:right w:val="none" w:sz="0" w:space="0" w:color="auto"/>
                                                  </w:divBdr>
                                                  <w:divsChild>
                                                    <w:div w:id="1366056233">
                                                      <w:marLeft w:val="0"/>
                                                      <w:marRight w:val="0"/>
                                                      <w:marTop w:val="0"/>
                                                      <w:marBottom w:val="0"/>
                                                      <w:divBdr>
                                                        <w:top w:val="none" w:sz="0" w:space="0" w:color="auto"/>
                                                        <w:left w:val="none" w:sz="0" w:space="0" w:color="auto"/>
                                                        <w:bottom w:val="none" w:sz="0" w:space="0" w:color="auto"/>
                                                        <w:right w:val="none" w:sz="0" w:space="0" w:color="auto"/>
                                                      </w:divBdr>
                                                      <w:divsChild>
                                                        <w:div w:id="522524435">
                                                          <w:marLeft w:val="15"/>
                                                          <w:marRight w:val="15"/>
                                                          <w:marTop w:val="15"/>
                                                          <w:marBottom w:val="15"/>
                                                          <w:divBdr>
                                                            <w:top w:val="none" w:sz="0" w:space="0" w:color="auto"/>
                                                            <w:left w:val="none" w:sz="0" w:space="0" w:color="auto"/>
                                                            <w:bottom w:val="none" w:sz="0" w:space="0" w:color="auto"/>
                                                            <w:right w:val="none" w:sz="0" w:space="0" w:color="auto"/>
                                                          </w:divBdr>
                                                          <w:divsChild>
                                                            <w:div w:id="1975716431">
                                                              <w:marLeft w:val="0"/>
                                                              <w:marRight w:val="0"/>
                                                              <w:marTop w:val="0"/>
                                                              <w:marBottom w:val="0"/>
                                                              <w:divBdr>
                                                                <w:top w:val="none" w:sz="0" w:space="0" w:color="auto"/>
                                                                <w:left w:val="none" w:sz="0" w:space="0" w:color="auto"/>
                                                                <w:bottom w:val="none" w:sz="0" w:space="0" w:color="auto"/>
                                                                <w:right w:val="none" w:sz="0" w:space="0" w:color="auto"/>
                                                              </w:divBdr>
                                                              <w:divsChild>
                                                                <w:div w:id="1930775267">
                                                                  <w:marLeft w:val="0"/>
                                                                  <w:marRight w:val="0"/>
                                                                  <w:marTop w:val="0"/>
                                                                  <w:marBottom w:val="0"/>
                                                                  <w:divBdr>
                                                                    <w:top w:val="none" w:sz="0" w:space="0" w:color="auto"/>
                                                                    <w:left w:val="none" w:sz="0" w:space="0" w:color="auto"/>
                                                                    <w:bottom w:val="none" w:sz="0" w:space="0" w:color="auto"/>
                                                                    <w:right w:val="none" w:sz="0" w:space="0" w:color="auto"/>
                                                                  </w:divBdr>
                                                                  <w:divsChild>
                                                                    <w:div w:id="1320576440">
                                                                      <w:marLeft w:val="75"/>
                                                                      <w:marRight w:val="75"/>
                                                                      <w:marTop w:val="0"/>
                                                                      <w:marBottom w:val="0"/>
                                                                      <w:divBdr>
                                                                        <w:top w:val="none" w:sz="0" w:space="0" w:color="auto"/>
                                                                        <w:left w:val="none" w:sz="0" w:space="0" w:color="auto"/>
                                                                        <w:bottom w:val="none" w:sz="0" w:space="0" w:color="auto"/>
                                                                        <w:right w:val="none" w:sz="0" w:space="0" w:color="auto"/>
                                                                      </w:divBdr>
                                                                      <w:divsChild>
                                                                        <w:div w:id="11077978">
                                                                          <w:marLeft w:val="0"/>
                                                                          <w:marRight w:val="0"/>
                                                                          <w:marTop w:val="0"/>
                                                                          <w:marBottom w:val="0"/>
                                                                          <w:divBdr>
                                                                            <w:top w:val="none" w:sz="0" w:space="0" w:color="auto"/>
                                                                            <w:left w:val="none" w:sz="0" w:space="0" w:color="auto"/>
                                                                            <w:bottom w:val="none" w:sz="0" w:space="0" w:color="auto"/>
                                                                            <w:right w:val="none" w:sz="0" w:space="0" w:color="auto"/>
                                                                          </w:divBdr>
                                                                          <w:divsChild>
                                                                            <w:div w:id="1118180010">
                                                                              <w:marLeft w:val="0"/>
                                                                              <w:marRight w:val="0"/>
                                                                              <w:marTop w:val="0"/>
                                                                              <w:marBottom w:val="0"/>
                                                                              <w:divBdr>
                                                                                <w:top w:val="none" w:sz="0" w:space="0" w:color="auto"/>
                                                                                <w:left w:val="none" w:sz="0" w:space="0" w:color="auto"/>
                                                                                <w:bottom w:val="none" w:sz="0" w:space="0" w:color="auto"/>
                                                                                <w:right w:val="none" w:sz="0" w:space="0" w:color="auto"/>
                                                                              </w:divBdr>
                                                                              <w:divsChild>
                                                                                <w:div w:id="548152067">
                                                                                  <w:marLeft w:val="0"/>
                                                                                  <w:marRight w:val="0"/>
                                                                                  <w:marTop w:val="0"/>
                                                                                  <w:marBottom w:val="0"/>
                                                                                  <w:divBdr>
                                                                                    <w:top w:val="none" w:sz="0" w:space="0" w:color="auto"/>
                                                                                    <w:left w:val="none" w:sz="0" w:space="0" w:color="auto"/>
                                                                                    <w:bottom w:val="none" w:sz="0" w:space="0" w:color="auto"/>
                                                                                    <w:right w:val="none" w:sz="0" w:space="0" w:color="auto"/>
                                                                                  </w:divBdr>
                                                                                </w:div>
                                                                                <w:div w:id="698705979">
                                                                                  <w:marLeft w:val="0"/>
                                                                                  <w:marRight w:val="0"/>
                                                                                  <w:marTop w:val="0"/>
                                                                                  <w:marBottom w:val="0"/>
                                                                                  <w:divBdr>
                                                                                    <w:top w:val="none" w:sz="0" w:space="0" w:color="auto"/>
                                                                                    <w:left w:val="none" w:sz="0" w:space="0" w:color="auto"/>
                                                                                    <w:bottom w:val="none" w:sz="0" w:space="0" w:color="auto"/>
                                                                                    <w:right w:val="none" w:sz="0" w:space="0" w:color="auto"/>
                                                                                  </w:divBdr>
                                                                                </w:div>
                                                                                <w:div w:id="1151404949">
                                                                                  <w:marLeft w:val="0"/>
                                                                                  <w:marRight w:val="0"/>
                                                                                  <w:marTop w:val="0"/>
                                                                                  <w:marBottom w:val="0"/>
                                                                                  <w:divBdr>
                                                                                    <w:top w:val="none" w:sz="0" w:space="0" w:color="auto"/>
                                                                                    <w:left w:val="none" w:sz="0" w:space="0" w:color="auto"/>
                                                                                    <w:bottom w:val="none" w:sz="0" w:space="0" w:color="auto"/>
                                                                                    <w:right w:val="none" w:sz="0" w:space="0" w:color="auto"/>
                                                                                  </w:divBdr>
                                                                                </w:div>
                                                                                <w:div w:id="1170832436">
                                                                                  <w:marLeft w:val="0"/>
                                                                                  <w:marRight w:val="0"/>
                                                                                  <w:marTop w:val="0"/>
                                                                                  <w:marBottom w:val="0"/>
                                                                                  <w:divBdr>
                                                                                    <w:top w:val="none" w:sz="0" w:space="0" w:color="auto"/>
                                                                                    <w:left w:val="none" w:sz="0" w:space="0" w:color="auto"/>
                                                                                    <w:bottom w:val="none" w:sz="0" w:space="0" w:color="auto"/>
                                                                                    <w:right w:val="none" w:sz="0" w:space="0" w:color="auto"/>
                                                                                  </w:divBdr>
                                                                                </w:div>
                                                                                <w:div w:id="1498766614">
                                                                                  <w:marLeft w:val="0"/>
                                                                                  <w:marRight w:val="0"/>
                                                                                  <w:marTop w:val="0"/>
                                                                                  <w:marBottom w:val="0"/>
                                                                                  <w:divBdr>
                                                                                    <w:top w:val="none" w:sz="0" w:space="0" w:color="auto"/>
                                                                                    <w:left w:val="none" w:sz="0" w:space="0" w:color="auto"/>
                                                                                    <w:bottom w:val="none" w:sz="0" w:space="0" w:color="auto"/>
                                                                                    <w:right w:val="none" w:sz="0" w:space="0" w:color="auto"/>
                                                                                  </w:divBdr>
                                                                                </w:div>
                                                                                <w:div w:id="1878732895">
                                                                                  <w:marLeft w:val="0"/>
                                                                                  <w:marRight w:val="0"/>
                                                                                  <w:marTop w:val="0"/>
                                                                                  <w:marBottom w:val="0"/>
                                                                                  <w:divBdr>
                                                                                    <w:top w:val="none" w:sz="0" w:space="0" w:color="auto"/>
                                                                                    <w:left w:val="none" w:sz="0" w:space="0" w:color="auto"/>
                                                                                    <w:bottom w:val="none" w:sz="0" w:space="0" w:color="auto"/>
                                                                                    <w:right w:val="none" w:sz="0" w:space="0" w:color="auto"/>
                                                                                  </w:divBdr>
                                                                                </w:div>
                                                                                <w:div w:id="20596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688">
                                                                          <w:marLeft w:val="0"/>
                                                                          <w:marRight w:val="0"/>
                                                                          <w:marTop w:val="0"/>
                                                                          <w:marBottom w:val="0"/>
                                                                          <w:divBdr>
                                                                            <w:top w:val="none" w:sz="0" w:space="0" w:color="auto"/>
                                                                            <w:left w:val="none" w:sz="0" w:space="0" w:color="auto"/>
                                                                            <w:bottom w:val="none" w:sz="0" w:space="0" w:color="auto"/>
                                                                            <w:right w:val="none" w:sz="0" w:space="0" w:color="auto"/>
                                                                          </w:divBdr>
                                                                        </w:div>
                                                                        <w:div w:id="1670980882">
                                                                          <w:marLeft w:val="0"/>
                                                                          <w:marRight w:val="0"/>
                                                                          <w:marTop w:val="0"/>
                                                                          <w:marBottom w:val="0"/>
                                                                          <w:divBdr>
                                                                            <w:top w:val="none" w:sz="0" w:space="0" w:color="auto"/>
                                                                            <w:left w:val="none" w:sz="0" w:space="0" w:color="auto"/>
                                                                            <w:bottom w:val="none" w:sz="0" w:space="0" w:color="auto"/>
                                                                            <w:right w:val="none" w:sz="0" w:space="0" w:color="auto"/>
                                                                          </w:divBdr>
                                                                          <w:divsChild>
                                                                            <w:div w:id="1694381793">
                                                                              <w:marLeft w:val="0"/>
                                                                              <w:marRight w:val="0"/>
                                                                              <w:marTop w:val="0"/>
                                                                              <w:marBottom w:val="0"/>
                                                                              <w:divBdr>
                                                                                <w:top w:val="none" w:sz="0" w:space="0" w:color="auto"/>
                                                                                <w:left w:val="none" w:sz="0" w:space="0" w:color="auto"/>
                                                                                <w:bottom w:val="none" w:sz="0" w:space="0" w:color="auto"/>
                                                                                <w:right w:val="none" w:sz="0" w:space="0" w:color="auto"/>
                                                                              </w:divBdr>
                                                                              <w:divsChild>
                                                                                <w:div w:id="1629120945">
                                                                                  <w:marLeft w:val="0"/>
                                                                                  <w:marRight w:val="0"/>
                                                                                  <w:marTop w:val="0"/>
                                                                                  <w:marBottom w:val="0"/>
                                                                                  <w:divBdr>
                                                                                    <w:top w:val="none" w:sz="0" w:space="0" w:color="auto"/>
                                                                                    <w:left w:val="none" w:sz="0" w:space="0" w:color="auto"/>
                                                                                    <w:bottom w:val="none" w:sz="0" w:space="0" w:color="auto"/>
                                                                                    <w:right w:val="none" w:sz="0" w:space="0" w:color="auto"/>
                                                                                  </w:divBdr>
                                                                                  <w:divsChild>
                                                                                    <w:div w:id="1965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695310">
      <w:bodyDiv w:val="1"/>
      <w:marLeft w:val="0"/>
      <w:marRight w:val="0"/>
      <w:marTop w:val="0"/>
      <w:marBottom w:val="0"/>
      <w:divBdr>
        <w:top w:val="none" w:sz="0" w:space="0" w:color="auto"/>
        <w:left w:val="none" w:sz="0" w:space="0" w:color="auto"/>
        <w:bottom w:val="none" w:sz="0" w:space="0" w:color="auto"/>
        <w:right w:val="none" w:sz="0" w:space="0" w:color="auto"/>
      </w:divBdr>
    </w:div>
    <w:div w:id="481696499">
      <w:bodyDiv w:val="1"/>
      <w:marLeft w:val="0"/>
      <w:marRight w:val="0"/>
      <w:marTop w:val="0"/>
      <w:marBottom w:val="0"/>
      <w:divBdr>
        <w:top w:val="none" w:sz="0" w:space="0" w:color="auto"/>
        <w:left w:val="none" w:sz="0" w:space="0" w:color="auto"/>
        <w:bottom w:val="none" w:sz="0" w:space="0" w:color="auto"/>
        <w:right w:val="none" w:sz="0" w:space="0" w:color="auto"/>
      </w:divBdr>
    </w:div>
    <w:div w:id="494951614">
      <w:bodyDiv w:val="1"/>
      <w:marLeft w:val="0"/>
      <w:marRight w:val="0"/>
      <w:marTop w:val="0"/>
      <w:marBottom w:val="0"/>
      <w:divBdr>
        <w:top w:val="none" w:sz="0" w:space="0" w:color="auto"/>
        <w:left w:val="none" w:sz="0" w:space="0" w:color="auto"/>
        <w:bottom w:val="none" w:sz="0" w:space="0" w:color="auto"/>
        <w:right w:val="none" w:sz="0" w:space="0" w:color="auto"/>
      </w:divBdr>
    </w:div>
    <w:div w:id="495926113">
      <w:bodyDiv w:val="1"/>
      <w:marLeft w:val="0"/>
      <w:marRight w:val="0"/>
      <w:marTop w:val="0"/>
      <w:marBottom w:val="0"/>
      <w:divBdr>
        <w:top w:val="none" w:sz="0" w:space="0" w:color="auto"/>
        <w:left w:val="none" w:sz="0" w:space="0" w:color="auto"/>
        <w:bottom w:val="none" w:sz="0" w:space="0" w:color="auto"/>
        <w:right w:val="none" w:sz="0" w:space="0" w:color="auto"/>
      </w:divBdr>
    </w:div>
    <w:div w:id="496194033">
      <w:bodyDiv w:val="1"/>
      <w:marLeft w:val="0"/>
      <w:marRight w:val="0"/>
      <w:marTop w:val="0"/>
      <w:marBottom w:val="0"/>
      <w:divBdr>
        <w:top w:val="none" w:sz="0" w:space="0" w:color="auto"/>
        <w:left w:val="none" w:sz="0" w:space="0" w:color="auto"/>
        <w:bottom w:val="none" w:sz="0" w:space="0" w:color="auto"/>
        <w:right w:val="none" w:sz="0" w:space="0" w:color="auto"/>
      </w:divBdr>
      <w:divsChild>
        <w:div w:id="49774498">
          <w:marLeft w:val="0"/>
          <w:marRight w:val="0"/>
          <w:marTop w:val="0"/>
          <w:marBottom w:val="0"/>
          <w:divBdr>
            <w:top w:val="single" w:sz="2" w:space="0" w:color="auto"/>
            <w:left w:val="single" w:sz="2" w:space="0" w:color="auto"/>
            <w:bottom w:val="single" w:sz="6" w:space="0" w:color="auto"/>
            <w:right w:val="single" w:sz="2" w:space="0" w:color="auto"/>
          </w:divBdr>
          <w:divsChild>
            <w:div w:id="7629980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006641">
                  <w:marLeft w:val="0"/>
                  <w:marRight w:val="0"/>
                  <w:marTop w:val="0"/>
                  <w:marBottom w:val="0"/>
                  <w:divBdr>
                    <w:top w:val="single" w:sz="2" w:space="0" w:color="D9D9E3"/>
                    <w:left w:val="single" w:sz="2" w:space="0" w:color="D9D9E3"/>
                    <w:bottom w:val="single" w:sz="2" w:space="0" w:color="D9D9E3"/>
                    <w:right w:val="single" w:sz="2" w:space="0" w:color="D9D9E3"/>
                  </w:divBdr>
                  <w:divsChild>
                    <w:div w:id="491727277">
                      <w:marLeft w:val="0"/>
                      <w:marRight w:val="0"/>
                      <w:marTop w:val="0"/>
                      <w:marBottom w:val="0"/>
                      <w:divBdr>
                        <w:top w:val="single" w:sz="2" w:space="0" w:color="D9D9E3"/>
                        <w:left w:val="single" w:sz="2" w:space="0" w:color="D9D9E3"/>
                        <w:bottom w:val="single" w:sz="2" w:space="0" w:color="D9D9E3"/>
                        <w:right w:val="single" w:sz="2" w:space="0" w:color="D9D9E3"/>
                      </w:divBdr>
                      <w:divsChild>
                        <w:div w:id="1971090414">
                          <w:marLeft w:val="0"/>
                          <w:marRight w:val="0"/>
                          <w:marTop w:val="0"/>
                          <w:marBottom w:val="0"/>
                          <w:divBdr>
                            <w:top w:val="single" w:sz="2" w:space="0" w:color="D9D9E3"/>
                            <w:left w:val="single" w:sz="2" w:space="0" w:color="D9D9E3"/>
                            <w:bottom w:val="single" w:sz="2" w:space="0" w:color="D9D9E3"/>
                            <w:right w:val="single" w:sz="2" w:space="0" w:color="D9D9E3"/>
                          </w:divBdr>
                          <w:divsChild>
                            <w:div w:id="100073889">
                              <w:marLeft w:val="0"/>
                              <w:marRight w:val="0"/>
                              <w:marTop w:val="0"/>
                              <w:marBottom w:val="0"/>
                              <w:divBdr>
                                <w:top w:val="single" w:sz="2" w:space="0" w:color="D9D9E3"/>
                                <w:left w:val="single" w:sz="2" w:space="0" w:color="D9D9E3"/>
                                <w:bottom w:val="single" w:sz="2" w:space="0" w:color="D9D9E3"/>
                                <w:right w:val="single" w:sz="2" w:space="0" w:color="D9D9E3"/>
                              </w:divBdr>
                              <w:divsChild>
                                <w:div w:id="2088109100">
                                  <w:marLeft w:val="0"/>
                                  <w:marRight w:val="0"/>
                                  <w:marTop w:val="0"/>
                                  <w:marBottom w:val="0"/>
                                  <w:divBdr>
                                    <w:top w:val="single" w:sz="2" w:space="0" w:color="D9D9E3"/>
                                    <w:left w:val="single" w:sz="2" w:space="0" w:color="D9D9E3"/>
                                    <w:bottom w:val="single" w:sz="2" w:space="0" w:color="D9D9E3"/>
                                    <w:right w:val="single" w:sz="2" w:space="0" w:color="D9D9E3"/>
                                  </w:divBdr>
                                  <w:divsChild>
                                    <w:div w:id="1217351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04633845">
      <w:bodyDiv w:val="1"/>
      <w:marLeft w:val="0"/>
      <w:marRight w:val="0"/>
      <w:marTop w:val="0"/>
      <w:marBottom w:val="0"/>
      <w:divBdr>
        <w:top w:val="none" w:sz="0" w:space="0" w:color="auto"/>
        <w:left w:val="none" w:sz="0" w:space="0" w:color="auto"/>
        <w:bottom w:val="none" w:sz="0" w:space="0" w:color="auto"/>
        <w:right w:val="none" w:sz="0" w:space="0" w:color="auto"/>
      </w:divBdr>
    </w:div>
    <w:div w:id="516699119">
      <w:bodyDiv w:val="1"/>
      <w:marLeft w:val="0"/>
      <w:marRight w:val="0"/>
      <w:marTop w:val="0"/>
      <w:marBottom w:val="0"/>
      <w:divBdr>
        <w:top w:val="none" w:sz="0" w:space="0" w:color="auto"/>
        <w:left w:val="none" w:sz="0" w:space="0" w:color="auto"/>
        <w:bottom w:val="none" w:sz="0" w:space="0" w:color="auto"/>
        <w:right w:val="none" w:sz="0" w:space="0" w:color="auto"/>
      </w:divBdr>
    </w:div>
    <w:div w:id="520514951">
      <w:bodyDiv w:val="1"/>
      <w:marLeft w:val="0"/>
      <w:marRight w:val="0"/>
      <w:marTop w:val="0"/>
      <w:marBottom w:val="0"/>
      <w:divBdr>
        <w:top w:val="none" w:sz="0" w:space="0" w:color="auto"/>
        <w:left w:val="none" w:sz="0" w:space="0" w:color="auto"/>
        <w:bottom w:val="none" w:sz="0" w:space="0" w:color="auto"/>
        <w:right w:val="none" w:sz="0" w:space="0" w:color="auto"/>
      </w:divBdr>
      <w:divsChild>
        <w:div w:id="1467048404">
          <w:marLeft w:val="0"/>
          <w:marRight w:val="0"/>
          <w:marTop w:val="0"/>
          <w:marBottom w:val="0"/>
          <w:divBdr>
            <w:top w:val="none" w:sz="0" w:space="0" w:color="auto"/>
            <w:left w:val="none" w:sz="0" w:space="0" w:color="auto"/>
            <w:bottom w:val="none" w:sz="0" w:space="0" w:color="auto"/>
            <w:right w:val="none" w:sz="0" w:space="0" w:color="auto"/>
          </w:divBdr>
          <w:divsChild>
            <w:div w:id="1946422141">
              <w:marLeft w:val="0"/>
              <w:marRight w:val="0"/>
              <w:marTop w:val="0"/>
              <w:marBottom w:val="0"/>
              <w:divBdr>
                <w:top w:val="none" w:sz="0" w:space="0" w:color="auto"/>
                <w:left w:val="none" w:sz="0" w:space="0" w:color="auto"/>
                <w:bottom w:val="none" w:sz="0" w:space="0" w:color="auto"/>
                <w:right w:val="none" w:sz="0" w:space="0" w:color="auto"/>
              </w:divBdr>
              <w:divsChild>
                <w:div w:id="498156728">
                  <w:marLeft w:val="0"/>
                  <w:marRight w:val="0"/>
                  <w:marTop w:val="0"/>
                  <w:marBottom w:val="0"/>
                  <w:divBdr>
                    <w:top w:val="none" w:sz="0" w:space="0" w:color="auto"/>
                    <w:left w:val="none" w:sz="0" w:space="0" w:color="auto"/>
                    <w:bottom w:val="none" w:sz="0" w:space="0" w:color="auto"/>
                    <w:right w:val="none" w:sz="0" w:space="0" w:color="auto"/>
                  </w:divBdr>
                  <w:divsChild>
                    <w:div w:id="889733616">
                      <w:marLeft w:val="0"/>
                      <w:marRight w:val="0"/>
                      <w:marTop w:val="0"/>
                      <w:marBottom w:val="0"/>
                      <w:divBdr>
                        <w:top w:val="none" w:sz="0" w:space="0" w:color="auto"/>
                        <w:left w:val="none" w:sz="0" w:space="0" w:color="auto"/>
                        <w:bottom w:val="none" w:sz="0" w:space="0" w:color="auto"/>
                        <w:right w:val="none" w:sz="0" w:space="0" w:color="auto"/>
                      </w:divBdr>
                      <w:divsChild>
                        <w:div w:id="1401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252408">
      <w:bodyDiv w:val="1"/>
      <w:marLeft w:val="0"/>
      <w:marRight w:val="0"/>
      <w:marTop w:val="0"/>
      <w:marBottom w:val="0"/>
      <w:divBdr>
        <w:top w:val="none" w:sz="0" w:space="0" w:color="auto"/>
        <w:left w:val="none" w:sz="0" w:space="0" w:color="auto"/>
        <w:bottom w:val="none" w:sz="0" w:space="0" w:color="auto"/>
        <w:right w:val="none" w:sz="0" w:space="0" w:color="auto"/>
      </w:divBdr>
    </w:div>
    <w:div w:id="540870942">
      <w:bodyDiv w:val="1"/>
      <w:marLeft w:val="0"/>
      <w:marRight w:val="0"/>
      <w:marTop w:val="0"/>
      <w:marBottom w:val="0"/>
      <w:divBdr>
        <w:top w:val="none" w:sz="0" w:space="0" w:color="auto"/>
        <w:left w:val="none" w:sz="0" w:space="0" w:color="auto"/>
        <w:bottom w:val="none" w:sz="0" w:space="0" w:color="auto"/>
        <w:right w:val="none" w:sz="0" w:space="0" w:color="auto"/>
      </w:divBdr>
    </w:div>
    <w:div w:id="552353355">
      <w:bodyDiv w:val="1"/>
      <w:marLeft w:val="0"/>
      <w:marRight w:val="0"/>
      <w:marTop w:val="0"/>
      <w:marBottom w:val="0"/>
      <w:divBdr>
        <w:top w:val="none" w:sz="0" w:space="0" w:color="auto"/>
        <w:left w:val="none" w:sz="0" w:space="0" w:color="auto"/>
        <w:bottom w:val="none" w:sz="0" w:space="0" w:color="auto"/>
        <w:right w:val="none" w:sz="0" w:space="0" w:color="auto"/>
      </w:divBdr>
    </w:div>
    <w:div w:id="561251882">
      <w:bodyDiv w:val="1"/>
      <w:marLeft w:val="0"/>
      <w:marRight w:val="0"/>
      <w:marTop w:val="0"/>
      <w:marBottom w:val="0"/>
      <w:divBdr>
        <w:top w:val="none" w:sz="0" w:space="0" w:color="auto"/>
        <w:left w:val="none" w:sz="0" w:space="0" w:color="auto"/>
        <w:bottom w:val="none" w:sz="0" w:space="0" w:color="auto"/>
        <w:right w:val="none" w:sz="0" w:space="0" w:color="auto"/>
      </w:divBdr>
    </w:div>
    <w:div w:id="564069228">
      <w:bodyDiv w:val="1"/>
      <w:marLeft w:val="0"/>
      <w:marRight w:val="0"/>
      <w:marTop w:val="0"/>
      <w:marBottom w:val="0"/>
      <w:divBdr>
        <w:top w:val="none" w:sz="0" w:space="0" w:color="auto"/>
        <w:left w:val="none" w:sz="0" w:space="0" w:color="auto"/>
        <w:bottom w:val="none" w:sz="0" w:space="0" w:color="auto"/>
        <w:right w:val="none" w:sz="0" w:space="0" w:color="auto"/>
      </w:divBdr>
    </w:div>
    <w:div w:id="577254012">
      <w:bodyDiv w:val="1"/>
      <w:marLeft w:val="0"/>
      <w:marRight w:val="0"/>
      <w:marTop w:val="0"/>
      <w:marBottom w:val="0"/>
      <w:divBdr>
        <w:top w:val="none" w:sz="0" w:space="0" w:color="auto"/>
        <w:left w:val="none" w:sz="0" w:space="0" w:color="auto"/>
        <w:bottom w:val="none" w:sz="0" w:space="0" w:color="auto"/>
        <w:right w:val="none" w:sz="0" w:space="0" w:color="auto"/>
      </w:divBdr>
    </w:div>
    <w:div w:id="578713642">
      <w:bodyDiv w:val="1"/>
      <w:marLeft w:val="0"/>
      <w:marRight w:val="0"/>
      <w:marTop w:val="0"/>
      <w:marBottom w:val="0"/>
      <w:divBdr>
        <w:top w:val="none" w:sz="0" w:space="0" w:color="auto"/>
        <w:left w:val="none" w:sz="0" w:space="0" w:color="auto"/>
        <w:bottom w:val="none" w:sz="0" w:space="0" w:color="auto"/>
        <w:right w:val="none" w:sz="0" w:space="0" w:color="auto"/>
      </w:divBdr>
    </w:div>
    <w:div w:id="590092559">
      <w:bodyDiv w:val="1"/>
      <w:marLeft w:val="0"/>
      <w:marRight w:val="0"/>
      <w:marTop w:val="0"/>
      <w:marBottom w:val="0"/>
      <w:divBdr>
        <w:top w:val="none" w:sz="0" w:space="0" w:color="auto"/>
        <w:left w:val="none" w:sz="0" w:space="0" w:color="auto"/>
        <w:bottom w:val="none" w:sz="0" w:space="0" w:color="auto"/>
        <w:right w:val="none" w:sz="0" w:space="0" w:color="auto"/>
      </w:divBdr>
    </w:div>
    <w:div w:id="594947039">
      <w:bodyDiv w:val="1"/>
      <w:marLeft w:val="0"/>
      <w:marRight w:val="0"/>
      <w:marTop w:val="0"/>
      <w:marBottom w:val="0"/>
      <w:divBdr>
        <w:top w:val="none" w:sz="0" w:space="0" w:color="auto"/>
        <w:left w:val="none" w:sz="0" w:space="0" w:color="auto"/>
        <w:bottom w:val="none" w:sz="0" w:space="0" w:color="auto"/>
        <w:right w:val="none" w:sz="0" w:space="0" w:color="auto"/>
      </w:divBdr>
    </w:div>
    <w:div w:id="602686696">
      <w:bodyDiv w:val="1"/>
      <w:marLeft w:val="0"/>
      <w:marRight w:val="0"/>
      <w:marTop w:val="0"/>
      <w:marBottom w:val="0"/>
      <w:divBdr>
        <w:top w:val="none" w:sz="0" w:space="0" w:color="auto"/>
        <w:left w:val="none" w:sz="0" w:space="0" w:color="auto"/>
        <w:bottom w:val="none" w:sz="0" w:space="0" w:color="auto"/>
        <w:right w:val="none" w:sz="0" w:space="0" w:color="auto"/>
      </w:divBdr>
    </w:div>
    <w:div w:id="607083397">
      <w:bodyDiv w:val="1"/>
      <w:marLeft w:val="0"/>
      <w:marRight w:val="0"/>
      <w:marTop w:val="0"/>
      <w:marBottom w:val="0"/>
      <w:divBdr>
        <w:top w:val="none" w:sz="0" w:space="0" w:color="auto"/>
        <w:left w:val="none" w:sz="0" w:space="0" w:color="auto"/>
        <w:bottom w:val="none" w:sz="0" w:space="0" w:color="auto"/>
        <w:right w:val="none" w:sz="0" w:space="0" w:color="auto"/>
      </w:divBdr>
    </w:div>
    <w:div w:id="618537261">
      <w:bodyDiv w:val="1"/>
      <w:marLeft w:val="0"/>
      <w:marRight w:val="0"/>
      <w:marTop w:val="0"/>
      <w:marBottom w:val="0"/>
      <w:divBdr>
        <w:top w:val="none" w:sz="0" w:space="0" w:color="auto"/>
        <w:left w:val="none" w:sz="0" w:space="0" w:color="auto"/>
        <w:bottom w:val="none" w:sz="0" w:space="0" w:color="auto"/>
        <w:right w:val="none" w:sz="0" w:space="0" w:color="auto"/>
      </w:divBdr>
    </w:div>
    <w:div w:id="625162868">
      <w:bodyDiv w:val="1"/>
      <w:marLeft w:val="0"/>
      <w:marRight w:val="0"/>
      <w:marTop w:val="0"/>
      <w:marBottom w:val="0"/>
      <w:divBdr>
        <w:top w:val="none" w:sz="0" w:space="0" w:color="auto"/>
        <w:left w:val="none" w:sz="0" w:space="0" w:color="auto"/>
        <w:bottom w:val="none" w:sz="0" w:space="0" w:color="auto"/>
        <w:right w:val="none" w:sz="0" w:space="0" w:color="auto"/>
      </w:divBdr>
    </w:div>
    <w:div w:id="628124057">
      <w:bodyDiv w:val="1"/>
      <w:marLeft w:val="0"/>
      <w:marRight w:val="0"/>
      <w:marTop w:val="0"/>
      <w:marBottom w:val="0"/>
      <w:divBdr>
        <w:top w:val="none" w:sz="0" w:space="0" w:color="auto"/>
        <w:left w:val="none" w:sz="0" w:space="0" w:color="auto"/>
        <w:bottom w:val="none" w:sz="0" w:space="0" w:color="auto"/>
        <w:right w:val="none" w:sz="0" w:space="0" w:color="auto"/>
      </w:divBdr>
    </w:div>
    <w:div w:id="631449002">
      <w:bodyDiv w:val="1"/>
      <w:marLeft w:val="0"/>
      <w:marRight w:val="0"/>
      <w:marTop w:val="0"/>
      <w:marBottom w:val="0"/>
      <w:divBdr>
        <w:top w:val="none" w:sz="0" w:space="0" w:color="auto"/>
        <w:left w:val="none" w:sz="0" w:space="0" w:color="auto"/>
        <w:bottom w:val="none" w:sz="0" w:space="0" w:color="auto"/>
        <w:right w:val="none" w:sz="0" w:space="0" w:color="auto"/>
      </w:divBdr>
    </w:div>
    <w:div w:id="636572942">
      <w:bodyDiv w:val="1"/>
      <w:marLeft w:val="0"/>
      <w:marRight w:val="0"/>
      <w:marTop w:val="0"/>
      <w:marBottom w:val="0"/>
      <w:divBdr>
        <w:top w:val="none" w:sz="0" w:space="0" w:color="auto"/>
        <w:left w:val="none" w:sz="0" w:space="0" w:color="auto"/>
        <w:bottom w:val="none" w:sz="0" w:space="0" w:color="auto"/>
        <w:right w:val="none" w:sz="0" w:space="0" w:color="auto"/>
      </w:divBdr>
    </w:div>
    <w:div w:id="638346813">
      <w:bodyDiv w:val="1"/>
      <w:marLeft w:val="0"/>
      <w:marRight w:val="0"/>
      <w:marTop w:val="0"/>
      <w:marBottom w:val="0"/>
      <w:divBdr>
        <w:top w:val="none" w:sz="0" w:space="0" w:color="auto"/>
        <w:left w:val="none" w:sz="0" w:space="0" w:color="auto"/>
        <w:bottom w:val="none" w:sz="0" w:space="0" w:color="auto"/>
        <w:right w:val="none" w:sz="0" w:space="0" w:color="auto"/>
      </w:divBdr>
    </w:div>
    <w:div w:id="652757079">
      <w:bodyDiv w:val="1"/>
      <w:marLeft w:val="0"/>
      <w:marRight w:val="0"/>
      <w:marTop w:val="0"/>
      <w:marBottom w:val="0"/>
      <w:divBdr>
        <w:top w:val="none" w:sz="0" w:space="0" w:color="auto"/>
        <w:left w:val="none" w:sz="0" w:space="0" w:color="auto"/>
        <w:bottom w:val="none" w:sz="0" w:space="0" w:color="auto"/>
        <w:right w:val="none" w:sz="0" w:space="0" w:color="auto"/>
      </w:divBdr>
    </w:div>
    <w:div w:id="654340243">
      <w:bodyDiv w:val="1"/>
      <w:marLeft w:val="0"/>
      <w:marRight w:val="0"/>
      <w:marTop w:val="0"/>
      <w:marBottom w:val="0"/>
      <w:divBdr>
        <w:top w:val="none" w:sz="0" w:space="0" w:color="auto"/>
        <w:left w:val="none" w:sz="0" w:space="0" w:color="auto"/>
        <w:bottom w:val="none" w:sz="0" w:space="0" w:color="auto"/>
        <w:right w:val="none" w:sz="0" w:space="0" w:color="auto"/>
      </w:divBdr>
      <w:divsChild>
        <w:div w:id="84695148">
          <w:marLeft w:val="0"/>
          <w:marRight w:val="0"/>
          <w:marTop w:val="0"/>
          <w:marBottom w:val="240"/>
          <w:divBdr>
            <w:top w:val="none" w:sz="0" w:space="0" w:color="auto"/>
            <w:left w:val="none" w:sz="0" w:space="0" w:color="auto"/>
            <w:bottom w:val="none" w:sz="0" w:space="0" w:color="auto"/>
            <w:right w:val="none" w:sz="0" w:space="0" w:color="auto"/>
          </w:divBdr>
          <w:divsChild>
            <w:div w:id="1361471088">
              <w:marLeft w:val="0"/>
              <w:marRight w:val="0"/>
              <w:marTop w:val="0"/>
              <w:marBottom w:val="0"/>
              <w:divBdr>
                <w:top w:val="none" w:sz="0" w:space="0" w:color="auto"/>
                <w:left w:val="none" w:sz="0" w:space="0" w:color="auto"/>
                <w:bottom w:val="none" w:sz="0" w:space="0" w:color="auto"/>
                <w:right w:val="none" w:sz="0" w:space="0" w:color="auto"/>
              </w:divBdr>
            </w:div>
          </w:divsChild>
        </w:div>
        <w:div w:id="267978230">
          <w:marLeft w:val="0"/>
          <w:marRight w:val="0"/>
          <w:marTop w:val="0"/>
          <w:marBottom w:val="240"/>
          <w:divBdr>
            <w:top w:val="none" w:sz="0" w:space="0" w:color="auto"/>
            <w:left w:val="none" w:sz="0" w:space="0" w:color="auto"/>
            <w:bottom w:val="none" w:sz="0" w:space="0" w:color="auto"/>
            <w:right w:val="none" w:sz="0" w:space="0" w:color="auto"/>
          </w:divBdr>
          <w:divsChild>
            <w:div w:id="1061515099">
              <w:marLeft w:val="0"/>
              <w:marRight w:val="0"/>
              <w:marTop w:val="0"/>
              <w:marBottom w:val="0"/>
              <w:divBdr>
                <w:top w:val="none" w:sz="0" w:space="0" w:color="auto"/>
                <w:left w:val="none" w:sz="0" w:space="0" w:color="auto"/>
                <w:bottom w:val="none" w:sz="0" w:space="0" w:color="auto"/>
                <w:right w:val="none" w:sz="0" w:space="0" w:color="auto"/>
              </w:divBdr>
            </w:div>
          </w:divsChild>
        </w:div>
        <w:div w:id="1405644197">
          <w:marLeft w:val="0"/>
          <w:marRight w:val="0"/>
          <w:marTop w:val="0"/>
          <w:marBottom w:val="240"/>
          <w:divBdr>
            <w:top w:val="none" w:sz="0" w:space="0" w:color="auto"/>
            <w:left w:val="none" w:sz="0" w:space="0" w:color="auto"/>
            <w:bottom w:val="none" w:sz="0" w:space="0" w:color="auto"/>
            <w:right w:val="none" w:sz="0" w:space="0" w:color="auto"/>
          </w:divBdr>
          <w:divsChild>
            <w:div w:id="1361852826">
              <w:marLeft w:val="0"/>
              <w:marRight w:val="0"/>
              <w:marTop w:val="0"/>
              <w:marBottom w:val="0"/>
              <w:divBdr>
                <w:top w:val="none" w:sz="0" w:space="0" w:color="auto"/>
                <w:left w:val="none" w:sz="0" w:space="0" w:color="auto"/>
                <w:bottom w:val="none" w:sz="0" w:space="0" w:color="auto"/>
                <w:right w:val="none" w:sz="0" w:space="0" w:color="auto"/>
              </w:divBdr>
            </w:div>
          </w:divsChild>
        </w:div>
        <w:div w:id="1714816352">
          <w:marLeft w:val="0"/>
          <w:marRight w:val="0"/>
          <w:marTop w:val="0"/>
          <w:marBottom w:val="240"/>
          <w:divBdr>
            <w:top w:val="none" w:sz="0" w:space="0" w:color="auto"/>
            <w:left w:val="none" w:sz="0" w:space="0" w:color="auto"/>
            <w:bottom w:val="none" w:sz="0" w:space="0" w:color="auto"/>
            <w:right w:val="none" w:sz="0" w:space="0" w:color="auto"/>
          </w:divBdr>
          <w:divsChild>
            <w:div w:id="12654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7994">
      <w:bodyDiv w:val="1"/>
      <w:marLeft w:val="0"/>
      <w:marRight w:val="0"/>
      <w:marTop w:val="0"/>
      <w:marBottom w:val="0"/>
      <w:divBdr>
        <w:top w:val="none" w:sz="0" w:space="0" w:color="auto"/>
        <w:left w:val="none" w:sz="0" w:space="0" w:color="auto"/>
        <w:bottom w:val="none" w:sz="0" w:space="0" w:color="auto"/>
        <w:right w:val="none" w:sz="0" w:space="0" w:color="auto"/>
      </w:divBdr>
    </w:div>
    <w:div w:id="687294762">
      <w:bodyDiv w:val="1"/>
      <w:marLeft w:val="0"/>
      <w:marRight w:val="0"/>
      <w:marTop w:val="0"/>
      <w:marBottom w:val="0"/>
      <w:divBdr>
        <w:top w:val="none" w:sz="0" w:space="0" w:color="auto"/>
        <w:left w:val="none" w:sz="0" w:space="0" w:color="auto"/>
        <w:bottom w:val="none" w:sz="0" w:space="0" w:color="auto"/>
        <w:right w:val="none" w:sz="0" w:space="0" w:color="auto"/>
      </w:divBdr>
    </w:div>
    <w:div w:id="691149703">
      <w:bodyDiv w:val="1"/>
      <w:marLeft w:val="0"/>
      <w:marRight w:val="0"/>
      <w:marTop w:val="0"/>
      <w:marBottom w:val="0"/>
      <w:divBdr>
        <w:top w:val="none" w:sz="0" w:space="0" w:color="auto"/>
        <w:left w:val="none" w:sz="0" w:space="0" w:color="auto"/>
        <w:bottom w:val="none" w:sz="0" w:space="0" w:color="auto"/>
        <w:right w:val="none" w:sz="0" w:space="0" w:color="auto"/>
      </w:divBdr>
    </w:div>
    <w:div w:id="696084341">
      <w:bodyDiv w:val="1"/>
      <w:marLeft w:val="0"/>
      <w:marRight w:val="0"/>
      <w:marTop w:val="0"/>
      <w:marBottom w:val="0"/>
      <w:divBdr>
        <w:top w:val="none" w:sz="0" w:space="0" w:color="auto"/>
        <w:left w:val="none" w:sz="0" w:space="0" w:color="auto"/>
        <w:bottom w:val="none" w:sz="0" w:space="0" w:color="auto"/>
        <w:right w:val="none" w:sz="0" w:space="0" w:color="auto"/>
      </w:divBdr>
      <w:divsChild>
        <w:div w:id="475490120">
          <w:marLeft w:val="0"/>
          <w:marRight w:val="0"/>
          <w:marTop w:val="0"/>
          <w:marBottom w:val="0"/>
          <w:divBdr>
            <w:top w:val="none" w:sz="0" w:space="0" w:color="auto"/>
            <w:left w:val="none" w:sz="0" w:space="0" w:color="auto"/>
            <w:bottom w:val="none" w:sz="0" w:space="0" w:color="auto"/>
            <w:right w:val="none" w:sz="0" w:space="0" w:color="auto"/>
          </w:divBdr>
          <w:divsChild>
            <w:div w:id="1574046902">
              <w:marLeft w:val="-150"/>
              <w:marRight w:val="0"/>
              <w:marTop w:val="0"/>
              <w:marBottom w:val="0"/>
              <w:divBdr>
                <w:top w:val="none" w:sz="0" w:space="0" w:color="auto"/>
                <w:left w:val="none" w:sz="0" w:space="0" w:color="auto"/>
                <w:bottom w:val="none" w:sz="0" w:space="0" w:color="auto"/>
                <w:right w:val="none" w:sz="0" w:space="0" w:color="auto"/>
              </w:divBdr>
              <w:divsChild>
                <w:div w:id="660891090">
                  <w:marLeft w:val="0"/>
                  <w:marRight w:val="0"/>
                  <w:marTop w:val="0"/>
                  <w:marBottom w:val="0"/>
                  <w:divBdr>
                    <w:top w:val="none" w:sz="0" w:space="0" w:color="auto"/>
                    <w:left w:val="none" w:sz="0" w:space="0" w:color="auto"/>
                    <w:bottom w:val="none" w:sz="0" w:space="0" w:color="auto"/>
                    <w:right w:val="none" w:sz="0" w:space="0" w:color="auto"/>
                  </w:divBdr>
                  <w:divsChild>
                    <w:div w:id="406267674">
                      <w:marLeft w:val="0"/>
                      <w:marRight w:val="0"/>
                      <w:marTop w:val="0"/>
                      <w:marBottom w:val="0"/>
                      <w:divBdr>
                        <w:top w:val="none" w:sz="0" w:space="0" w:color="auto"/>
                        <w:left w:val="none" w:sz="0" w:space="0" w:color="auto"/>
                        <w:bottom w:val="none" w:sz="0" w:space="0" w:color="auto"/>
                        <w:right w:val="none" w:sz="0" w:space="0" w:color="auto"/>
                      </w:divBdr>
                      <w:divsChild>
                        <w:div w:id="644968516">
                          <w:marLeft w:val="0"/>
                          <w:marRight w:val="0"/>
                          <w:marTop w:val="0"/>
                          <w:marBottom w:val="0"/>
                          <w:divBdr>
                            <w:top w:val="none" w:sz="0" w:space="0" w:color="auto"/>
                            <w:left w:val="none" w:sz="0" w:space="0" w:color="auto"/>
                            <w:bottom w:val="none" w:sz="0" w:space="0" w:color="auto"/>
                            <w:right w:val="none" w:sz="0" w:space="0" w:color="auto"/>
                          </w:divBdr>
                          <w:divsChild>
                            <w:div w:id="634140470">
                              <w:marLeft w:val="0"/>
                              <w:marRight w:val="0"/>
                              <w:marTop w:val="0"/>
                              <w:marBottom w:val="0"/>
                              <w:divBdr>
                                <w:top w:val="none" w:sz="0" w:space="0" w:color="auto"/>
                                <w:left w:val="none" w:sz="0" w:space="0" w:color="auto"/>
                                <w:bottom w:val="none" w:sz="0" w:space="0" w:color="auto"/>
                                <w:right w:val="none" w:sz="0" w:space="0" w:color="auto"/>
                              </w:divBdr>
                              <w:divsChild>
                                <w:div w:id="414984439">
                                  <w:marLeft w:val="0"/>
                                  <w:marRight w:val="0"/>
                                  <w:marTop w:val="0"/>
                                  <w:marBottom w:val="0"/>
                                  <w:divBdr>
                                    <w:top w:val="none" w:sz="0" w:space="0" w:color="auto"/>
                                    <w:left w:val="none" w:sz="0" w:space="0" w:color="auto"/>
                                    <w:bottom w:val="none" w:sz="0" w:space="0" w:color="auto"/>
                                    <w:right w:val="none" w:sz="0" w:space="0" w:color="auto"/>
                                  </w:divBdr>
                                </w:div>
                              </w:divsChild>
                            </w:div>
                            <w:div w:id="1464230843">
                              <w:marLeft w:val="0"/>
                              <w:marRight w:val="0"/>
                              <w:marTop w:val="0"/>
                              <w:marBottom w:val="0"/>
                              <w:divBdr>
                                <w:top w:val="none" w:sz="0" w:space="0" w:color="auto"/>
                                <w:left w:val="none" w:sz="0" w:space="0" w:color="auto"/>
                                <w:bottom w:val="none" w:sz="0" w:space="0" w:color="auto"/>
                                <w:right w:val="none" w:sz="0" w:space="0" w:color="auto"/>
                              </w:divBdr>
                              <w:divsChild>
                                <w:div w:id="107627400">
                                  <w:marLeft w:val="0"/>
                                  <w:marRight w:val="0"/>
                                  <w:marTop w:val="0"/>
                                  <w:marBottom w:val="0"/>
                                  <w:divBdr>
                                    <w:top w:val="none" w:sz="0" w:space="0" w:color="auto"/>
                                    <w:left w:val="none" w:sz="0" w:space="0" w:color="auto"/>
                                    <w:bottom w:val="none" w:sz="0" w:space="0" w:color="auto"/>
                                    <w:right w:val="none" w:sz="0" w:space="0" w:color="auto"/>
                                  </w:divBdr>
                                  <w:divsChild>
                                    <w:div w:id="7011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23793">
                      <w:marLeft w:val="0"/>
                      <w:marRight w:val="0"/>
                      <w:marTop w:val="0"/>
                      <w:marBottom w:val="0"/>
                      <w:divBdr>
                        <w:top w:val="none" w:sz="0" w:space="0" w:color="auto"/>
                        <w:left w:val="none" w:sz="0" w:space="0" w:color="auto"/>
                        <w:bottom w:val="none" w:sz="0" w:space="0" w:color="auto"/>
                        <w:right w:val="none" w:sz="0" w:space="0" w:color="auto"/>
                      </w:divBdr>
                      <w:divsChild>
                        <w:div w:id="63990313">
                          <w:marLeft w:val="0"/>
                          <w:marRight w:val="60"/>
                          <w:marTop w:val="0"/>
                          <w:marBottom w:val="0"/>
                          <w:divBdr>
                            <w:top w:val="none" w:sz="0" w:space="0" w:color="auto"/>
                            <w:left w:val="none" w:sz="0" w:space="0" w:color="auto"/>
                            <w:bottom w:val="none" w:sz="0" w:space="0" w:color="auto"/>
                            <w:right w:val="none" w:sz="0" w:space="0" w:color="auto"/>
                          </w:divBdr>
                          <w:divsChild>
                            <w:div w:id="16282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956591">
          <w:marLeft w:val="0"/>
          <w:marRight w:val="0"/>
          <w:marTop w:val="0"/>
          <w:marBottom w:val="0"/>
          <w:divBdr>
            <w:top w:val="none" w:sz="0" w:space="0" w:color="auto"/>
            <w:left w:val="none" w:sz="0" w:space="0" w:color="auto"/>
            <w:bottom w:val="none" w:sz="0" w:space="0" w:color="auto"/>
            <w:right w:val="none" w:sz="0" w:space="0" w:color="auto"/>
          </w:divBdr>
          <w:divsChild>
            <w:div w:id="882718567">
              <w:marLeft w:val="0"/>
              <w:marRight w:val="0"/>
              <w:marTop w:val="0"/>
              <w:marBottom w:val="0"/>
              <w:divBdr>
                <w:top w:val="none" w:sz="0" w:space="0" w:color="auto"/>
                <w:left w:val="none" w:sz="0" w:space="0" w:color="auto"/>
                <w:bottom w:val="none" w:sz="0" w:space="0" w:color="auto"/>
                <w:right w:val="none" w:sz="0" w:space="0" w:color="auto"/>
              </w:divBdr>
              <w:divsChild>
                <w:div w:id="690759924">
                  <w:marLeft w:val="0"/>
                  <w:marRight w:val="0"/>
                  <w:marTop w:val="0"/>
                  <w:marBottom w:val="0"/>
                  <w:divBdr>
                    <w:top w:val="none" w:sz="0" w:space="0" w:color="auto"/>
                    <w:left w:val="none" w:sz="0" w:space="0" w:color="auto"/>
                    <w:bottom w:val="none" w:sz="0" w:space="0" w:color="auto"/>
                    <w:right w:val="none" w:sz="0" w:space="0" w:color="auto"/>
                  </w:divBdr>
                  <w:divsChild>
                    <w:div w:id="445001258">
                      <w:marLeft w:val="0"/>
                      <w:marRight w:val="0"/>
                      <w:marTop w:val="0"/>
                      <w:marBottom w:val="0"/>
                      <w:divBdr>
                        <w:top w:val="none" w:sz="0" w:space="0" w:color="auto"/>
                        <w:left w:val="none" w:sz="0" w:space="0" w:color="auto"/>
                        <w:bottom w:val="none" w:sz="0" w:space="0" w:color="auto"/>
                        <w:right w:val="none" w:sz="0" w:space="0" w:color="auto"/>
                      </w:divBdr>
                      <w:divsChild>
                        <w:div w:id="919022048">
                          <w:marLeft w:val="0"/>
                          <w:marRight w:val="0"/>
                          <w:marTop w:val="0"/>
                          <w:marBottom w:val="0"/>
                          <w:divBdr>
                            <w:top w:val="none" w:sz="0" w:space="0" w:color="auto"/>
                            <w:left w:val="none" w:sz="0" w:space="0" w:color="auto"/>
                            <w:bottom w:val="none" w:sz="0" w:space="0" w:color="auto"/>
                            <w:right w:val="none" w:sz="0" w:space="0" w:color="auto"/>
                          </w:divBdr>
                          <w:divsChild>
                            <w:div w:id="1211070550">
                              <w:marLeft w:val="0"/>
                              <w:marRight w:val="0"/>
                              <w:marTop w:val="0"/>
                              <w:marBottom w:val="0"/>
                              <w:divBdr>
                                <w:top w:val="none" w:sz="0" w:space="0" w:color="auto"/>
                                <w:left w:val="none" w:sz="0" w:space="0" w:color="auto"/>
                                <w:bottom w:val="none" w:sz="0" w:space="0" w:color="auto"/>
                                <w:right w:val="none" w:sz="0" w:space="0" w:color="auto"/>
                              </w:divBdr>
                              <w:divsChild>
                                <w:div w:id="409498380">
                                  <w:marLeft w:val="0"/>
                                  <w:marRight w:val="0"/>
                                  <w:marTop w:val="0"/>
                                  <w:marBottom w:val="0"/>
                                  <w:divBdr>
                                    <w:top w:val="none" w:sz="0" w:space="0" w:color="auto"/>
                                    <w:left w:val="none" w:sz="0" w:space="0" w:color="auto"/>
                                    <w:bottom w:val="none" w:sz="0" w:space="0" w:color="auto"/>
                                    <w:right w:val="none" w:sz="0" w:space="0" w:color="auto"/>
                                  </w:divBdr>
                                  <w:divsChild>
                                    <w:div w:id="1961910853">
                                      <w:marLeft w:val="0"/>
                                      <w:marRight w:val="0"/>
                                      <w:marTop w:val="0"/>
                                      <w:marBottom w:val="0"/>
                                      <w:divBdr>
                                        <w:top w:val="none" w:sz="0" w:space="0" w:color="auto"/>
                                        <w:left w:val="none" w:sz="0" w:space="0" w:color="auto"/>
                                        <w:bottom w:val="none" w:sz="0" w:space="0" w:color="auto"/>
                                        <w:right w:val="none" w:sz="0" w:space="0" w:color="auto"/>
                                      </w:divBdr>
                                      <w:divsChild>
                                        <w:div w:id="7038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183340">
              <w:marLeft w:val="0"/>
              <w:marRight w:val="0"/>
              <w:marTop w:val="0"/>
              <w:marBottom w:val="0"/>
              <w:divBdr>
                <w:top w:val="none" w:sz="0" w:space="0" w:color="auto"/>
                <w:left w:val="none" w:sz="0" w:space="0" w:color="auto"/>
                <w:bottom w:val="none" w:sz="0" w:space="0" w:color="auto"/>
                <w:right w:val="none" w:sz="0" w:space="0" w:color="auto"/>
              </w:divBdr>
              <w:divsChild>
                <w:div w:id="1619219445">
                  <w:marLeft w:val="0"/>
                  <w:marRight w:val="0"/>
                  <w:marTop w:val="0"/>
                  <w:marBottom w:val="0"/>
                  <w:divBdr>
                    <w:top w:val="none" w:sz="0" w:space="0" w:color="auto"/>
                    <w:left w:val="none" w:sz="0" w:space="0" w:color="auto"/>
                    <w:bottom w:val="none" w:sz="0" w:space="0" w:color="auto"/>
                    <w:right w:val="none" w:sz="0" w:space="0" w:color="auto"/>
                  </w:divBdr>
                  <w:divsChild>
                    <w:div w:id="269970782">
                      <w:marLeft w:val="0"/>
                      <w:marRight w:val="0"/>
                      <w:marTop w:val="300"/>
                      <w:marBottom w:val="300"/>
                      <w:divBdr>
                        <w:top w:val="none" w:sz="0" w:space="0" w:color="auto"/>
                        <w:left w:val="none" w:sz="0" w:space="0" w:color="auto"/>
                        <w:bottom w:val="none" w:sz="0" w:space="0" w:color="auto"/>
                        <w:right w:val="none" w:sz="0" w:space="0" w:color="auto"/>
                      </w:divBdr>
                      <w:divsChild>
                        <w:div w:id="1276134221">
                          <w:marLeft w:val="150"/>
                          <w:marRight w:val="0"/>
                          <w:marTop w:val="0"/>
                          <w:marBottom w:val="0"/>
                          <w:divBdr>
                            <w:top w:val="none" w:sz="0" w:space="0" w:color="auto"/>
                            <w:left w:val="none" w:sz="0" w:space="0" w:color="auto"/>
                            <w:bottom w:val="none" w:sz="0" w:space="0" w:color="auto"/>
                            <w:right w:val="none" w:sz="0" w:space="0" w:color="auto"/>
                          </w:divBdr>
                          <w:divsChild>
                            <w:div w:id="382599552">
                              <w:marLeft w:val="0"/>
                              <w:marRight w:val="0"/>
                              <w:marTop w:val="0"/>
                              <w:marBottom w:val="0"/>
                              <w:divBdr>
                                <w:top w:val="none" w:sz="0" w:space="0" w:color="auto"/>
                                <w:left w:val="none" w:sz="0" w:space="0" w:color="auto"/>
                                <w:bottom w:val="none" w:sz="0" w:space="0" w:color="auto"/>
                                <w:right w:val="none" w:sz="0" w:space="0" w:color="auto"/>
                              </w:divBdr>
                            </w:div>
                            <w:div w:id="1023898450">
                              <w:marLeft w:val="0"/>
                              <w:marRight w:val="0"/>
                              <w:marTop w:val="0"/>
                              <w:marBottom w:val="0"/>
                              <w:divBdr>
                                <w:top w:val="none" w:sz="0" w:space="0" w:color="auto"/>
                                <w:left w:val="none" w:sz="0" w:space="0" w:color="auto"/>
                                <w:bottom w:val="none" w:sz="0" w:space="0" w:color="auto"/>
                                <w:right w:val="none" w:sz="0" w:space="0" w:color="auto"/>
                              </w:divBdr>
                              <w:divsChild>
                                <w:div w:id="5582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09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4893">
      <w:bodyDiv w:val="1"/>
      <w:marLeft w:val="0"/>
      <w:marRight w:val="0"/>
      <w:marTop w:val="0"/>
      <w:marBottom w:val="0"/>
      <w:divBdr>
        <w:top w:val="none" w:sz="0" w:space="0" w:color="auto"/>
        <w:left w:val="none" w:sz="0" w:space="0" w:color="auto"/>
        <w:bottom w:val="none" w:sz="0" w:space="0" w:color="auto"/>
        <w:right w:val="none" w:sz="0" w:space="0" w:color="auto"/>
      </w:divBdr>
      <w:divsChild>
        <w:div w:id="455492624">
          <w:marLeft w:val="720"/>
          <w:marRight w:val="0"/>
          <w:marTop w:val="0"/>
          <w:marBottom w:val="0"/>
          <w:divBdr>
            <w:top w:val="none" w:sz="0" w:space="0" w:color="auto"/>
            <w:left w:val="none" w:sz="0" w:space="0" w:color="auto"/>
            <w:bottom w:val="none" w:sz="0" w:space="0" w:color="auto"/>
            <w:right w:val="none" w:sz="0" w:space="0" w:color="auto"/>
          </w:divBdr>
        </w:div>
        <w:div w:id="458035506">
          <w:marLeft w:val="720"/>
          <w:marRight w:val="0"/>
          <w:marTop w:val="0"/>
          <w:marBottom w:val="0"/>
          <w:divBdr>
            <w:top w:val="none" w:sz="0" w:space="0" w:color="auto"/>
            <w:left w:val="none" w:sz="0" w:space="0" w:color="auto"/>
            <w:bottom w:val="none" w:sz="0" w:space="0" w:color="auto"/>
            <w:right w:val="none" w:sz="0" w:space="0" w:color="auto"/>
          </w:divBdr>
        </w:div>
      </w:divsChild>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5617421">
      <w:bodyDiv w:val="1"/>
      <w:marLeft w:val="0"/>
      <w:marRight w:val="0"/>
      <w:marTop w:val="0"/>
      <w:marBottom w:val="0"/>
      <w:divBdr>
        <w:top w:val="none" w:sz="0" w:space="0" w:color="auto"/>
        <w:left w:val="none" w:sz="0" w:space="0" w:color="auto"/>
        <w:bottom w:val="none" w:sz="0" w:space="0" w:color="auto"/>
        <w:right w:val="none" w:sz="0" w:space="0" w:color="auto"/>
      </w:divBdr>
    </w:div>
    <w:div w:id="716509200">
      <w:bodyDiv w:val="1"/>
      <w:marLeft w:val="0"/>
      <w:marRight w:val="0"/>
      <w:marTop w:val="0"/>
      <w:marBottom w:val="0"/>
      <w:divBdr>
        <w:top w:val="none" w:sz="0" w:space="0" w:color="auto"/>
        <w:left w:val="none" w:sz="0" w:space="0" w:color="auto"/>
        <w:bottom w:val="none" w:sz="0" w:space="0" w:color="auto"/>
        <w:right w:val="none" w:sz="0" w:space="0" w:color="auto"/>
      </w:divBdr>
    </w:div>
    <w:div w:id="725374916">
      <w:bodyDiv w:val="1"/>
      <w:marLeft w:val="0"/>
      <w:marRight w:val="0"/>
      <w:marTop w:val="0"/>
      <w:marBottom w:val="0"/>
      <w:divBdr>
        <w:top w:val="none" w:sz="0" w:space="0" w:color="auto"/>
        <w:left w:val="none" w:sz="0" w:space="0" w:color="auto"/>
        <w:bottom w:val="none" w:sz="0" w:space="0" w:color="auto"/>
        <w:right w:val="none" w:sz="0" w:space="0" w:color="auto"/>
      </w:divBdr>
      <w:divsChild>
        <w:div w:id="1772623327">
          <w:marLeft w:val="0"/>
          <w:marRight w:val="0"/>
          <w:marTop w:val="0"/>
          <w:marBottom w:val="0"/>
          <w:divBdr>
            <w:top w:val="none" w:sz="0" w:space="0" w:color="auto"/>
            <w:left w:val="none" w:sz="0" w:space="0" w:color="auto"/>
            <w:bottom w:val="none" w:sz="0" w:space="0" w:color="auto"/>
            <w:right w:val="none" w:sz="0" w:space="0" w:color="auto"/>
          </w:divBdr>
          <w:divsChild>
            <w:div w:id="431583886">
              <w:marLeft w:val="0"/>
              <w:marRight w:val="0"/>
              <w:marTop w:val="0"/>
              <w:marBottom w:val="0"/>
              <w:divBdr>
                <w:top w:val="none" w:sz="0" w:space="0" w:color="auto"/>
                <w:left w:val="none" w:sz="0" w:space="0" w:color="auto"/>
                <w:bottom w:val="none" w:sz="0" w:space="0" w:color="auto"/>
                <w:right w:val="none" w:sz="0" w:space="0" w:color="auto"/>
              </w:divBdr>
              <w:divsChild>
                <w:div w:id="1895387079">
                  <w:marLeft w:val="0"/>
                  <w:marRight w:val="0"/>
                  <w:marTop w:val="0"/>
                  <w:marBottom w:val="0"/>
                  <w:divBdr>
                    <w:top w:val="none" w:sz="0" w:space="0" w:color="auto"/>
                    <w:left w:val="none" w:sz="0" w:space="0" w:color="auto"/>
                    <w:bottom w:val="none" w:sz="0" w:space="0" w:color="auto"/>
                    <w:right w:val="none" w:sz="0" w:space="0" w:color="auto"/>
                  </w:divBdr>
                  <w:divsChild>
                    <w:div w:id="1231501706">
                      <w:marLeft w:val="0"/>
                      <w:marRight w:val="0"/>
                      <w:marTop w:val="0"/>
                      <w:marBottom w:val="0"/>
                      <w:divBdr>
                        <w:top w:val="none" w:sz="0" w:space="0" w:color="auto"/>
                        <w:left w:val="none" w:sz="0" w:space="0" w:color="auto"/>
                        <w:bottom w:val="none" w:sz="0" w:space="0" w:color="auto"/>
                        <w:right w:val="none" w:sz="0" w:space="0" w:color="auto"/>
                      </w:divBdr>
                      <w:divsChild>
                        <w:div w:id="1456100887">
                          <w:marLeft w:val="0"/>
                          <w:marRight w:val="0"/>
                          <w:marTop w:val="0"/>
                          <w:marBottom w:val="0"/>
                          <w:divBdr>
                            <w:top w:val="none" w:sz="0" w:space="0" w:color="auto"/>
                            <w:left w:val="none" w:sz="0" w:space="0" w:color="auto"/>
                            <w:bottom w:val="none" w:sz="0" w:space="0" w:color="auto"/>
                            <w:right w:val="none" w:sz="0" w:space="0" w:color="auto"/>
                          </w:divBdr>
                          <w:divsChild>
                            <w:div w:id="1802376879">
                              <w:marLeft w:val="0"/>
                              <w:marRight w:val="0"/>
                              <w:marTop w:val="0"/>
                              <w:marBottom w:val="0"/>
                              <w:divBdr>
                                <w:top w:val="none" w:sz="0" w:space="0" w:color="auto"/>
                                <w:left w:val="none" w:sz="0" w:space="0" w:color="auto"/>
                                <w:bottom w:val="none" w:sz="0" w:space="0" w:color="auto"/>
                                <w:right w:val="none" w:sz="0" w:space="0" w:color="auto"/>
                              </w:divBdr>
                              <w:divsChild>
                                <w:div w:id="46883132">
                                  <w:marLeft w:val="0"/>
                                  <w:marRight w:val="0"/>
                                  <w:marTop w:val="0"/>
                                  <w:marBottom w:val="0"/>
                                  <w:divBdr>
                                    <w:top w:val="none" w:sz="0" w:space="0" w:color="auto"/>
                                    <w:left w:val="none" w:sz="0" w:space="0" w:color="auto"/>
                                    <w:bottom w:val="none" w:sz="0" w:space="0" w:color="auto"/>
                                    <w:right w:val="none" w:sz="0" w:space="0" w:color="auto"/>
                                  </w:divBdr>
                                  <w:divsChild>
                                    <w:div w:id="1006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91705">
      <w:bodyDiv w:val="1"/>
      <w:marLeft w:val="0"/>
      <w:marRight w:val="0"/>
      <w:marTop w:val="0"/>
      <w:marBottom w:val="0"/>
      <w:divBdr>
        <w:top w:val="none" w:sz="0" w:space="0" w:color="auto"/>
        <w:left w:val="none" w:sz="0" w:space="0" w:color="auto"/>
        <w:bottom w:val="none" w:sz="0" w:space="0" w:color="auto"/>
        <w:right w:val="none" w:sz="0" w:space="0" w:color="auto"/>
      </w:divBdr>
    </w:div>
    <w:div w:id="750813105">
      <w:bodyDiv w:val="1"/>
      <w:marLeft w:val="0"/>
      <w:marRight w:val="0"/>
      <w:marTop w:val="0"/>
      <w:marBottom w:val="0"/>
      <w:divBdr>
        <w:top w:val="none" w:sz="0" w:space="0" w:color="auto"/>
        <w:left w:val="none" w:sz="0" w:space="0" w:color="auto"/>
        <w:bottom w:val="none" w:sz="0" w:space="0" w:color="auto"/>
        <w:right w:val="none" w:sz="0" w:space="0" w:color="auto"/>
      </w:divBdr>
    </w:div>
    <w:div w:id="764886437">
      <w:bodyDiv w:val="1"/>
      <w:marLeft w:val="0"/>
      <w:marRight w:val="0"/>
      <w:marTop w:val="0"/>
      <w:marBottom w:val="0"/>
      <w:divBdr>
        <w:top w:val="none" w:sz="0" w:space="0" w:color="auto"/>
        <w:left w:val="none" w:sz="0" w:space="0" w:color="auto"/>
        <w:bottom w:val="none" w:sz="0" w:space="0" w:color="auto"/>
        <w:right w:val="none" w:sz="0" w:space="0" w:color="auto"/>
      </w:divBdr>
    </w:div>
    <w:div w:id="789668960">
      <w:bodyDiv w:val="1"/>
      <w:marLeft w:val="0"/>
      <w:marRight w:val="0"/>
      <w:marTop w:val="0"/>
      <w:marBottom w:val="0"/>
      <w:divBdr>
        <w:top w:val="none" w:sz="0" w:space="0" w:color="auto"/>
        <w:left w:val="none" w:sz="0" w:space="0" w:color="auto"/>
        <w:bottom w:val="none" w:sz="0" w:space="0" w:color="auto"/>
        <w:right w:val="none" w:sz="0" w:space="0" w:color="auto"/>
      </w:divBdr>
    </w:div>
    <w:div w:id="824665882">
      <w:bodyDiv w:val="1"/>
      <w:marLeft w:val="0"/>
      <w:marRight w:val="0"/>
      <w:marTop w:val="0"/>
      <w:marBottom w:val="0"/>
      <w:divBdr>
        <w:top w:val="none" w:sz="0" w:space="0" w:color="auto"/>
        <w:left w:val="none" w:sz="0" w:space="0" w:color="auto"/>
        <w:bottom w:val="none" w:sz="0" w:space="0" w:color="auto"/>
        <w:right w:val="none" w:sz="0" w:space="0" w:color="auto"/>
      </w:divBdr>
    </w:div>
    <w:div w:id="826870977">
      <w:bodyDiv w:val="1"/>
      <w:marLeft w:val="0"/>
      <w:marRight w:val="0"/>
      <w:marTop w:val="0"/>
      <w:marBottom w:val="0"/>
      <w:divBdr>
        <w:top w:val="none" w:sz="0" w:space="0" w:color="auto"/>
        <w:left w:val="none" w:sz="0" w:space="0" w:color="auto"/>
        <w:bottom w:val="none" w:sz="0" w:space="0" w:color="auto"/>
        <w:right w:val="none" w:sz="0" w:space="0" w:color="auto"/>
      </w:divBdr>
    </w:div>
    <w:div w:id="831985992">
      <w:bodyDiv w:val="1"/>
      <w:marLeft w:val="0"/>
      <w:marRight w:val="0"/>
      <w:marTop w:val="0"/>
      <w:marBottom w:val="0"/>
      <w:divBdr>
        <w:top w:val="none" w:sz="0" w:space="0" w:color="auto"/>
        <w:left w:val="none" w:sz="0" w:space="0" w:color="auto"/>
        <w:bottom w:val="none" w:sz="0" w:space="0" w:color="auto"/>
        <w:right w:val="none" w:sz="0" w:space="0" w:color="auto"/>
      </w:divBdr>
      <w:divsChild>
        <w:div w:id="1027364701">
          <w:marLeft w:val="0"/>
          <w:marRight w:val="0"/>
          <w:marTop w:val="0"/>
          <w:marBottom w:val="0"/>
          <w:divBdr>
            <w:top w:val="single" w:sz="2" w:space="0" w:color="auto"/>
            <w:left w:val="single" w:sz="2" w:space="0" w:color="auto"/>
            <w:bottom w:val="single" w:sz="6" w:space="0" w:color="auto"/>
            <w:right w:val="single" w:sz="2" w:space="0" w:color="auto"/>
          </w:divBdr>
          <w:divsChild>
            <w:div w:id="1415321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918349">
                  <w:marLeft w:val="0"/>
                  <w:marRight w:val="0"/>
                  <w:marTop w:val="0"/>
                  <w:marBottom w:val="0"/>
                  <w:divBdr>
                    <w:top w:val="single" w:sz="2" w:space="0" w:color="D9D9E3"/>
                    <w:left w:val="single" w:sz="2" w:space="0" w:color="D9D9E3"/>
                    <w:bottom w:val="single" w:sz="2" w:space="0" w:color="D9D9E3"/>
                    <w:right w:val="single" w:sz="2" w:space="0" w:color="D9D9E3"/>
                  </w:divBdr>
                  <w:divsChild>
                    <w:div w:id="1213420525">
                      <w:marLeft w:val="0"/>
                      <w:marRight w:val="0"/>
                      <w:marTop w:val="0"/>
                      <w:marBottom w:val="0"/>
                      <w:divBdr>
                        <w:top w:val="single" w:sz="2" w:space="0" w:color="D9D9E3"/>
                        <w:left w:val="single" w:sz="2" w:space="0" w:color="D9D9E3"/>
                        <w:bottom w:val="single" w:sz="2" w:space="0" w:color="D9D9E3"/>
                        <w:right w:val="single" w:sz="2" w:space="0" w:color="D9D9E3"/>
                      </w:divBdr>
                      <w:divsChild>
                        <w:div w:id="81075814">
                          <w:marLeft w:val="0"/>
                          <w:marRight w:val="0"/>
                          <w:marTop w:val="0"/>
                          <w:marBottom w:val="0"/>
                          <w:divBdr>
                            <w:top w:val="single" w:sz="2" w:space="0" w:color="D9D9E3"/>
                            <w:left w:val="single" w:sz="2" w:space="0" w:color="D9D9E3"/>
                            <w:bottom w:val="single" w:sz="2" w:space="0" w:color="D9D9E3"/>
                            <w:right w:val="single" w:sz="2" w:space="0" w:color="D9D9E3"/>
                          </w:divBdr>
                          <w:divsChild>
                            <w:div w:id="479467718">
                              <w:marLeft w:val="0"/>
                              <w:marRight w:val="0"/>
                              <w:marTop w:val="0"/>
                              <w:marBottom w:val="0"/>
                              <w:divBdr>
                                <w:top w:val="single" w:sz="2" w:space="0" w:color="D9D9E3"/>
                                <w:left w:val="single" w:sz="2" w:space="0" w:color="D9D9E3"/>
                                <w:bottom w:val="single" w:sz="2" w:space="0" w:color="D9D9E3"/>
                                <w:right w:val="single" w:sz="2" w:space="0" w:color="D9D9E3"/>
                              </w:divBdr>
                              <w:divsChild>
                                <w:div w:id="810364849">
                                  <w:marLeft w:val="0"/>
                                  <w:marRight w:val="0"/>
                                  <w:marTop w:val="0"/>
                                  <w:marBottom w:val="0"/>
                                  <w:divBdr>
                                    <w:top w:val="single" w:sz="2" w:space="0" w:color="D9D9E3"/>
                                    <w:left w:val="single" w:sz="2" w:space="0" w:color="D9D9E3"/>
                                    <w:bottom w:val="single" w:sz="2" w:space="0" w:color="D9D9E3"/>
                                    <w:right w:val="single" w:sz="2" w:space="0" w:color="D9D9E3"/>
                                  </w:divBdr>
                                  <w:divsChild>
                                    <w:div w:id="250433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34609247">
      <w:bodyDiv w:val="1"/>
      <w:marLeft w:val="0"/>
      <w:marRight w:val="0"/>
      <w:marTop w:val="0"/>
      <w:marBottom w:val="0"/>
      <w:divBdr>
        <w:top w:val="none" w:sz="0" w:space="0" w:color="auto"/>
        <w:left w:val="none" w:sz="0" w:space="0" w:color="auto"/>
        <w:bottom w:val="none" w:sz="0" w:space="0" w:color="auto"/>
        <w:right w:val="none" w:sz="0" w:space="0" w:color="auto"/>
      </w:divBdr>
    </w:div>
    <w:div w:id="835917478">
      <w:bodyDiv w:val="1"/>
      <w:marLeft w:val="0"/>
      <w:marRight w:val="0"/>
      <w:marTop w:val="0"/>
      <w:marBottom w:val="0"/>
      <w:divBdr>
        <w:top w:val="none" w:sz="0" w:space="0" w:color="auto"/>
        <w:left w:val="none" w:sz="0" w:space="0" w:color="auto"/>
        <w:bottom w:val="none" w:sz="0" w:space="0" w:color="auto"/>
        <w:right w:val="none" w:sz="0" w:space="0" w:color="auto"/>
      </w:divBdr>
    </w:div>
    <w:div w:id="862979472">
      <w:bodyDiv w:val="1"/>
      <w:marLeft w:val="0"/>
      <w:marRight w:val="0"/>
      <w:marTop w:val="0"/>
      <w:marBottom w:val="0"/>
      <w:divBdr>
        <w:top w:val="none" w:sz="0" w:space="0" w:color="auto"/>
        <w:left w:val="none" w:sz="0" w:space="0" w:color="auto"/>
        <w:bottom w:val="none" w:sz="0" w:space="0" w:color="auto"/>
        <w:right w:val="none" w:sz="0" w:space="0" w:color="auto"/>
      </w:divBdr>
    </w:div>
    <w:div w:id="868028103">
      <w:bodyDiv w:val="1"/>
      <w:marLeft w:val="0"/>
      <w:marRight w:val="0"/>
      <w:marTop w:val="0"/>
      <w:marBottom w:val="0"/>
      <w:divBdr>
        <w:top w:val="none" w:sz="0" w:space="0" w:color="auto"/>
        <w:left w:val="none" w:sz="0" w:space="0" w:color="auto"/>
        <w:bottom w:val="none" w:sz="0" w:space="0" w:color="auto"/>
        <w:right w:val="none" w:sz="0" w:space="0" w:color="auto"/>
      </w:divBdr>
    </w:div>
    <w:div w:id="870998581">
      <w:bodyDiv w:val="1"/>
      <w:marLeft w:val="0"/>
      <w:marRight w:val="0"/>
      <w:marTop w:val="0"/>
      <w:marBottom w:val="0"/>
      <w:divBdr>
        <w:top w:val="none" w:sz="0" w:space="0" w:color="auto"/>
        <w:left w:val="none" w:sz="0" w:space="0" w:color="auto"/>
        <w:bottom w:val="none" w:sz="0" w:space="0" w:color="auto"/>
        <w:right w:val="none" w:sz="0" w:space="0" w:color="auto"/>
      </w:divBdr>
    </w:div>
    <w:div w:id="871456936">
      <w:bodyDiv w:val="1"/>
      <w:marLeft w:val="0"/>
      <w:marRight w:val="0"/>
      <w:marTop w:val="0"/>
      <w:marBottom w:val="0"/>
      <w:divBdr>
        <w:top w:val="none" w:sz="0" w:space="0" w:color="auto"/>
        <w:left w:val="none" w:sz="0" w:space="0" w:color="auto"/>
        <w:bottom w:val="none" w:sz="0" w:space="0" w:color="auto"/>
        <w:right w:val="none" w:sz="0" w:space="0" w:color="auto"/>
      </w:divBdr>
    </w:div>
    <w:div w:id="880018921">
      <w:bodyDiv w:val="1"/>
      <w:marLeft w:val="0"/>
      <w:marRight w:val="0"/>
      <w:marTop w:val="0"/>
      <w:marBottom w:val="0"/>
      <w:divBdr>
        <w:top w:val="none" w:sz="0" w:space="0" w:color="auto"/>
        <w:left w:val="none" w:sz="0" w:space="0" w:color="auto"/>
        <w:bottom w:val="none" w:sz="0" w:space="0" w:color="auto"/>
        <w:right w:val="none" w:sz="0" w:space="0" w:color="auto"/>
      </w:divBdr>
    </w:div>
    <w:div w:id="883907950">
      <w:bodyDiv w:val="1"/>
      <w:marLeft w:val="0"/>
      <w:marRight w:val="0"/>
      <w:marTop w:val="0"/>
      <w:marBottom w:val="0"/>
      <w:divBdr>
        <w:top w:val="none" w:sz="0" w:space="0" w:color="auto"/>
        <w:left w:val="none" w:sz="0" w:space="0" w:color="auto"/>
        <w:bottom w:val="none" w:sz="0" w:space="0" w:color="auto"/>
        <w:right w:val="none" w:sz="0" w:space="0" w:color="auto"/>
      </w:divBdr>
      <w:divsChild>
        <w:div w:id="1429420935">
          <w:marLeft w:val="1166"/>
          <w:marRight w:val="0"/>
          <w:marTop w:val="86"/>
          <w:marBottom w:val="0"/>
          <w:divBdr>
            <w:top w:val="none" w:sz="0" w:space="0" w:color="auto"/>
            <w:left w:val="none" w:sz="0" w:space="0" w:color="auto"/>
            <w:bottom w:val="none" w:sz="0" w:space="0" w:color="auto"/>
            <w:right w:val="none" w:sz="0" w:space="0" w:color="auto"/>
          </w:divBdr>
        </w:div>
      </w:divsChild>
    </w:div>
    <w:div w:id="885333682">
      <w:bodyDiv w:val="1"/>
      <w:marLeft w:val="0"/>
      <w:marRight w:val="0"/>
      <w:marTop w:val="0"/>
      <w:marBottom w:val="0"/>
      <w:divBdr>
        <w:top w:val="none" w:sz="0" w:space="0" w:color="auto"/>
        <w:left w:val="none" w:sz="0" w:space="0" w:color="auto"/>
        <w:bottom w:val="none" w:sz="0" w:space="0" w:color="auto"/>
        <w:right w:val="none" w:sz="0" w:space="0" w:color="auto"/>
      </w:divBdr>
      <w:divsChild>
        <w:div w:id="986130896">
          <w:marLeft w:val="0"/>
          <w:marRight w:val="0"/>
          <w:marTop w:val="0"/>
          <w:marBottom w:val="0"/>
          <w:divBdr>
            <w:top w:val="single" w:sz="2" w:space="0" w:color="auto"/>
            <w:left w:val="single" w:sz="2" w:space="0" w:color="auto"/>
            <w:bottom w:val="single" w:sz="6" w:space="0" w:color="auto"/>
            <w:right w:val="single" w:sz="2" w:space="0" w:color="auto"/>
          </w:divBdr>
          <w:divsChild>
            <w:div w:id="1288856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164723">
                  <w:marLeft w:val="0"/>
                  <w:marRight w:val="0"/>
                  <w:marTop w:val="0"/>
                  <w:marBottom w:val="0"/>
                  <w:divBdr>
                    <w:top w:val="single" w:sz="2" w:space="0" w:color="D9D9E3"/>
                    <w:left w:val="single" w:sz="2" w:space="0" w:color="D9D9E3"/>
                    <w:bottom w:val="single" w:sz="2" w:space="0" w:color="D9D9E3"/>
                    <w:right w:val="single" w:sz="2" w:space="0" w:color="D9D9E3"/>
                  </w:divBdr>
                  <w:divsChild>
                    <w:div w:id="830369898">
                      <w:marLeft w:val="0"/>
                      <w:marRight w:val="0"/>
                      <w:marTop w:val="0"/>
                      <w:marBottom w:val="0"/>
                      <w:divBdr>
                        <w:top w:val="single" w:sz="2" w:space="0" w:color="D9D9E3"/>
                        <w:left w:val="single" w:sz="2" w:space="0" w:color="D9D9E3"/>
                        <w:bottom w:val="single" w:sz="2" w:space="0" w:color="D9D9E3"/>
                        <w:right w:val="single" w:sz="2" w:space="0" w:color="D9D9E3"/>
                      </w:divBdr>
                      <w:divsChild>
                        <w:div w:id="464347454">
                          <w:marLeft w:val="0"/>
                          <w:marRight w:val="0"/>
                          <w:marTop w:val="0"/>
                          <w:marBottom w:val="0"/>
                          <w:divBdr>
                            <w:top w:val="single" w:sz="2" w:space="0" w:color="D9D9E3"/>
                            <w:left w:val="single" w:sz="2" w:space="0" w:color="D9D9E3"/>
                            <w:bottom w:val="single" w:sz="2" w:space="0" w:color="D9D9E3"/>
                            <w:right w:val="single" w:sz="2" w:space="0" w:color="D9D9E3"/>
                          </w:divBdr>
                          <w:divsChild>
                            <w:div w:id="670641326">
                              <w:marLeft w:val="0"/>
                              <w:marRight w:val="0"/>
                              <w:marTop w:val="0"/>
                              <w:marBottom w:val="0"/>
                              <w:divBdr>
                                <w:top w:val="single" w:sz="2" w:space="0" w:color="D9D9E3"/>
                                <w:left w:val="single" w:sz="2" w:space="0" w:color="D9D9E3"/>
                                <w:bottom w:val="single" w:sz="2" w:space="0" w:color="D9D9E3"/>
                                <w:right w:val="single" w:sz="2" w:space="0" w:color="D9D9E3"/>
                              </w:divBdr>
                              <w:divsChild>
                                <w:div w:id="1722486142">
                                  <w:marLeft w:val="0"/>
                                  <w:marRight w:val="0"/>
                                  <w:marTop w:val="0"/>
                                  <w:marBottom w:val="0"/>
                                  <w:divBdr>
                                    <w:top w:val="single" w:sz="2" w:space="0" w:color="D9D9E3"/>
                                    <w:left w:val="single" w:sz="2" w:space="0" w:color="D9D9E3"/>
                                    <w:bottom w:val="single" w:sz="2" w:space="0" w:color="D9D9E3"/>
                                    <w:right w:val="single" w:sz="2" w:space="0" w:color="D9D9E3"/>
                                  </w:divBdr>
                                  <w:divsChild>
                                    <w:div w:id="77263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5871873">
      <w:bodyDiv w:val="1"/>
      <w:marLeft w:val="0"/>
      <w:marRight w:val="0"/>
      <w:marTop w:val="0"/>
      <w:marBottom w:val="0"/>
      <w:divBdr>
        <w:top w:val="none" w:sz="0" w:space="0" w:color="auto"/>
        <w:left w:val="none" w:sz="0" w:space="0" w:color="auto"/>
        <w:bottom w:val="none" w:sz="0" w:space="0" w:color="auto"/>
        <w:right w:val="none" w:sz="0" w:space="0" w:color="auto"/>
      </w:divBdr>
      <w:divsChild>
        <w:div w:id="801920865">
          <w:marLeft w:val="0"/>
          <w:marRight w:val="0"/>
          <w:marTop w:val="0"/>
          <w:marBottom w:val="0"/>
          <w:divBdr>
            <w:top w:val="single" w:sz="2" w:space="0" w:color="auto"/>
            <w:left w:val="single" w:sz="2" w:space="0" w:color="auto"/>
            <w:bottom w:val="single" w:sz="6" w:space="0" w:color="auto"/>
            <w:right w:val="single" w:sz="2" w:space="0" w:color="auto"/>
          </w:divBdr>
          <w:divsChild>
            <w:div w:id="900361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877143">
                  <w:marLeft w:val="0"/>
                  <w:marRight w:val="0"/>
                  <w:marTop w:val="0"/>
                  <w:marBottom w:val="0"/>
                  <w:divBdr>
                    <w:top w:val="single" w:sz="2" w:space="0" w:color="D9D9E3"/>
                    <w:left w:val="single" w:sz="2" w:space="0" w:color="D9D9E3"/>
                    <w:bottom w:val="single" w:sz="2" w:space="0" w:color="D9D9E3"/>
                    <w:right w:val="single" w:sz="2" w:space="0" w:color="D9D9E3"/>
                  </w:divBdr>
                  <w:divsChild>
                    <w:div w:id="143937163">
                      <w:marLeft w:val="0"/>
                      <w:marRight w:val="0"/>
                      <w:marTop w:val="0"/>
                      <w:marBottom w:val="0"/>
                      <w:divBdr>
                        <w:top w:val="single" w:sz="2" w:space="0" w:color="D9D9E3"/>
                        <w:left w:val="single" w:sz="2" w:space="0" w:color="D9D9E3"/>
                        <w:bottom w:val="single" w:sz="2" w:space="0" w:color="D9D9E3"/>
                        <w:right w:val="single" w:sz="2" w:space="0" w:color="D9D9E3"/>
                      </w:divBdr>
                      <w:divsChild>
                        <w:div w:id="660081995">
                          <w:marLeft w:val="0"/>
                          <w:marRight w:val="0"/>
                          <w:marTop w:val="0"/>
                          <w:marBottom w:val="0"/>
                          <w:divBdr>
                            <w:top w:val="single" w:sz="2" w:space="0" w:color="D9D9E3"/>
                            <w:left w:val="single" w:sz="2" w:space="0" w:color="D9D9E3"/>
                            <w:bottom w:val="single" w:sz="2" w:space="0" w:color="D9D9E3"/>
                            <w:right w:val="single" w:sz="2" w:space="0" w:color="D9D9E3"/>
                          </w:divBdr>
                          <w:divsChild>
                            <w:div w:id="1116295602">
                              <w:marLeft w:val="0"/>
                              <w:marRight w:val="0"/>
                              <w:marTop w:val="0"/>
                              <w:marBottom w:val="0"/>
                              <w:divBdr>
                                <w:top w:val="single" w:sz="2" w:space="0" w:color="D9D9E3"/>
                                <w:left w:val="single" w:sz="2" w:space="0" w:color="D9D9E3"/>
                                <w:bottom w:val="single" w:sz="2" w:space="0" w:color="D9D9E3"/>
                                <w:right w:val="single" w:sz="2" w:space="0" w:color="D9D9E3"/>
                              </w:divBdr>
                              <w:divsChild>
                                <w:div w:id="1068041014">
                                  <w:marLeft w:val="0"/>
                                  <w:marRight w:val="0"/>
                                  <w:marTop w:val="0"/>
                                  <w:marBottom w:val="0"/>
                                  <w:divBdr>
                                    <w:top w:val="single" w:sz="2" w:space="0" w:color="D9D9E3"/>
                                    <w:left w:val="single" w:sz="2" w:space="0" w:color="D9D9E3"/>
                                    <w:bottom w:val="single" w:sz="2" w:space="0" w:color="D9D9E3"/>
                                    <w:right w:val="single" w:sz="2" w:space="0" w:color="D9D9E3"/>
                                  </w:divBdr>
                                  <w:divsChild>
                                    <w:div w:id="1340280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6526683">
      <w:bodyDiv w:val="1"/>
      <w:marLeft w:val="0"/>
      <w:marRight w:val="0"/>
      <w:marTop w:val="0"/>
      <w:marBottom w:val="0"/>
      <w:divBdr>
        <w:top w:val="none" w:sz="0" w:space="0" w:color="auto"/>
        <w:left w:val="none" w:sz="0" w:space="0" w:color="auto"/>
        <w:bottom w:val="none" w:sz="0" w:space="0" w:color="auto"/>
        <w:right w:val="none" w:sz="0" w:space="0" w:color="auto"/>
      </w:divBdr>
    </w:div>
    <w:div w:id="896401653">
      <w:bodyDiv w:val="1"/>
      <w:marLeft w:val="0"/>
      <w:marRight w:val="0"/>
      <w:marTop w:val="0"/>
      <w:marBottom w:val="0"/>
      <w:divBdr>
        <w:top w:val="none" w:sz="0" w:space="0" w:color="auto"/>
        <w:left w:val="none" w:sz="0" w:space="0" w:color="auto"/>
        <w:bottom w:val="none" w:sz="0" w:space="0" w:color="auto"/>
        <w:right w:val="none" w:sz="0" w:space="0" w:color="auto"/>
      </w:divBdr>
    </w:div>
    <w:div w:id="901058778">
      <w:bodyDiv w:val="1"/>
      <w:marLeft w:val="0"/>
      <w:marRight w:val="0"/>
      <w:marTop w:val="0"/>
      <w:marBottom w:val="0"/>
      <w:divBdr>
        <w:top w:val="none" w:sz="0" w:space="0" w:color="auto"/>
        <w:left w:val="none" w:sz="0" w:space="0" w:color="auto"/>
        <w:bottom w:val="none" w:sz="0" w:space="0" w:color="auto"/>
        <w:right w:val="none" w:sz="0" w:space="0" w:color="auto"/>
      </w:divBdr>
      <w:divsChild>
        <w:div w:id="451025284">
          <w:marLeft w:val="0"/>
          <w:marRight w:val="0"/>
          <w:marTop w:val="0"/>
          <w:marBottom w:val="0"/>
          <w:divBdr>
            <w:top w:val="none" w:sz="0" w:space="0" w:color="auto"/>
            <w:left w:val="none" w:sz="0" w:space="0" w:color="auto"/>
            <w:bottom w:val="none" w:sz="0" w:space="0" w:color="auto"/>
            <w:right w:val="none" w:sz="0" w:space="0" w:color="auto"/>
          </w:divBdr>
        </w:div>
        <w:div w:id="1367096105">
          <w:marLeft w:val="0"/>
          <w:marRight w:val="0"/>
          <w:marTop w:val="0"/>
          <w:marBottom w:val="0"/>
          <w:divBdr>
            <w:top w:val="none" w:sz="0" w:space="0" w:color="auto"/>
            <w:left w:val="none" w:sz="0" w:space="0" w:color="auto"/>
            <w:bottom w:val="none" w:sz="0" w:space="0" w:color="auto"/>
            <w:right w:val="none" w:sz="0" w:space="0" w:color="auto"/>
          </w:divBdr>
        </w:div>
        <w:div w:id="1715813486">
          <w:marLeft w:val="0"/>
          <w:marRight w:val="0"/>
          <w:marTop w:val="0"/>
          <w:marBottom w:val="0"/>
          <w:divBdr>
            <w:top w:val="none" w:sz="0" w:space="0" w:color="auto"/>
            <w:left w:val="none" w:sz="0" w:space="0" w:color="auto"/>
            <w:bottom w:val="none" w:sz="0" w:space="0" w:color="auto"/>
            <w:right w:val="none" w:sz="0" w:space="0" w:color="auto"/>
          </w:divBdr>
        </w:div>
      </w:divsChild>
    </w:div>
    <w:div w:id="901604064">
      <w:bodyDiv w:val="1"/>
      <w:marLeft w:val="0"/>
      <w:marRight w:val="0"/>
      <w:marTop w:val="0"/>
      <w:marBottom w:val="0"/>
      <w:divBdr>
        <w:top w:val="none" w:sz="0" w:space="0" w:color="auto"/>
        <w:left w:val="none" w:sz="0" w:space="0" w:color="auto"/>
        <w:bottom w:val="none" w:sz="0" w:space="0" w:color="auto"/>
        <w:right w:val="none" w:sz="0" w:space="0" w:color="auto"/>
      </w:divBdr>
    </w:div>
    <w:div w:id="916864539">
      <w:bodyDiv w:val="1"/>
      <w:marLeft w:val="0"/>
      <w:marRight w:val="0"/>
      <w:marTop w:val="0"/>
      <w:marBottom w:val="0"/>
      <w:divBdr>
        <w:top w:val="none" w:sz="0" w:space="0" w:color="auto"/>
        <w:left w:val="none" w:sz="0" w:space="0" w:color="auto"/>
        <w:bottom w:val="none" w:sz="0" w:space="0" w:color="auto"/>
        <w:right w:val="none" w:sz="0" w:space="0" w:color="auto"/>
      </w:divBdr>
    </w:div>
    <w:div w:id="927497633">
      <w:bodyDiv w:val="1"/>
      <w:marLeft w:val="0"/>
      <w:marRight w:val="0"/>
      <w:marTop w:val="0"/>
      <w:marBottom w:val="0"/>
      <w:divBdr>
        <w:top w:val="none" w:sz="0" w:space="0" w:color="auto"/>
        <w:left w:val="none" w:sz="0" w:space="0" w:color="auto"/>
        <w:bottom w:val="none" w:sz="0" w:space="0" w:color="auto"/>
        <w:right w:val="none" w:sz="0" w:space="0" w:color="auto"/>
      </w:divBdr>
    </w:div>
    <w:div w:id="927739122">
      <w:bodyDiv w:val="1"/>
      <w:marLeft w:val="0"/>
      <w:marRight w:val="0"/>
      <w:marTop w:val="0"/>
      <w:marBottom w:val="0"/>
      <w:divBdr>
        <w:top w:val="none" w:sz="0" w:space="0" w:color="auto"/>
        <w:left w:val="none" w:sz="0" w:space="0" w:color="auto"/>
        <w:bottom w:val="none" w:sz="0" w:space="0" w:color="auto"/>
        <w:right w:val="none" w:sz="0" w:space="0" w:color="auto"/>
      </w:divBdr>
    </w:div>
    <w:div w:id="928076047">
      <w:bodyDiv w:val="1"/>
      <w:marLeft w:val="0"/>
      <w:marRight w:val="0"/>
      <w:marTop w:val="0"/>
      <w:marBottom w:val="0"/>
      <w:divBdr>
        <w:top w:val="none" w:sz="0" w:space="0" w:color="auto"/>
        <w:left w:val="none" w:sz="0" w:space="0" w:color="auto"/>
        <w:bottom w:val="none" w:sz="0" w:space="0" w:color="auto"/>
        <w:right w:val="none" w:sz="0" w:space="0" w:color="auto"/>
      </w:divBdr>
    </w:div>
    <w:div w:id="935477190">
      <w:bodyDiv w:val="1"/>
      <w:marLeft w:val="0"/>
      <w:marRight w:val="0"/>
      <w:marTop w:val="0"/>
      <w:marBottom w:val="0"/>
      <w:divBdr>
        <w:top w:val="none" w:sz="0" w:space="0" w:color="auto"/>
        <w:left w:val="none" w:sz="0" w:space="0" w:color="auto"/>
        <w:bottom w:val="none" w:sz="0" w:space="0" w:color="auto"/>
        <w:right w:val="none" w:sz="0" w:space="0" w:color="auto"/>
      </w:divBdr>
    </w:div>
    <w:div w:id="936332539">
      <w:bodyDiv w:val="1"/>
      <w:marLeft w:val="0"/>
      <w:marRight w:val="0"/>
      <w:marTop w:val="0"/>
      <w:marBottom w:val="0"/>
      <w:divBdr>
        <w:top w:val="none" w:sz="0" w:space="0" w:color="auto"/>
        <w:left w:val="none" w:sz="0" w:space="0" w:color="auto"/>
        <w:bottom w:val="none" w:sz="0" w:space="0" w:color="auto"/>
        <w:right w:val="none" w:sz="0" w:space="0" w:color="auto"/>
      </w:divBdr>
    </w:div>
    <w:div w:id="938180150">
      <w:bodyDiv w:val="1"/>
      <w:marLeft w:val="0"/>
      <w:marRight w:val="0"/>
      <w:marTop w:val="0"/>
      <w:marBottom w:val="0"/>
      <w:divBdr>
        <w:top w:val="none" w:sz="0" w:space="0" w:color="auto"/>
        <w:left w:val="none" w:sz="0" w:space="0" w:color="auto"/>
        <w:bottom w:val="none" w:sz="0" w:space="0" w:color="auto"/>
        <w:right w:val="none" w:sz="0" w:space="0" w:color="auto"/>
      </w:divBdr>
      <w:divsChild>
        <w:div w:id="1220243866">
          <w:marLeft w:val="0"/>
          <w:marRight w:val="0"/>
          <w:marTop w:val="0"/>
          <w:marBottom w:val="0"/>
          <w:divBdr>
            <w:top w:val="single" w:sz="2" w:space="0" w:color="auto"/>
            <w:left w:val="single" w:sz="2" w:space="0" w:color="auto"/>
            <w:bottom w:val="single" w:sz="6" w:space="0" w:color="auto"/>
            <w:right w:val="single" w:sz="2" w:space="0" w:color="auto"/>
          </w:divBdr>
          <w:divsChild>
            <w:div w:id="1415012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876449">
                  <w:marLeft w:val="0"/>
                  <w:marRight w:val="0"/>
                  <w:marTop w:val="0"/>
                  <w:marBottom w:val="0"/>
                  <w:divBdr>
                    <w:top w:val="single" w:sz="2" w:space="0" w:color="D9D9E3"/>
                    <w:left w:val="single" w:sz="2" w:space="0" w:color="D9D9E3"/>
                    <w:bottom w:val="single" w:sz="2" w:space="0" w:color="D9D9E3"/>
                    <w:right w:val="single" w:sz="2" w:space="0" w:color="D9D9E3"/>
                  </w:divBdr>
                  <w:divsChild>
                    <w:div w:id="1276906145">
                      <w:marLeft w:val="0"/>
                      <w:marRight w:val="0"/>
                      <w:marTop w:val="0"/>
                      <w:marBottom w:val="0"/>
                      <w:divBdr>
                        <w:top w:val="single" w:sz="2" w:space="0" w:color="D9D9E3"/>
                        <w:left w:val="single" w:sz="2" w:space="0" w:color="D9D9E3"/>
                        <w:bottom w:val="single" w:sz="2" w:space="0" w:color="D9D9E3"/>
                        <w:right w:val="single" w:sz="2" w:space="0" w:color="D9D9E3"/>
                      </w:divBdr>
                      <w:divsChild>
                        <w:div w:id="2012178188">
                          <w:marLeft w:val="0"/>
                          <w:marRight w:val="0"/>
                          <w:marTop w:val="0"/>
                          <w:marBottom w:val="0"/>
                          <w:divBdr>
                            <w:top w:val="single" w:sz="2" w:space="0" w:color="D9D9E3"/>
                            <w:left w:val="single" w:sz="2" w:space="0" w:color="D9D9E3"/>
                            <w:bottom w:val="single" w:sz="2" w:space="0" w:color="D9D9E3"/>
                            <w:right w:val="single" w:sz="2" w:space="0" w:color="D9D9E3"/>
                          </w:divBdr>
                          <w:divsChild>
                            <w:div w:id="2035768203">
                              <w:marLeft w:val="0"/>
                              <w:marRight w:val="0"/>
                              <w:marTop w:val="0"/>
                              <w:marBottom w:val="0"/>
                              <w:divBdr>
                                <w:top w:val="single" w:sz="2" w:space="0" w:color="D9D9E3"/>
                                <w:left w:val="single" w:sz="2" w:space="0" w:color="D9D9E3"/>
                                <w:bottom w:val="single" w:sz="2" w:space="0" w:color="D9D9E3"/>
                                <w:right w:val="single" w:sz="2" w:space="0" w:color="D9D9E3"/>
                              </w:divBdr>
                              <w:divsChild>
                                <w:div w:id="122770955">
                                  <w:marLeft w:val="0"/>
                                  <w:marRight w:val="0"/>
                                  <w:marTop w:val="0"/>
                                  <w:marBottom w:val="0"/>
                                  <w:divBdr>
                                    <w:top w:val="single" w:sz="2" w:space="0" w:color="D9D9E3"/>
                                    <w:left w:val="single" w:sz="2" w:space="0" w:color="D9D9E3"/>
                                    <w:bottom w:val="single" w:sz="2" w:space="0" w:color="D9D9E3"/>
                                    <w:right w:val="single" w:sz="2" w:space="0" w:color="D9D9E3"/>
                                  </w:divBdr>
                                  <w:divsChild>
                                    <w:div w:id="561257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89137126">
      <w:bodyDiv w:val="1"/>
      <w:marLeft w:val="0"/>
      <w:marRight w:val="0"/>
      <w:marTop w:val="0"/>
      <w:marBottom w:val="0"/>
      <w:divBdr>
        <w:top w:val="none" w:sz="0" w:space="0" w:color="auto"/>
        <w:left w:val="none" w:sz="0" w:space="0" w:color="auto"/>
        <w:bottom w:val="none" w:sz="0" w:space="0" w:color="auto"/>
        <w:right w:val="none" w:sz="0" w:space="0" w:color="auto"/>
      </w:divBdr>
    </w:div>
    <w:div w:id="1005594847">
      <w:bodyDiv w:val="1"/>
      <w:marLeft w:val="0"/>
      <w:marRight w:val="0"/>
      <w:marTop w:val="0"/>
      <w:marBottom w:val="0"/>
      <w:divBdr>
        <w:top w:val="none" w:sz="0" w:space="0" w:color="auto"/>
        <w:left w:val="none" w:sz="0" w:space="0" w:color="auto"/>
        <w:bottom w:val="none" w:sz="0" w:space="0" w:color="auto"/>
        <w:right w:val="none" w:sz="0" w:space="0" w:color="auto"/>
      </w:divBdr>
    </w:div>
    <w:div w:id="1007711057">
      <w:bodyDiv w:val="1"/>
      <w:marLeft w:val="0"/>
      <w:marRight w:val="0"/>
      <w:marTop w:val="0"/>
      <w:marBottom w:val="0"/>
      <w:divBdr>
        <w:top w:val="none" w:sz="0" w:space="0" w:color="auto"/>
        <w:left w:val="none" w:sz="0" w:space="0" w:color="auto"/>
        <w:bottom w:val="none" w:sz="0" w:space="0" w:color="auto"/>
        <w:right w:val="none" w:sz="0" w:space="0" w:color="auto"/>
      </w:divBdr>
    </w:div>
    <w:div w:id="1009216514">
      <w:bodyDiv w:val="1"/>
      <w:marLeft w:val="0"/>
      <w:marRight w:val="0"/>
      <w:marTop w:val="0"/>
      <w:marBottom w:val="0"/>
      <w:divBdr>
        <w:top w:val="none" w:sz="0" w:space="0" w:color="auto"/>
        <w:left w:val="none" w:sz="0" w:space="0" w:color="auto"/>
        <w:bottom w:val="none" w:sz="0" w:space="0" w:color="auto"/>
        <w:right w:val="none" w:sz="0" w:space="0" w:color="auto"/>
      </w:divBdr>
    </w:div>
    <w:div w:id="1009451780">
      <w:bodyDiv w:val="1"/>
      <w:marLeft w:val="0"/>
      <w:marRight w:val="0"/>
      <w:marTop w:val="0"/>
      <w:marBottom w:val="0"/>
      <w:divBdr>
        <w:top w:val="none" w:sz="0" w:space="0" w:color="auto"/>
        <w:left w:val="none" w:sz="0" w:space="0" w:color="auto"/>
        <w:bottom w:val="none" w:sz="0" w:space="0" w:color="auto"/>
        <w:right w:val="none" w:sz="0" w:space="0" w:color="auto"/>
      </w:divBdr>
    </w:div>
    <w:div w:id="1022053951">
      <w:bodyDiv w:val="1"/>
      <w:marLeft w:val="0"/>
      <w:marRight w:val="0"/>
      <w:marTop w:val="0"/>
      <w:marBottom w:val="0"/>
      <w:divBdr>
        <w:top w:val="none" w:sz="0" w:space="0" w:color="auto"/>
        <w:left w:val="none" w:sz="0" w:space="0" w:color="auto"/>
        <w:bottom w:val="none" w:sz="0" w:space="0" w:color="auto"/>
        <w:right w:val="none" w:sz="0" w:space="0" w:color="auto"/>
      </w:divBdr>
    </w:div>
    <w:div w:id="1028022435">
      <w:bodyDiv w:val="1"/>
      <w:marLeft w:val="0"/>
      <w:marRight w:val="0"/>
      <w:marTop w:val="0"/>
      <w:marBottom w:val="0"/>
      <w:divBdr>
        <w:top w:val="none" w:sz="0" w:space="0" w:color="auto"/>
        <w:left w:val="none" w:sz="0" w:space="0" w:color="auto"/>
        <w:bottom w:val="none" w:sz="0" w:space="0" w:color="auto"/>
        <w:right w:val="none" w:sz="0" w:space="0" w:color="auto"/>
      </w:divBdr>
    </w:div>
    <w:div w:id="1028261977">
      <w:bodyDiv w:val="1"/>
      <w:marLeft w:val="0"/>
      <w:marRight w:val="0"/>
      <w:marTop w:val="0"/>
      <w:marBottom w:val="0"/>
      <w:divBdr>
        <w:top w:val="none" w:sz="0" w:space="0" w:color="auto"/>
        <w:left w:val="none" w:sz="0" w:space="0" w:color="auto"/>
        <w:bottom w:val="none" w:sz="0" w:space="0" w:color="auto"/>
        <w:right w:val="none" w:sz="0" w:space="0" w:color="auto"/>
      </w:divBdr>
    </w:div>
    <w:div w:id="1061631515">
      <w:bodyDiv w:val="1"/>
      <w:marLeft w:val="0"/>
      <w:marRight w:val="0"/>
      <w:marTop w:val="0"/>
      <w:marBottom w:val="0"/>
      <w:divBdr>
        <w:top w:val="none" w:sz="0" w:space="0" w:color="auto"/>
        <w:left w:val="none" w:sz="0" w:space="0" w:color="auto"/>
        <w:bottom w:val="none" w:sz="0" w:space="0" w:color="auto"/>
        <w:right w:val="none" w:sz="0" w:space="0" w:color="auto"/>
      </w:divBdr>
    </w:div>
    <w:div w:id="1062560750">
      <w:bodyDiv w:val="1"/>
      <w:marLeft w:val="0"/>
      <w:marRight w:val="0"/>
      <w:marTop w:val="0"/>
      <w:marBottom w:val="0"/>
      <w:divBdr>
        <w:top w:val="none" w:sz="0" w:space="0" w:color="auto"/>
        <w:left w:val="none" w:sz="0" w:space="0" w:color="auto"/>
        <w:bottom w:val="none" w:sz="0" w:space="0" w:color="auto"/>
        <w:right w:val="none" w:sz="0" w:space="0" w:color="auto"/>
      </w:divBdr>
      <w:divsChild>
        <w:div w:id="502741194">
          <w:marLeft w:val="0"/>
          <w:marRight w:val="0"/>
          <w:marTop w:val="0"/>
          <w:marBottom w:val="0"/>
          <w:divBdr>
            <w:top w:val="single" w:sz="2" w:space="0" w:color="auto"/>
            <w:left w:val="single" w:sz="2" w:space="0" w:color="auto"/>
            <w:bottom w:val="single" w:sz="6" w:space="0" w:color="auto"/>
            <w:right w:val="single" w:sz="2" w:space="0" w:color="auto"/>
          </w:divBdr>
          <w:divsChild>
            <w:div w:id="270283493">
              <w:marLeft w:val="0"/>
              <w:marRight w:val="0"/>
              <w:marTop w:val="100"/>
              <w:marBottom w:val="100"/>
              <w:divBdr>
                <w:top w:val="single" w:sz="2" w:space="0" w:color="D9D9E3"/>
                <w:left w:val="single" w:sz="2" w:space="0" w:color="D9D9E3"/>
                <w:bottom w:val="single" w:sz="2" w:space="0" w:color="D9D9E3"/>
                <w:right w:val="single" w:sz="2" w:space="0" w:color="D9D9E3"/>
              </w:divBdr>
              <w:divsChild>
                <w:div w:id="640185709">
                  <w:marLeft w:val="0"/>
                  <w:marRight w:val="0"/>
                  <w:marTop w:val="0"/>
                  <w:marBottom w:val="0"/>
                  <w:divBdr>
                    <w:top w:val="single" w:sz="2" w:space="0" w:color="D9D9E3"/>
                    <w:left w:val="single" w:sz="2" w:space="0" w:color="D9D9E3"/>
                    <w:bottom w:val="single" w:sz="2" w:space="0" w:color="D9D9E3"/>
                    <w:right w:val="single" w:sz="2" w:space="0" w:color="D9D9E3"/>
                  </w:divBdr>
                  <w:divsChild>
                    <w:div w:id="104737953">
                      <w:marLeft w:val="0"/>
                      <w:marRight w:val="0"/>
                      <w:marTop w:val="0"/>
                      <w:marBottom w:val="0"/>
                      <w:divBdr>
                        <w:top w:val="single" w:sz="2" w:space="0" w:color="D9D9E3"/>
                        <w:left w:val="single" w:sz="2" w:space="0" w:color="D9D9E3"/>
                        <w:bottom w:val="single" w:sz="2" w:space="0" w:color="D9D9E3"/>
                        <w:right w:val="single" w:sz="2" w:space="0" w:color="D9D9E3"/>
                      </w:divBdr>
                      <w:divsChild>
                        <w:div w:id="393898909">
                          <w:marLeft w:val="0"/>
                          <w:marRight w:val="0"/>
                          <w:marTop w:val="0"/>
                          <w:marBottom w:val="0"/>
                          <w:divBdr>
                            <w:top w:val="single" w:sz="2" w:space="0" w:color="D9D9E3"/>
                            <w:left w:val="single" w:sz="2" w:space="0" w:color="D9D9E3"/>
                            <w:bottom w:val="single" w:sz="2" w:space="0" w:color="D9D9E3"/>
                            <w:right w:val="single" w:sz="2" w:space="0" w:color="D9D9E3"/>
                          </w:divBdr>
                          <w:divsChild>
                            <w:div w:id="202446760">
                              <w:marLeft w:val="0"/>
                              <w:marRight w:val="0"/>
                              <w:marTop w:val="0"/>
                              <w:marBottom w:val="0"/>
                              <w:divBdr>
                                <w:top w:val="single" w:sz="2" w:space="0" w:color="D9D9E3"/>
                                <w:left w:val="single" w:sz="2" w:space="0" w:color="D9D9E3"/>
                                <w:bottom w:val="single" w:sz="2" w:space="0" w:color="D9D9E3"/>
                                <w:right w:val="single" w:sz="2" w:space="0" w:color="D9D9E3"/>
                              </w:divBdr>
                              <w:divsChild>
                                <w:div w:id="1353798979">
                                  <w:marLeft w:val="0"/>
                                  <w:marRight w:val="0"/>
                                  <w:marTop w:val="0"/>
                                  <w:marBottom w:val="0"/>
                                  <w:divBdr>
                                    <w:top w:val="single" w:sz="2" w:space="0" w:color="D9D9E3"/>
                                    <w:left w:val="single" w:sz="2" w:space="0" w:color="D9D9E3"/>
                                    <w:bottom w:val="single" w:sz="2" w:space="0" w:color="D9D9E3"/>
                                    <w:right w:val="single" w:sz="2" w:space="0" w:color="D9D9E3"/>
                                  </w:divBdr>
                                  <w:divsChild>
                                    <w:div w:id="406148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2967405">
      <w:bodyDiv w:val="1"/>
      <w:marLeft w:val="0"/>
      <w:marRight w:val="0"/>
      <w:marTop w:val="0"/>
      <w:marBottom w:val="0"/>
      <w:divBdr>
        <w:top w:val="none" w:sz="0" w:space="0" w:color="auto"/>
        <w:left w:val="none" w:sz="0" w:space="0" w:color="auto"/>
        <w:bottom w:val="none" w:sz="0" w:space="0" w:color="auto"/>
        <w:right w:val="none" w:sz="0" w:space="0" w:color="auto"/>
      </w:divBdr>
    </w:div>
    <w:div w:id="1075708585">
      <w:bodyDiv w:val="1"/>
      <w:marLeft w:val="0"/>
      <w:marRight w:val="0"/>
      <w:marTop w:val="0"/>
      <w:marBottom w:val="0"/>
      <w:divBdr>
        <w:top w:val="none" w:sz="0" w:space="0" w:color="auto"/>
        <w:left w:val="none" w:sz="0" w:space="0" w:color="auto"/>
        <w:bottom w:val="none" w:sz="0" w:space="0" w:color="auto"/>
        <w:right w:val="none" w:sz="0" w:space="0" w:color="auto"/>
      </w:divBdr>
    </w:div>
    <w:div w:id="1075740099">
      <w:bodyDiv w:val="1"/>
      <w:marLeft w:val="0"/>
      <w:marRight w:val="0"/>
      <w:marTop w:val="0"/>
      <w:marBottom w:val="0"/>
      <w:divBdr>
        <w:top w:val="none" w:sz="0" w:space="0" w:color="auto"/>
        <w:left w:val="none" w:sz="0" w:space="0" w:color="auto"/>
        <w:bottom w:val="none" w:sz="0" w:space="0" w:color="auto"/>
        <w:right w:val="none" w:sz="0" w:space="0" w:color="auto"/>
      </w:divBdr>
    </w:div>
    <w:div w:id="1077171164">
      <w:bodyDiv w:val="1"/>
      <w:marLeft w:val="0"/>
      <w:marRight w:val="0"/>
      <w:marTop w:val="0"/>
      <w:marBottom w:val="0"/>
      <w:divBdr>
        <w:top w:val="none" w:sz="0" w:space="0" w:color="auto"/>
        <w:left w:val="none" w:sz="0" w:space="0" w:color="auto"/>
        <w:bottom w:val="none" w:sz="0" w:space="0" w:color="auto"/>
        <w:right w:val="none" w:sz="0" w:space="0" w:color="auto"/>
      </w:divBdr>
    </w:div>
    <w:div w:id="1091898999">
      <w:bodyDiv w:val="1"/>
      <w:marLeft w:val="0"/>
      <w:marRight w:val="0"/>
      <w:marTop w:val="0"/>
      <w:marBottom w:val="0"/>
      <w:divBdr>
        <w:top w:val="none" w:sz="0" w:space="0" w:color="auto"/>
        <w:left w:val="none" w:sz="0" w:space="0" w:color="auto"/>
        <w:bottom w:val="none" w:sz="0" w:space="0" w:color="auto"/>
        <w:right w:val="none" w:sz="0" w:space="0" w:color="auto"/>
      </w:divBdr>
    </w:div>
    <w:div w:id="1094861450">
      <w:bodyDiv w:val="1"/>
      <w:marLeft w:val="0"/>
      <w:marRight w:val="0"/>
      <w:marTop w:val="0"/>
      <w:marBottom w:val="0"/>
      <w:divBdr>
        <w:top w:val="none" w:sz="0" w:space="0" w:color="auto"/>
        <w:left w:val="none" w:sz="0" w:space="0" w:color="auto"/>
        <w:bottom w:val="none" w:sz="0" w:space="0" w:color="auto"/>
        <w:right w:val="none" w:sz="0" w:space="0" w:color="auto"/>
      </w:divBdr>
      <w:divsChild>
        <w:div w:id="46881286">
          <w:marLeft w:val="0"/>
          <w:marRight w:val="0"/>
          <w:marTop w:val="0"/>
          <w:marBottom w:val="0"/>
          <w:divBdr>
            <w:top w:val="none" w:sz="0" w:space="0" w:color="auto"/>
            <w:left w:val="none" w:sz="0" w:space="0" w:color="auto"/>
            <w:bottom w:val="none" w:sz="0" w:space="0" w:color="auto"/>
            <w:right w:val="none" w:sz="0" w:space="0" w:color="auto"/>
          </w:divBdr>
        </w:div>
        <w:div w:id="87629401">
          <w:marLeft w:val="0"/>
          <w:marRight w:val="0"/>
          <w:marTop w:val="0"/>
          <w:marBottom w:val="0"/>
          <w:divBdr>
            <w:top w:val="none" w:sz="0" w:space="0" w:color="auto"/>
            <w:left w:val="none" w:sz="0" w:space="0" w:color="auto"/>
            <w:bottom w:val="none" w:sz="0" w:space="0" w:color="auto"/>
            <w:right w:val="none" w:sz="0" w:space="0" w:color="auto"/>
          </w:divBdr>
        </w:div>
        <w:div w:id="124543559">
          <w:marLeft w:val="0"/>
          <w:marRight w:val="0"/>
          <w:marTop w:val="0"/>
          <w:marBottom w:val="0"/>
          <w:divBdr>
            <w:top w:val="none" w:sz="0" w:space="0" w:color="auto"/>
            <w:left w:val="none" w:sz="0" w:space="0" w:color="auto"/>
            <w:bottom w:val="none" w:sz="0" w:space="0" w:color="auto"/>
            <w:right w:val="none" w:sz="0" w:space="0" w:color="auto"/>
          </w:divBdr>
        </w:div>
        <w:div w:id="388650051">
          <w:marLeft w:val="0"/>
          <w:marRight w:val="0"/>
          <w:marTop w:val="0"/>
          <w:marBottom w:val="0"/>
          <w:divBdr>
            <w:top w:val="none" w:sz="0" w:space="0" w:color="auto"/>
            <w:left w:val="none" w:sz="0" w:space="0" w:color="auto"/>
            <w:bottom w:val="none" w:sz="0" w:space="0" w:color="auto"/>
            <w:right w:val="none" w:sz="0" w:space="0" w:color="auto"/>
          </w:divBdr>
        </w:div>
        <w:div w:id="587347607">
          <w:marLeft w:val="0"/>
          <w:marRight w:val="0"/>
          <w:marTop w:val="0"/>
          <w:marBottom w:val="0"/>
          <w:divBdr>
            <w:top w:val="none" w:sz="0" w:space="0" w:color="auto"/>
            <w:left w:val="none" w:sz="0" w:space="0" w:color="auto"/>
            <w:bottom w:val="none" w:sz="0" w:space="0" w:color="auto"/>
            <w:right w:val="none" w:sz="0" w:space="0" w:color="auto"/>
          </w:divBdr>
        </w:div>
        <w:div w:id="755593189">
          <w:marLeft w:val="0"/>
          <w:marRight w:val="0"/>
          <w:marTop w:val="0"/>
          <w:marBottom w:val="0"/>
          <w:divBdr>
            <w:top w:val="none" w:sz="0" w:space="0" w:color="auto"/>
            <w:left w:val="none" w:sz="0" w:space="0" w:color="auto"/>
            <w:bottom w:val="none" w:sz="0" w:space="0" w:color="auto"/>
            <w:right w:val="none" w:sz="0" w:space="0" w:color="auto"/>
          </w:divBdr>
        </w:div>
        <w:div w:id="876625647">
          <w:marLeft w:val="0"/>
          <w:marRight w:val="0"/>
          <w:marTop w:val="0"/>
          <w:marBottom w:val="0"/>
          <w:divBdr>
            <w:top w:val="none" w:sz="0" w:space="0" w:color="auto"/>
            <w:left w:val="none" w:sz="0" w:space="0" w:color="auto"/>
            <w:bottom w:val="none" w:sz="0" w:space="0" w:color="auto"/>
            <w:right w:val="none" w:sz="0" w:space="0" w:color="auto"/>
          </w:divBdr>
        </w:div>
        <w:div w:id="1085877748">
          <w:marLeft w:val="0"/>
          <w:marRight w:val="0"/>
          <w:marTop w:val="0"/>
          <w:marBottom w:val="0"/>
          <w:divBdr>
            <w:top w:val="none" w:sz="0" w:space="0" w:color="auto"/>
            <w:left w:val="none" w:sz="0" w:space="0" w:color="auto"/>
            <w:bottom w:val="none" w:sz="0" w:space="0" w:color="auto"/>
            <w:right w:val="none" w:sz="0" w:space="0" w:color="auto"/>
          </w:divBdr>
        </w:div>
        <w:div w:id="1310674666">
          <w:marLeft w:val="0"/>
          <w:marRight w:val="0"/>
          <w:marTop w:val="0"/>
          <w:marBottom w:val="0"/>
          <w:divBdr>
            <w:top w:val="none" w:sz="0" w:space="0" w:color="auto"/>
            <w:left w:val="none" w:sz="0" w:space="0" w:color="auto"/>
            <w:bottom w:val="none" w:sz="0" w:space="0" w:color="auto"/>
            <w:right w:val="none" w:sz="0" w:space="0" w:color="auto"/>
          </w:divBdr>
        </w:div>
        <w:div w:id="1326124457">
          <w:marLeft w:val="0"/>
          <w:marRight w:val="0"/>
          <w:marTop w:val="0"/>
          <w:marBottom w:val="0"/>
          <w:divBdr>
            <w:top w:val="none" w:sz="0" w:space="0" w:color="auto"/>
            <w:left w:val="none" w:sz="0" w:space="0" w:color="auto"/>
            <w:bottom w:val="none" w:sz="0" w:space="0" w:color="auto"/>
            <w:right w:val="none" w:sz="0" w:space="0" w:color="auto"/>
          </w:divBdr>
        </w:div>
        <w:div w:id="1381318619">
          <w:marLeft w:val="0"/>
          <w:marRight w:val="0"/>
          <w:marTop w:val="0"/>
          <w:marBottom w:val="0"/>
          <w:divBdr>
            <w:top w:val="none" w:sz="0" w:space="0" w:color="auto"/>
            <w:left w:val="none" w:sz="0" w:space="0" w:color="auto"/>
            <w:bottom w:val="none" w:sz="0" w:space="0" w:color="auto"/>
            <w:right w:val="none" w:sz="0" w:space="0" w:color="auto"/>
          </w:divBdr>
        </w:div>
        <w:div w:id="1617254289">
          <w:marLeft w:val="0"/>
          <w:marRight w:val="0"/>
          <w:marTop w:val="0"/>
          <w:marBottom w:val="0"/>
          <w:divBdr>
            <w:top w:val="none" w:sz="0" w:space="0" w:color="auto"/>
            <w:left w:val="none" w:sz="0" w:space="0" w:color="auto"/>
            <w:bottom w:val="none" w:sz="0" w:space="0" w:color="auto"/>
            <w:right w:val="none" w:sz="0" w:space="0" w:color="auto"/>
          </w:divBdr>
        </w:div>
        <w:div w:id="1642881696">
          <w:marLeft w:val="0"/>
          <w:marRight w:val="0"/>
          <w:marTop w:val="0"/>
          <w:marBottom w:val="0"/>
          <w:divBdr>
            <w:top w:val="none" w:sz="0" w:space="0" w:color="auto"/>
            <w:left w:val="none" w:sz="0" w:space="0" w:color="auto"/>
            <w:bottom w:val="none" w:sz="0" w:space="0" w:color="auto"/>
            <w:right w:val="none" w:sz="0" w:space="0" w:color="auto"/>
          </w:divBdr>
        </w:div>
        <w:div w:id="1807888972">
          <w:marLeft w:val="0"/>
          <w:marRight w:val="0"/>
          <w:marTop w:val="0"/>
          <w:marBottom w:val="0"/>
          <w:divBdr>
            <w:top w:val="none" w:sz="0" w:space="0" w:color="auto"/>
            <w:left w:val="none" w:sz="0" w:space="0" w:color="auto"/>
            <w:bottom w:val="none" w:sz="0" w:space="0" w:color="auto"/>
            <w:right w:val="none" w:sz="0" w:space="0" w:color="auto"/>
          </w:divBdr>
        </w:div>
        <w:div w:id="1956252706">
          <w:marLeft w:val="0"/>
          <w:marRight w:val="0"/>
          <w:marTop w:val="0"/>
          <w:marBottom w:val="0"/>
          <w:divBdr>
            <w:top w:val="none" w:sz="0" w:space="0" w:color="auto"/>
            <w:left w:val="none" w:sz="0" w:space="0" w:color="auto"/>
            <w:bottom w:val="none" w:sz="0" w:space="0" w:color="auto"/>
            <w:right w:val="none" w:sz="0" w:space="0" w:color="auto"/>
          </w:divBdr>
        </w:div>
        <w:div w:id="1981642735">
          <w:marLeft w:val="0"/>
          <w:marRight w:val="0"/>
          <w:marTop w:val="0"/>
          <w:marBottom w:val="0"/>
          <w:divBdr>
            <w:top w:val="none" w:sz="0" w:space="0" w:color="auto"/>
            <w:left w:val="none" w:sz="0" w:space="0" w:color="auto"/>
            <w:bottom w:val="none" w:sz="0" w:space="0" w:color="auto"/>
            <w:right w:val="none" w:sz="0" w:space="0" w:color="auto"/>
          </w:divBdr>
        </w:div>
        <w:div w:id="2049989209">
          <w:marLeft w:val="0"/>
          <w:marRight w:val="0"/>
          <w:marTop w:val="0"/>
          <w:marBottom w:val="0"/>
          <w:divBdr>
            <w:top w:val="none" w:sz="0" w:space="0" w:color="auto"/>
            <w:left w:val="none" w:sz="0" w:space="0" w:color="auto"/>
            <w:bottom w:val="none" w:sz="0" w:space="0" w:color="auto"/>
            <w:right w:val="none" w:sz="0" w:space="0" w:color="auto"/>
          </w:divBdr>
        </w:div>
      </w:divsChild>
    </w:div>
    <w:div w:id="1108543743">
      <w:bodyDiv w:val="1"/>
      <w:marLeft w:val="0"/>
      <w:marRight w:val="0"/>
      <w:marTop w:val="0"/>
      <w:marBottom w:val="0"/>
      <w:divBdr>
        <w:top w:val="none" w:sz="0" w:space="0" w:color="auto"/>
        <w:left w:val="none" w:sz="0" w:space="0" w:color="auto"/>
        <w:bottom w:val="none" w:sz="0" w:space="0" w:color="auto"/>
        <w:right w:val="none" w:sz="0" w:space="0" w:color="auto"/>
      </w:divBdr>
    </w:div>
    <w:div w:id="1112438378">
      <w:bodyDiv w:val="1"/>
      <w:marLeft w:val="0"/>
      <w:marRight w:val="0"/>
      <w:marTop w:val="0"/>
      <w:marBottom w:val="0"/>
      <w:divBdr>
        <w:top w:val="none" w:sz="0" w:space="0" w:color="auto"/>
        <w:left w:val="none" w:sz="0" w:space="0" w:color="auto"/>
        <w:bottom w:val="none" w:sz="0" w:space="0" w:color="auto"/>
        <w:right w:val="none" w:sz="0" w:space="0" w:color="auto"/>
      </w:divBdr>
    </w:div>
    <w:div w:id="1114983373">
      <w:bodyDiv w:val="1"/>
      <w:marLeft w:val="0"/>
      <w:marRight w:val="0"/>
      <w:marTop w:val="0"/>
      <w:marBottom w:val="0"/>
      <w:divBdr>
        <w:top w:val="none" w:sz="0" w:space="0" w:color="auto"/>
        <w:left w:val="none" w:sz="0" w:space="0" w:color="auto"/>
        <w:bottom w:val="none" w:sz="0" w:space="0" w:color="auto"/>
        <w:right w:val="none" w:sz="0" w:space="0" w:color="auto"/>
      </w:divBdr>
    </w:div>
    <w:div w:id="1125079833">
      <w:bodyDiv w:val="1"/>
      <w:marLeft w:val="0"/>
      <w:marRight w:val="0"/>
      <w:marTop w:val="0"/>
      <w:marBottom w:val="0"/>
      <w:divBdr>
        <w:top w:val="none" w:sz="0" w:space="0" w:color="auto"/>
        <w:left w:val="none" w:sz="0" w:space="0" w:color="auto"/>
        <w:bottom w:val="none" w:sz="0" w:space="0" w:color="auto"/>
        <w:right w:val="none" w:sz="0" w:space="0" w:color="auto"/>
      </w:divBdr>
    </w:div>
    <w:div w:id="1146168643">
      <w:bodyDiv w:val="1"/>
      <w:marLeft w:val="0"/>
      <w:marRight w:val="0"/>
      <w:marTop w:val="0"/>
      <w:marBottom w:val="0"/>
      <w:divBdr>
        <w:top w:val="none" w:sz="0" w:space="0" w:color="auto"/>
        <w:left w:val="none" w:sz="0" w:space="0" w:color="auto"/>
        <w:bottom w:val="none" w:sz="0" w:space="0" w:color="auto"/>
        <w:right w:val="none" w:sz="0" w:space="0" w:color="auto"/>
      </w:divBdr>
    </w:div>
    <w:div w:id="1168787177">
      <w:bodyDiv w:val="1"/>
      <w:marLeft w:val="0"/>
      <w:marRight w:val="0"/>
      <w:marTop w:val="0"/>
      <w:marBottom w:val="0"/>
      <w:divBdr>
        <w:top w:val="none" w:sz="0" w:space="0" w:color="auto"/>
        <w:left w:val="none" w:sz="0" w:space="0" w:color="auto"/>
        <w:bottom w:val="none" w:sz="0" w:space="0" w:color="auto"/>
        <w:right w:val="none" w:sz="0" w:space="0" w:color="auto"/>
      </w:divBdr>
    </w:div>
    <w:div w:id="1189834223">
      <w:bodyDiv w:val="1"/>
      <w:marLeft w:val="0"/>
      <w:marRight w:val="0"/>
      <w:marTop w:val="0"/>
      <w:marBottom w:val="0"/>
      <w:divBdr>
        <w:top w:val="none" w:sz="0" w:space="0" w:color="auto"/>
        <w:left w:val="none" w:sz="0" w:space="0" w:color="auto"/>
        <w:bottom w:val="none" w:sz="0" w:space="0" w:color="auto"/>
        <w:right w:val="none" w:sz="0" w:space="0" w:color="auto"/>
      </w:divBdr>
    </w:div>
    <w:div w:id="1199008402">
      <w:bodyDiv w:val="1"/>
      <w:marLeft w:val="0"/>
      <w:marRight w:val="0"/>
      <w:marTop w:val="0"/>
      <w:marBottom w:val="0"/>
      <w:divBdr>
        <w:top w:val="none" w:sz="0" w:space="0" w:color="auto"/>
        <w:left w:val="none" w:sz="0" w:space="0" w:color="auto"/>
        <w:bottom w:val="none" w:sz="0" w:space="0" w:color="auto"/>
        <w:right w:val="none" w:sz="0" w:space="0" w:color="auto"/>
      </w:divBdr>
    </w:div>
    <w:div w:id="1208226245">
      <w:bodyDiv w:val="1"/>
      <w:marLeft w:val="0"/>
      <w:marRight w:val="0"/>
      <w:marTop w:val="0"/>
      <w:marBottom w:val="0"/>
      <w:divBdr>
        <w:top w:val="none" w:sz="0" w:space="0" w:color="auto"/>
        <w:left w:val="none" w:sz="0" w:space="0" w:color="auto"/>
        <w:bottom w:val="none" w:sz="0" w:space="0" w:color="auto"/>
        <w:right w:val="none" w:sz="0" w:space="0" w:color="auto"/>
      </w:divBdr>
    </w:div>
    <w:div w:id="1214267208">
      <w:bodyDiv w:val="1"/>
      <w:marLeft w:val="0"/>
      <w:marRight w:val="0"/>
      <w:marTop w:val="0"/>
      <w:marBottom w:val="0"/>
      <w:divBdr>
        <w:top w:val="none" w:sz="0" w:space="0" w:color="auto"/>
        <w:left w:val="none" w:sz="0" w:space="0" w:color="auto"/>
        <w:bottom w:val="none" w:sz="0" w:space="0" w:color="auto"/>
        <w:right w:val="none" w:sz="0" w:space="0" w:color="auto"/>
      </w:divBdr>
    </w:div>
    <w:div w:id="1229610994">
      <w:bodyDiv w:val="1"/>
      <w:marLeft w:val="0"/>
      <w:marRight w:val="0"/>
      <w:marTop w:val="0"/>
      <w:marBottom w:val="0"/>
      <w:divBdr>
        <w:top w:val="none" w:sz="0" w:space="0" w:color="auto"/>
        <w:left w:val="none" w:sz="0" w:space="0" w:color="auto"/>
        <w:bottom w:val="none" w:sz="0" w:space="0" w:color="auto"/>
        <w:right w:val="none" w:sz="0" w:space="0" w:color="auto"/>
      </w:divBdr>
    </w:div>
    <w:div w:id="1229850630">
      <w:bodyDiv w:val="1"/>
      <w:marLeft w:val="0"/>
      <w:marRight w:val="0"/>
      <w:marTop w:val="0"/>
      <w:marBottom w:val="0"/>
      <w:divBdr>
        <w:top w:val="none" w:sz="0" w:space="0" w:color="auto"/>
        <w:left w:val="none" w:sz="0" w:space="0" w:color="auto"/>
        <w:bottom w:val="none" w:sz="0" w:space="0" w:color="auto"/>
        <w:right w:val="none" w:sz="0" w:space="0" w:color="auto"/>
      </w:divBdr>
    </w:div>
    <w:div w:id="1230531522">
      <w:bodyDiv w:val="1"/>
      <w:marLeft w:val="0"/>
      <w:marRight w:val="0"/>
      <w:marTop w:val="0"/>
      <w:marBottom w:val="0"/>
      <w:divBdr>
        <w:top w:val="none" w:sz="0" w:space="0" w:color="auto"/>
        <w:left w:val="none" w:sz="0" w:space="0" w:color="auto"/>
        <w:bottom w:val="none" w:sz="0" w:space="0" w:color="auto"/>
        <w:right w:val="none" w:sz="0" w:space="0" w:color="auto"/>
      </w:divBdr>
    </w:div>
    <w:div w:id="1237016377">
      <w:bodyDiv w:val="1"/>
      <w:marLeft w:val="0"/>
      <w:marRight w:val="0"/>
      <w:marTop w:val="0"/>
      <w:marBottom w:val="0"/>
      <w:divBdr>
        <w:top w:val="none" w:sz="0" w:space="0" w:color="auto"/>
        <w:left w:val="none" w:sz="0" w:space="0" w:color="auto"/>
        <w:bottom w:val="none" w:sz="0" w:space="0" w:color="auto"/>
        <w:right w:val="none" w:sz="0" w:space="0" w:color="auto"/>
      </w:divBdr>
    </w:div>
    <w:div w:id="1237322286">
      <w:bodyDiv w:val="1"/>
      <w:marLeft w:val="0"/>
      <w:marRight w:val="0"/>
      <w:marTop w:val="0"/>
      <w:marBottom w:val="0"/>
      <w:divBdr>
        <w:top w:val="none" w:sz="0" w:space="0" w:color="auto"/>
        <w:left w:val="none" w:sz="0" w:space="0" w:color="auto"/>
        <w:bottom w:val="none" w:sz="0" w:space="0" w:color="auto"/>
        <w:right w:val="none" w:sz="0" w:space="0" w:color="auto"/>
      </w:divBdr>
    </w:div>
    <w:div w:id="1239365296">
      <w:bodyDiv w:val="1"/>
      <w:marLeft w:val="0"/>
      <w:marRight w:val="0"/>
      <w:marTop w:val="0"/>
      <w:marBottom w:val="0"/>
      <w:divBdr>
        <w:top w:val="none" w:sz="0" w:space="0" w:color="auto"/>
        <w:left w:val="none" w:sz="0" w:space="0" w:color="auto"/>
        <w:bottom w:val="none" w:sz="0" w:space="0" w:color="auto"/>
        <w:right w:val="none" w:sz="0" w:space="0" w:color="auto"/>
      </w:divBdr>
      <w:divsChild>
        <w:div w:id="364714087">
          <w:marLeft w:val="274"/>
          <w:marRight w:val="0"/>
          <w:marTop w:val="0"/>
          <w:marBottom w:val="0"/>
          <w:divBdr>
            <w:top w:val="none" w:sz="0" w:space="0" w:color="auto"/>
            <w:left w:val="none" w:sz="0" w:space="0" w:color="auto"/>
            <w:bottom w:val="none" w:sz="0" w:space="0" w:color="auto"/>
            <w:right w:val="none" w:sz="0" w:space="0" w:color="auto"/>
          </w:divBdr>
        </w:div>
        <w:div w:id="407700166">
          <w:marLeft w:val="274"/>
          <w:marRight w:val="0"/>
          <w:marTop w:val="0"/>
          <w:marBottom w:val="0"/>
          <w:divBdr>
            <w:top w:val="none" w:sz="0" w:space="0" w:color="auto"/>
            <w:left w:val="none" w:sz="0" w:space="0" w:color="auto"/>
            <w:bottom w:val="none" w:sz="0" w:space="0" w:color="auto"/>
            <w:right w:val="none" w:sz="0" w:space="0" w:color="auto"/>
          </w:divBdr>
        </w:div>
        <w:div w:id="485442561">
          <w:marLeft w:val="274"/>
          <w:marRight w:val="0"/>
          <w:marTop w:val="0"/>
          <w:marBottom w:val="0"/>
          <w:divBdr>
            <w:top w:val="none" w:sz="0" w:space="0" w:color="auto"/>
            <w:left w:val="none" w:sz="0" w:space="0" w:color="auto"/>
            <w:bottom w:val="none" w:sz="0" w:space="0" w:color="auto"/>
            <w:right w:val="none" w:sz="0" w:space="0" w:color="auto"/>
          </w:divBdr>
        </w:div>
        <w:div w:id="774062550">
          <w:marLeft w:val="274"/>
          <w:marRight w:val="0"/>
          <w:marTop w:val="0"/>
          <w:marBottom w:val="0"/>
          <w:divBdr>
            <w:top w:val="none" w:sz="0" w:space="0" w:color="auto"/>
            <w:left w:val="none" w:sz="0" w:space="0" w:color="auto"/>
            <w:bottom w:val="none" w:sz="0" w:space="0" w:color="auto"/>
            <w:right w:val="none" w:sz="0" w:space="0" w:color="auto"/>
          </w:divBdr>
        </w:div>
        <w:div w:id="845752290">
          <w:marLeft w:val="274"/>
          <w:marRight w:val="0"/>
          <w:marTop w:val="0"/>
          <w:marBottom w:val="0"/>
          <w:divBdr>
            <w:top w:val="none" w:sz="0" w:space="0" w:color="auto"/>
            <w:left w:val="none" w:sz="0" w:space="0" w:color="auto"/>
            <w:bottom w:val="none" w:sz="0" w:space="0" w:color="auto"/>
            <w:right w:val="none" w:sz="0" w:space="0" w:color="auto"/>
          </w:divBdr>
        </w:div>
        <w:div w:id="852954250">
          <w:marLeft w:val="274"/>
          <w:marRight w:val="0"/>
          <w:marTop w:val="0"/>
          <w:marBottom w:val="0"/>
          <w:divBdr>
            <w:top w:val="none" w:sz="0" w:space="0" w:color="auto"/>
            <w:left w:val="none" w:sz="0" w:space="0" w:color="auto"/>
            <w:bottom w:val="none" w:sz="0" w:space="0" w:color="auto"/>
            <w:right w:val="none" w:sz="0" w:space="0" w:color="auto"/>
          </w:divBdr>
        </w:div>
        <w:div w:id="961494679">
          <w:marLeft w:val="274"/>
          <w:marRight w:val="0"/>
          <w:marTop w:val="0"/>
          <w:marBottom w:val="0"/>
          <w:divBdr>
            <w:top w:val="none" w:sz="0" w:space="0" w:color="auto"/>
            <w:left w:val="none" w:sz="0" w:space="0" w:color="auto"/>
            <w:bottom w:val="none" w:sz="0" w:space="0" w:color="auto"/>
            <w:right w:val="none" w:sz="0" w:space="0" w:color="auto"/>
          </w:divBdr>
        </w:div>
        <w:div w:id="1343971312">
          <w:marLeft w:val="274"/>
          <w:marRight w:val="0"/>
          <w:marTop w:val="0"/>
          <w:marBottom w:val="0"/>
          <w:divBdr>
            <w:top w:val="none" w:sz="0" w:space="0" w:color="auto"/>
            <w:left w:val="none" w:sz="0" w:space="0" w:color="auto"/>
            <w:bottom w:val="none" w:sz="0" w:space="0" w:color="auto"/>
            <w:right w:val="none" w:sz="0" w:space="0" w:color="auto"/>
          </w:divBdr>
        </w:div>
        <w:div w:id="1389765740">
          <w:marLeft w:val="274"/>
          <w:marRight w:val="0"/>
          <w:marTop w:val="0"/>
          <w:marBottom w:val="0"/>
          <w:divBdr>
            <w:top w:val="none" w:sz="0" w:space="0" w:color="auto"/>
            <w:left w:val="none" w:sz="0" w:space="0" w:color="auto"/>
            <w:bottom w:val="none" w:sz="0" w:space="0" w:color="auto"/>
            <w:right w:val="none" w:sz="0" w:space="0" w:color="auto"/>
          </w:divBdr>
        </w:div>
        <w:div w:id="1421176274">
          <w:marLeft w:val="274"/>
          <w:marRight w:val="0"/>
          <w:marTop w:val="0"/>
          <w:marBottom w:val="0"/>
          <w:divBdr>
            <w:top w:val="none" w:sz="0" w:space="0" w:color="auto"/>
            <w:left w:val="none" w:sz="0" w:space="0" w:color="auto"/>
            <w:bottom w:val="none" w:sz="0" w:space="0" w:color="auto"/>
            <w:right w:val="none" w:sz="0" w:space="0" w:color="auto"/>
          </w:divBdr>
        </w:div>
        <w:div w:id="1483741074">
          <w:marLeft w:val="274"/>
          <w:marRight w:val="0"/>
          <w:marTop w:val="0"/>
          <w:marBottom w:val="0"/>
          <w:divBdr>
            <w:top w:val="none" w:sz="0" w:space="0" w:color="auto"/>
            <w:left w:val="none" w:sz="0" w:space="0" w:color="auto"/>
            <w:bottom w:val="none" w:sz="0" w:space="0" w:color="auto"/>
            <w:right w:val="none" w:sz="0" w:space="0" w:color="auto"/>
          </w:divBdr>
        </w:div>
        <w:div w:id="1582446139">
          <w:marLeft w:val="274"/>
          <w:marRight w:val="0"/>
          <w:marTop w:val="0"/>
          <w:marBottom w:val="0"/>
          <w:divBdr>
            <w:top w:val="none" w:sz="0" w:space="0" w:color="auto"/>
            <w:left w:val="none" w:sz="0" w:space="0" w:color="auto"/>
            <w:bottom w:val="none" w:sz="0" w:space="0" w:color="auto"/>
            <w:right w:val="none" w:sz="0" w:space="0" w:color="auto"/>
          </w:divBdr>
        </w:div>
        <w:div w:id="1650941012">
          <w:marLeft w:val="274"/>
          <w:marRight w:val="0"/>
          <w:marTop w:val="0"/>
          <w:marBottom w:val="0"/>
          <w:divBdr>
            <w:top w:val="none" w:sz="0" w:space="0" w:color="auto"/>
            <w:left w:val="none" w:sz="0" w:space="0" w:color="auto"/>
            <w:bottom w:val="none" w:sz="0" w:space="0" w:color="auto"/>
            <w:right w:val="none" w:sz="0" w:space="0" w:color="auto"/>
          </w:divBdr>
        </w:div>
        <w:div w:id="1664426382">
          <w:marLeft w:val="274"/>
          <w:marRight w:val="0"/>
          <w:marTop w:val="0"/>
          <w:marBottom w:val="0"/>
          <w:divBdr>
            <w:top w:val="none" w:sz="0" w:space="0" w:color="auto"/>
            <w:left w:val="none" w:sz="0" w:space="0" w:color="auto"/>
            <w:bottom w:val="none" w:sz="0" w:space="0" w:color="auto"/>
            <w:right w:val="none" w:sz="0" w:space="0" w:color="auto"/>
          </w:divBdr>
        </w:div>
        <w:div w:id="1707827300">
          <w:marLeft w:val="274"/>
          <w:marRight w:val="0"/>
          <w:marTop w:val="0"/>
          <w:marBottom w:val="0"/>
          <w:divBdr>
            <w:top w:val="none" w:sz="0" w:space="0" w:color="auto"/>
            <w:left w:val="none" w:sz="0" w:space="0" w:color="auto"/>
            <w:bottom w:val="none" w:sz="0" w:space="0" w:color="auto"/>
            <w:right w:val="none" w:sz="0" w:space="0" w:color="auto"/>
          </w:divBdr>
        </w:div>
        <w:div w:id="1794902694">
          <w:marLeft w:val="274"/>
          <w:marRight w:val="0"/>
          <w:marTop w:val="0"/>
          <w:marBottom w:val="0"/>
          <w:divBdr>
            <w:top w:val="none" w:sz="0" w:space="0" w:color="auto"/>
            <w:left w:val="none" w:sz="0" w:space="0" w:color="auto"/>
            <w:bottom w:val="none" w:sz="0" w:space="0" w:color="auto"/>
            <w:right w:val="none" w:sz="0" w:space="0" w:color="auto"/>
          </w:divBdr>
        </w:div>
        <w:div w:id="2043743136">
          <w:marLeft w:val="274"/>
          <w:marRight w:val="0"/>
          <w:marTop w:val="0"/>
          <w:marBottom w:val="0"/>
          <w:divBdr>
            <w:top w:val="none" w:sz="0" w:space="0" w:color="auto"/>
            <w:left w:val="none" w:sz="0" w:space="0" w:color="auto"/>
            <w:bottom w:val="none" w:sz="0" w:space="0" w:color="auto"/>
            <w:right w:val="none" w:sz="0" w:space="0" w:color="auto"/>
          </w:divBdr>
        </w:div>
      </w:divsChild>
    </w:div>
    <w:div w:id="1242370755">
      <w:bodyDiv w:val="1"/>
      <w:marLeft w:val="0"/>
      <w:marRight w:val="0"/>
      <w:marTop w:val="0"/>
      <w:marBottom w:val="0"/>
      <w:divBdr>
        <w:top w:val="none" w:sz="0" w:space="0" w:color="auto"/>
        <w:left w:val="none" w:sz="0" w:space="0" w:color="auto"/>
        <w:bottom w:val="none" w:sz="0" w:space="0" w:color="auto"/>
        <w:right w:val="none" w:sz="0" w:space="0" w:color="auto"/>
      </w:divBdr>
    </w:div>
    <w:div w:id="1263103098">
      <w:bodyDiv w:val="1"/>
      <w:marLeft w:val="0"/>
      <w:marRight w:val="0"/>
      <w:marTop w:val="0"/>
      <w:marBottom w:val="0"/>
      <w:divBdr>
        <w:top w:val="none" w:sz="0" w:space="0" w:color="auto"/>
        <w:left w:val="none" w:sz="0" w:space="0" w:color="auto"/>
        <w:bottom w:val="none" w:sz="0" w:space="0" w:color="auto"/>
        <w:right w:val="none" w:sz="0" w:space="0" w:color="auto"/>
      </w:divBdr>
    </w:div>
    <w:div w:id="1277564638">
      <w:bodyDiv w:val="1"/>
      <w:marLeft w:val="0"/>
      <w:marRight w:val="0"/>
      <w:marTop w:val="0"/>
      <w:marBottom w:val="0"/>
      <w:divBdr>
        <w:top w:val="none" w:sz="0" w:space="0" w:color="auto"/>
        <w:left w:val="none" w:sz="0" w:space="0" w:color="auto"/>
        <w:bottom w:val="none" w:sz="0" w:space="0" w:color="auto"/>
        <w:right w:val="none" w:sz="0" w:space="0" w:color="auto"/>
      </w:divBdr>
    </w:div>
    <w:div w:id="1278567138">
      <w:bodyDiv w:val="1"/>
      <w:marLeft w:val="0"/>
      <w:marRight w:val="0"/>
      <w:marTop w:val="0"/>
      <w:marBottom w:val="0"/>
      <w:divBdr>
        <w:top w:val="none" w:sz="0" w:space="0" w:color="auto"/>
        <w:left w:val="none" w:sz="0" w:space="0" w:color="auto"/>
        <w:bottom w:val="none" w:sz="0" w:space="0" w:color="auto"/>
        <w:right w:val="none" w:sz="0" w:space="0" w:color="auto"/>
      </w:divBdr>
    </w:div>
    <w:div w:id="1294949126">
      <w:bodyDiv w:val="1"/>
      <w:marLeft w:val="0"/>
      <w:marRight w:val="0"/>
      <w:marTop w:val="0"/>
      <w:marBottom w:val="0"/>
      <w:divBdr>
        <w:top w:val="none" w:sz="0" w:space="0" w:color="auto"/>
        <w:left w:val="none" w:sz="0" w:space="0" w:color="auto"/>
        <w:bottom w:val="none" w:sz="0" w:space="0" w:color="auto"/>
        <w:right w:val="none" w:sz="0" w:space="0" w:color="auto"/>
      </w:divBdr>
    </w:div>
    <w:div w:id="1333751984">
      <w:bodyDiv w:val="1"/>
      <w:marLeft w:val="0"/>
      <w:marRight w:val="0"/>
      <w:marTop w:val="0"/>
      <w:marBottom w:val="0"/>
      <w:divBdr>
        <w:top w:val="none" w:sz="0" w:space="0" w:color="auto"/>
        <w:left w:val="none" w:sz="0" w:space="0" w:color="auto"/>
        <w:bottom w:val="none" w:sz="0" w:space="0" w:color="auto"/>
        <w:right w:val="none" w:sz="0" w:space="0" w:color="auto"/>
      </w:divBdr>
    </w:div>
    <w:div w:id="1355693153">
      <w:bodyDiv w:val="1"/>
      <w:marLeft w:val="0"/>
      <w:marRight w:val="0"/>
      <w:marTop w:val="0"/>
      <w:marBottom w:val="0"/>
      <w:divBdr>
        <w:top w:val="none" w:sz="0" w:space="0" w:color="auto"/>
        <w:left w:val="none" w:sz="0" w:space="0" w:color="auto"/>
        <w:bottom w:val="none" w:sz="0" w:space="0" w:color="auto"/>
        <w:right w:val="none" w:sz="0" w:space="0" w:color="auto"/>
      </w:divBdr>
      <w:divsChild>
        <w:div w:id="14770552">
          <w:marLeft w:val="720"/>
          <w:marRight w:val="0"/>
          <w:marTop w:val="0"/>
          <w:marBottom w:val="0"/>
          <w:divBdr>
            <w:top w:val="none" w:sz="0" w:space="0" w:color="auto"/>
            <w:left w:val="none" w:sz="0" w:space="0" w:color="auto"/>
            <w:bottom w:val="none" w:sz="0" w:space="0" w:color="auto"/>
            <w:right w:val="none" w:sz="0" w:space="0" w:color="auto"/>
          </w:divBdr>
        </w:div>
        <w:div w:id="592203006">
          <w:marLeft w:val="720"/>
          <w:marRight w:val="0"/>
          <w:marTop w:val="0"/>
          <w:marBottom w:val="0"/>
          <w:divBdr>
            <w:top w:val="none" w:sz="0" w:space="0" w:color="auto"/>
            <w:left w:val="none" w:sz="0" w:space="0" w:color="auto"/>
            <w:bottom w:val="none" w:sz="0" w:space="0" w:color="auto"/>
            <w:right w:val="none" w:sz="0" w:space="0" w:color="auto"/>
          </w:divBdr>
        </w:div>
      </w:divsChild>
    </w:div>
    <w:div w:id="1357535145">
      <w:bodyDiv w:val="1"/>
      <w:marLeft w:val="0"/>
      <w:marRight w:val="0"/>
      <w:marTop w:val="0"/>
      <w:marBottom w:val="0"/>
      <w:divBdr>
        <w:top w:val="none" w:sz="0" w:space="0" w:color="auto"/>
        <w:left w:val="none" w:sz="0" w:space="0" w:color="auto"/>
        <w:bottom w:val="none" w:sz="0" w:space="0" w:color="auto"/>
        <w:right w:val="none" w:sz="0" w:space="0" w:color="auto"/>
      </w:divBdr>
    </w:div>
    <w:div w:id="1358392496">
      <w:bodyDiv w:val="1"/>
      <w:marLeft w:val="0"/>
      <w:marRight w:val="0"/>
      <w:marTop w:val="0"/>
      <w:marBottom w:val="0"/>
      <w:divBdr>
        <w:top w:val="none" w:sz="0" w:space="0" w:color="auto"/>
        <w:left w:val="none" w:sz="0" w:space="0" w:color="auto"/>
        <w:bottom w:val="none" w:sz="0" w:space="0" w:color="auto"/>
        <w:right w:val="none" w:sz="0" w:space="0" w:color="auto"/>
      </w:divBdr>
      <w:divsChild>
        <w:div w:id="607585492">
          <w:marLeft w:val="720"/>
          <w:marRight w:val="0"/>
          <w:marTop w:val="0"/>
          <w:marBottom w:val="0"/>
          <w:divBdr>
            <w:top w:val="none" w:sz="0" w:space="0" w:color="auto"/>
            <w:left w:val="none" w:sz="0" w:space="0" w:color="auto"/>
            <w:bottom w:val="none" w:sz="0" w:space="0" w:color="auto"/>
            <w:right w:val="none" w:sz="0" w:space="0" w:color="auto"/>
          </w:divBdr>
        </w:div>
      </w:divsChild>
    </w:div>
    <w:div w:id="1371302210">
      <w:bodyDiv w:val="1"/>
      <w:marLeft w:val="0"/>
      <w:marRight w:val="0"/>
      <w:marTop w:val="0"/>
      <w:marBottom w:val="0"/>
      <w:divBdr>
        <w:top w:val="none" w:sz="0" w:space="0" w:color="auto"/>
        <w:left w:val="none" w:sz="0" w:space="0" w:color="auto"/>
        <w:bottom w:val="none" w:sz="0" w:space="0" w:color="auto"/>
        <w:right w:val="none" w:sz="0" w:space="0" w:color="auto"/>
      </w:divBdr>
    </w:div>
    <w:div w:id="1400710657">
      <w:bodyDiv w:val="1"/>
      <w:marLeft w:val="0"/>
      <w:marRight w:val="0"/>
      <w:marTop w:val="0"/>
      <w:marBottom w:val="0"/>
      <w:divBdr>
        <w:top w:val="none" w:sz="0" w:space="0" w:color="auto"/>
        <w:left w:val="none" w:sz="0" w:space="0" w:color="auto"/>
        <w:bottom w:val="none" w:sz="0" w:space="0" w:color="auto"/>
        <w:right w:val="none" w:sz="0" w:space="0" w:color="auto"/>
      </w:divBdr>
    </w:div>
    <w:div w:id="1408839217">
      <w:bodyDiv w:val="1"/>
      <w:marLeft w:val="0"/>
      <w:marRight w:val="0"/>
      <w:marTop w:val="0"/>
      <w:marBottom w:val="0"/>
      <w:divBdr>
        <w:top w:val="none" w:sz="0" w:space="0" w:color="auto"/>
        <w:left w:val="none" w:sz="0" w:space="0" w:color="auto"/>
        <w:bottom w:val="none" w:sz="0" w:space="0" w:color="auto"/>
        <w:right w:val="none" w:sz="0" w:space="0" w:color="auto"/>
      </w:divBdr>
    </w:div>
    <w:div w:id="1425420305">
      <w:bodyDiv w:val="1"/>
      <w:marLeft w:val="0"/>
      <w:marRight w:val="0"/>
      <w:marTop w:val="0"/>
      <w:marBottom w:val="0"/>
      <w:divBdr>
        <w:top w:val="none" w:sz="0" w:space="0" w:color="auto"/>
        <w:left w:val="none" w:sz="0" w:space="0" w:color="auto"/>
        <w:bottom w:val="none" w:sz="0" w:space="0" w:color="auto"/>
        <w:right w:val="none" w:sz="0" w:space="0" w:color="auto"/>
      </w:divBdr>
    </w:div>
    <w:div w:id="1447702001">
      <w:bodyDiv w:val="1"/>
      <w:marLeft w:val="0"/>
      <w:marRight w:val="0"/>
      <w:marTop w:val="0"/>
      <w:marBottom w:val="0"/>
      <w:divBdr>
        <w:top w:val="none" w:sz="0" w:space="0" w:color="auto"/>
        <w:left w:val="none" w:sz="0" w:space="0" w:color="auto"/>
        <w:bottom w:val="none" w:sz="0" w:space="0" w:color="auto"/>
        <w:right w:val="none" w:sz="0" w:space="0" w:color="auto"/>
      </w:divBdr>
    </w:div>
    <w:div w:id="1448886936">
      <w:bodyDiv w:val="1"/>
      <w:marLeft w:val="0"/>
      <w:marRight w:val="0"/>
      <w:marTop w:val="0"/>
      <w:marBottom w:val="0"/>
      <w:divBdr>
        <w:top w:val="none" w:sz="0" w:space="0" w:color="auto"/>
        <w:left w:val="none" w:sz="0" w:space="0" w:color="auto"/>
        <w:bottom w:val="none" w:sz="0" w:space="0" w:color="auto"/>
        <w:right w:val="none" w:sz="0" w:space="0" w:color="auto"/>
      </w:divBdr>
    </w:div>
    <w:div w:id="1450662315">
      <w:bodyDiv w:val="1"/>
      <w:marLeft w:val="0"/>
      <w:marRight w:val="0"/>
      <w:marTop w:val="0"/>
      <w:marBottom w:val="0"/>
      <w:divBdr>
        <w:top w:val="none" w:sz="0" w:space="0" w:color="auto"/>
        <w:left w:val="none" w:sz="0" w:space="0" w:color="auto"/>
        <w:bottom w:val="none" w:sz="0" w:space="0" w:color="auto"/>
        <w:right w:val="none" w:sz="0" w:space="0" w:color="auto"/>
      </w:divBdr>
    </w:div>
    <w:div w:id="1454983460">
      <w:bodyDiv w:val="1"/>
      <w:marLeft w:val="0"/>
      <w:marRight w:val="0"/>
      <w:marTop w:val="0"/>
      <w:marBottom w:val="0"/>
      <w:divBdr>
        <w:top w:val="none" w:sz="0" w:space="0" w:color="auto"/>
        <w:left w:val="none" w:sz="0" w:space="0" w:color="auto"/>
        <w:bottom w:val="none" w:sz="0" w:space="0" w:color="auto"/>
        <w:right w:val="none" w:sz="0" w:space="0" w:color="auto"/>
      </w:divBdr>
      <w:divsChild>
        <w:div w:id="640623742">
          <w:marLeft w:val="0"/>
          <w:marRight w:val="0"/>
          <w:marTop w:val="0"/>
          <w:marBottom w:val="0"/>
          <w:divBdr>
            <w:top w:val="none" w:sz="0" w:space="0" w:color="auto"/>
            <w:left w:val="none" w:sz="0" w:space="0" w:color="auto"/>
            <w:bottom w:val="none" w:sz="0" w:space="0" w:color="auto"/>
            <w:right w:val="none" w:sz="0" w:space="0" w:color="auto"/>
          </w:divBdr>
          <w:divsChild>
            <w:div w:id="657423923">
              <w:marLeft w:val="0"/>
              <w:marRight w:val="0"/>
              <w:marTop w:val="0"/>
              <w:marBottom w:val="0"/>
              <w:divBdr>
                <w:top w:val="none" w:sz="0" w:space="0" w:color="auto"/>
                <w:left w:val="none" w:sz="0" w:space="0" w:color="auto"/>
                <w:bottom w:val="none" w:sz="0" w:space="0" w:color="auto"/>
                <w:right w:val="none" w:sz="0" w:space="0" w:color="auto"/>
              </w:divBdr>
              <w:divsChild>
                <w:div w:id="1743211813">
                  <w:marLeft w:val="0"/>
                  <w:marRight w:val="0"/>
                  <w:marTop w:val="0"/>
                  <w:marBottom w:val="0"/>
                  <w:divBdr>
                    <w:top w:val="none" w:sz="0" w:space="0" w:color="auto"/>
                    <w:left w:val="none" w:sz="0" w:space="0" w:color="auto"/>
                    <w:bottom w:val="none" w:sz="0" w:space="0" w:color="auto"/>
                    <w:right w:val="none" w:sz="0" w:space="0" w:color="auto"/>
                  </w:divBdr>
                  <w:divsChild>
                    <w:div w:id="1929579697">
                      <w:marLeft w:val="0"/>
                      <w:marRight w:val="0"/>
                      <w:marTop w:val="0"/>
                      <w:marBottom w:val="0"/>
                      <w:divBdr>
                        <w:top w:val="none" w:sz="0" w:space="0" w:color="auto"/>
                        <w:left w:val="none" w:sz="0" w:space="0" w:color="auto"/>
                        <w:bottom w:val="none" w:sz="0" w:space="0" w:color="auto"/>
                        <w:right w:val="none" w:sz="0" w:space="0" w:color="auto"/>
                      </w:divBdr>
                      <w:divsChild>
                        <w:div w:id="249124159">
                          <w:marLeft w:val="0"/>
                          <w:marRight w:val="0"/>
                          <w:marTop w:val="0"/>
                          <w:marBottom w:val="0"/>
                          <w:divBdr>
                            <w:top w:val="none" w:sz="0" w:space="0" w:color="auto"/>
                            <w:left w:val="none" w:sz="0" w:space="0" w:color="auto"/>
                            <w:bottom w:val="none" w:sz="0" w:space="0" w:color="auto"/>
                            <w:right w:val="none" w:sz="0" w:space="0" w:color="auto"/>
                          </w:divBdr>
                          <w:divsChild>
                            <w:div w:id="404110177">
                              <w:marLeft w:val="0"/>
                              <w:marRight w:val="0"/>
                              <w:marTop w:val="0"/>
                              <w:marBottom w:val="0"/>
                              <w:divBdr>
                                <w:top w:val="none" w:sz="0" w:space="0" w:color="auto"/>
                                <w:left w:val="none" w:sz="0" w:space="0" w:color="auto"/>
                                <w:bottom w:val="none" w:sz="0" w:space="0" w:color="auto"/>
                                <w:right w:val="none" w:sz="0" w:space="0" w:color="auto"/>
                              </w:divBdr>
                              <w:divsChild>
                                <w:div w:id="1459301793">
                                  <w:marLeft w:val="0"/>
                                  <w:marRight w:val="0"/>
                                  <w:marTop w:val="0"/>
                                  <w:marBottom w:val="0"/>
                                  <w:divBdr>
                                    <w:top w:val="none" w:sz="0" w:space="0" w:color="auto"/>
                                    <w:left w:val="none" w:sz="0" w:space="0" w:color="auto"/>
                                    <w:bottom w:val="none" w:sz="0" w:space="0" w:color="auto"/>
                                    <w:right w:val="none" w:sz="0" w:space="0" w:color="auto"/>
                                  </w:divBdr>
                                  <w:divsChild>
                                    <w:div w:id="657415747">
                                      <w:marLeft w:val="0"/>
                                      <w:marRight w:val="0"/>
                                      <w:marTop w:val="0"/>
                                      <w:marBottom w:val="0"/>
                                      <w:divBdr>
                                        <w:top w:val="none" w:sz="0" w:space="0" w:color="auto"/>
                                        <w:left w:val="none" w:sz="0" w:space="0" w:color="auto"/>
                                        <w:bottom w:val="none" w:sz="0" w:space="0" w:color="auto"/>
                                        <w:right w:val="none" w:sz="0" w:space="0" w:color="auto"/>
                                      </w:divBdr>
                                      <w:divsChild>
                                        <w:div w:id="2278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471397">
      <w:bodyDiv w:val="1"/>
      <w:marLeft w:val="0"/>
      <w:marRight w:val="0"/>
      <w:marTop w:val="0"/>
      <w:marBottom w:val="0"/>
      <w:divBdr>
        <w:top w:val="none" w:sz="0" w:space="0" w:color="auto"/>
        <w:left w:val="none" w:sz="0" w:space="0" w:color="auto"/>
        <w:bottom w:val="none" w:sz="0" w:space="0" w:color="auto"/>
        <w:right w:val="none" w:sz="0" w:space="0" w:color="auto"/>
      </w:divBdr>
    </w:div>
    <w:div w:id="1468887598">
      <w:bodyDiv w:val="1"/>
      <w:marLeft w:val="0"/>
      <w:marRight w:val="0"/>
      <w:marTop w:val="0"/>
      <w:marBottom w:val="0"/>
      <w:divBdr>
        <w:top w:val="none" w:sz="0" w:space="0" w:color="auto"/>
        <w:left w:val="none" w:sz="0" w:space="0" w:color="auto"/>
        <w:bottom w:val="none" w:sz="0" w:space="0" w:color="auto"/>
        <w:right w:val="none" w:sz="0" w:space="0" w:color="auto"/>
      </w:divBdr>
      <w:divsChild>
        <w:div w:id="1289971728">
          <w:marLeft w:val="0"/>
          <w:marRight w:val="0"/>
          <w:marTop w:val="0"/>
          <w:marBottom w:val="0"/>
          <w:divBdr>
            <w:top w:val="none" w:sz="0" w:space="0" w:color="auto"/>
            <w:left w:val="none" w:sz="0" w:space="0" w:color="auto"/>
            <w:bottom w:val="none" w:sz="0" w:space="0" w:color="auto"/>
            <w:right w:val="none" w:sz="0" w:space="0" w:color="auto"/>
          </w:divBdr>
          <w:divsChild>
            <w:div w:id="114061428">
              <w:marLeft w:val="0"/>
              <w:marRight w:val="0"/>
              <w:marTop w:val="0"/>
              <w:marBottom w:val="0"/>
              <w:divBdr>
                <w:top w:val="none" w:sz="0" w:space="0" w:color="auto"/>
                <w:left w:val="none" w:sz="0" w:space="0" w:color="auto"/>
                <w:bottom w:val="none" w:sz="0" w:space="0" w:color="auto"/>
                <w:right w:val="none" w:sz="0" w:space="0" w:color="auto"/>
              </w:divBdr>
              <w:divsChild>
                <w:div w:id="1204170979">
                  <w:marLeft w:val="0"/>
                  <w:marRight w:val="0"/>
                  <w:marTop w:val="0"/>
                  <w:marBottom w:val="0"/>
                  <w:divBdr>
                    <w:top w:val="none" w:sz="0" w:space="0" w:color="auto"/>
                    <w:left w:val="none" w:sz="0" w:space="0" w:color="auto"/>
                    <w:bottom w:val="none" w:sz="0" w:space="0" w:color="auto"/>
                    <w:right w:val="none" w:sz="0" w:space="0" w:color="auto"/>
                  </w:divBdr>
                  <w:divsChild>
                    <w:div w:id="1627076734">
                      <w:marLeft w:val="0"/>
                      <w:marRight w:val="0"/>
                      <w:marTop w:val="0"/>
                      <w:marBottom w:val="0"/>
                      <w:divBdr>
                        <w:top w:val="none" w:sz="0" w:space="0" w:color="auto"/>
                        <w:left w:val="none" w:sz="0" w:space="0" w:color="auto"/>
                        <w:bottom w:val="none" w:sz="0" w:space="0" w:color="auto"/>
                        <w:right w:val="none" w:sz="0" w:space="0" w:color="auto"/>
                      </w:divBdr>
                      <w:divsChild>
                        <w:div w:id="2058771892">
                          <w:marLeft w:val="0"/>
                          <w:marRight w:val="0"/>
                          <w:marTop w:val="0"/>
                          <w:marBottom w:val="0"/>
                          <w:divBdr>
                            <w:top w:val="none" w:sz="0" w:space="0" w:color="auto"/>
                            <w:left w:val="none" w:sz="0" w:space="0" w:color="auto"/>
                            <w:bottom w:val="none" w:sz="0" w:space="0" w:color="auto"/>
                            <w:right w:val="none" w:sz="0" w:space="0" w:color="auto"/>
                          </w:divBdr>
                          <w:divsChild>
                            <w:div w:id="5556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27293">
      <w:bodyDiv w:val="1"/>
      <w:marLeft w:val="0"/>
      <w:marRight w:val="0"/>
      <w:marTop w:val="0"/>
      <w:marBottom w:val="0"/>
      <w:divBdr>
        <w:top w:val="none" w:sz="0" w:space="0" w:color="auto"/>
        <w:left w:val="none" w:sz="0" w:space="0" w:color="auto"/>
        <w:bottom w:val="none" w:sz="0" w:space="0" w:color="auto"/>
        <w:right w:val="none" w:sz="0" w:space="0" w:color="auto"/>
      </w:divBdr>
    </w:div>
    <w:div w:id="1476798346">
      <w:bodyDiv w:val="1"/>
      <w:marLeft w:val="0"/>
      <w:marRight w:val="0"/>
      <w:marTop w:val="0"/>
      <w:marBottom w:val="0"/>
      <w:divBdr>
        <w:top w:val="none" w:sz="0" w:space="0" w:color="auto"/>
        <w:left w:val="none" w:sz="0" w:space="0" w:color="auto"/>
        <w:bottom w:val="none" w:sz="0" w:space="0" w:color="auto"/>
        <w:right w:val="none" w:sz="0" w:space="0" w:color="auto"/>
      </w:divBdr>
    </w:div>
    <w:div w:id="1482232656">
      <w:bodyDiv w:val="1"/>
      <w:marLeft w:val="0"/>
      <w:marRight w:val="0"/>
      <w:marTop w:val="0"/>
      <w:marBottom w:val="0"/>
      <w:divBdr>
        <w:top w:val="none" w:sz="0" w:space="0" w:color="auto"/>
        <w:left w:val="none" w:sz="0" w:space="0" w:color="auto"/>
        <w:bottom w:val="none" w:sz="0" w:space="0" w:color="auto"/>
        <w:right w:val="none" w:sz="0" w:space="0" w:color="auto"/>
      </w:divBdr>
    </w:div>
    <w:div w:id="1485195393">
      <w:bodyDiv w:val="1"/>
      <w:marLeft w:val="0"/>
      <w:marRight w:val="0"/>
      <w:marTop w:val="0"/>
      <w:marBottom w:val="0"/>
      <w:divBdr>
        <w:top w:val="none" w:sz="0" w:space="0" w:color="auto"/>
        <w:left w:val="none" w:sz="0" w:space="0" w:color="auto"/>
        <w:bottom w:val="none" w:sz="0" w:space="0" w:color="auto"/>
        <w:right w:val="none" w:sz="0" w:space="0" w:color="auto"/>
      </w:divBdr>
      <w:divsChild>
        <w:div w:id="69742061">
          <w:marLeft w:val="0"/>
          <w:marRight w:val="0"/>
          <w:marTop w:val="360"/>
          <w:marBottom w:val="360"/>
          <w:divBdr>
            <w:top w:val="none" w:sz="0" w:space="0" w:color="auto"/>
            <w:left w:val="none" w:sz="0" w:space="0" w:color="auto"/>
            <w:bottom w:val="none" w:sz="0" w:space="0" w:color="auto"/>
            <w:right w:val="none" w:sz="0" w:space="0" w:color="auto"/>
          </w:divBdr>
          <w:divsChild>
            <w:div w:id="400761431">
              <w:marLeft w:val="0"/>
              <w:marRight w:val="0"/>
              <w:marTop w:val="120"/>
              <w:marBottom w:val="0"/>
              <w:divBdr>
                <w:top w:val="none" w:sz="0" w:space="0" w:color="auto"/>
                <w:left w:val="none" w:sz="0" w:space="0" w:color="auto"/>
                <w:bottom w:val="none" w:sz="0" w:space="0" w:color="auto"/>
                <w:right w:val="none" w:sz="0" w:space="0" w:color="auto"/>
              </w:divBdr>
            </w:div>
            <w:div w:id="542601775">
              <w:marLeft w:val="0"/>
              <w:marRight w:val="0"/>
              <w:marTop w:val="0"/>
              <w:marBottom w:val="0"/>
              <w:divBdr>
                <w:top w:val="none" w:sz="0" w:space="0" w:color="auto"/>
                <w:left w:val="none" w:sz="0" w:space="0" w:color="auto"/>
                <w:bottom w:val="none" w:sz="0" w:space="0" w:color="auto"/>
                <w:right w:val="none" w:sz="0" w:space="0" w:color="auto"/>
              </w:divBdr>
              <w:divsChild>
                <w:div w:id="1365713916">
                  <w:marLeft w:val="0"/>
                  <w:marRight w:val="0"/>
                  <w:marTop w:val="0"/>
                  <w:marBottom w:val="0"/>
                  <w:divBdr>
                    <w:top w:val="none" w:sz="0" w:space="0" w:color="auto"/>
                    <w:left w:val="none" w:sz="0" w:space="0" w:color="auto"/>
                    <w:bottom w:val="none" w:sz="0" w:space="0" w:color="auto"/>
                    <w:right w:val="none" w:sz="0" w:space="0" w:color="auto"/>
                  </w:divBdr>
                  <w:divsChild>
                    <w:div w:id="65418856">
                      <w:marLeft w:val="0"/>
                      <w:marRight w:val="0"/>
                      <w:marTop w:val="0"/>
                      <w:marBottom w:val="0"/>
                      <w:divBdr>
                        <w:top w:val="none" w:sz="0" w:space="0" w:color="auto"/>
                        <w:left w:val="none" w:sz="0" w:space="0" w:color="auto"/>
                        <w:bottom w:val="none" w:sz="0" w:space="0" w:color="auto"/>
                        <w:right w:val="none" w:sz="0" w:space="0" w:color="auto"/>
                      </w:divBdr>
                      <w:divsChild>
                        <w:div w:id="15564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47789">
          <w:marLeft w:val="0"/>
          <w:marRight w:val="0"/>
          <w:marTop w:val="360"/>
          <w:marBottom w:val="360"/>
          <w:divBdr>
            <w:top w:val="none" w:sz="0" w:space="0" w:color="auto"/>
            <w:left w:val="none" w:sz="0" w:space="0" w:color="auto"/>
            <w:bottom w:val="none" w:sz="0" w:space="0" w:color="auto"/>
            <w:right w:val="none" w:sz="0" w:space="0" w:color="auto"/>
          </w:divBdr>
          <w:divsChild>
            <w:div w:id="148450405">
              <w:marLeft w:val="0"/>
              <w:marRight w:val="0"/>
              <w:marTop w:val="120"/>
              <w:marBottom w:val="0"/>
              <w:divBdr>
                <w:top w:val="none" w:sz="0" w:space="0" w:color="auto"/>
                <w:left w:val="none" w:sz="0" w:space="0" w:color="auto"/>
                <w:bottom w:val="none" w:sz="0" w:space="0" w:color="auto"/>
                <w:right w:val="none" w:sz="0" w:space="0" w:color="auto"/>
              </w:divBdr>
            </w:div>
            <w:div w:id="1408576415">
              <w:marLeft w:val="0"/>
              <w:marRight w:val="0"/>
              <w:marTop w:val="0"/>
              <w:marBottom w:val="0"/>
              <w:divBdr>
                <w:top w:val="none" w:sz="0" w:space="0" w:color="auto"/>
                <w:left w:val="none" w:sz="0" w:space="0" w:color="auto"/>
                <w:bottom w:val="none" w:sz="0" w:space="0" w:color="auto"/>
                <w:right w:val="none" w:sz="0" w:space="0" w:color="auto"/>
              </w:divBdr>
              <w:divsChild>
                <w:div w:id="1921257392">
                  <w:marLeft w:val="0"/>
                  <w:marRight w:val="0"/>
                  <w:marTop w:val="0"/>
                  <w:marBottom w:val="0"/>
                  <w:divBdr>
                    <w:top w:val="none" w:sz="0" w:space="0" w:color="auto"/>
                    <w:left w:val="none" w:sz="0" w:space="0" w:color="auto"/>
                    <w:bottom w:val="none" w:sz="0" w:space="0" w:color="auto"/>
                    <w:right w:val="none" w:sz="0" w:space="0" w:color="auto"/>
                  </w:divBdr>
                  <w:divsChild>
                    <w:div w:id="1128088544">
                      <w:marLeft w:val="0"/>
                      <w:marRight w:val="0"/>
                      <w:marTop w:val="0"/>
                      <w:marBottom w:val="0"/>
                      <w:divBdr>
                        <w:top w:val="none" w:sz="0" w:space="0" w:color="auto"/>
                        <w:left w:val="none" w:sz="0" w:space="0" w:color="auto"/>
                        <w:bottom w:val="none" w:sz="0" w:space="0" w:color="auto"/>
                        <w:right w:val="none" w:sz="0" w:space="0" w:color="auto"/>
                      </w:divBdr>
                      <w:divsChild>
                        <w:div w:id="17462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66721">
      <w:bodyDiv w:val="1"/>
      <w:marLeft w:val="0"/>
      <w:marRight w:val="0"/>
      <w:marTop w:val="0"/>
      <w:marBottom w:val="0"/>
      <w:divBdr>
        <w:top w:val="none" w:sz="0" w:space="0" w:color="auto"/>
        <w:left w:val="none" w:sz="0" w:space="0" w:color="auto"/>
        <w:bottom w:val="none" w:sz="0" w:space="0" w:color="auto"/>
        <w:right w:val="none" w:sz="0" w:space="0" w:color="auto"/>
      </w:divBdr>
      <w:divsChild>
        <w:div w:id="1453858974">
          <w:marLeft w:val="0"/>
          <w:marRight w:val="0"/>
          <w:marTop w:val="0"/>
          <w:marBottom w:val="0"/>
          <w:divBdr>
            <w:top w:val="single" w:sz="2" w:space="0" w:color="auto"/>
            <w:left w:val="single" w:sz="2" w:space="0" w:color="auto"/>
            <w:bottom w:val="single" w:sz="6" w:space="0" w:color="auto"/>
            <w:right w:val="single" w:sz="2" w:space="0" w:color="auto"/>
          </w:divBdr>
          <w:divsChild>
            <w:div w:id="732586030">
              <w:marLeft w:val="0"/>
              <w:marRight w:val="0"/>
              <w:marTop w:val="100"/>
              <w:marBottom w:val="100"/>
              <w:divBdr>
                <w:top w:val="single" w:sz="2" w:space="0" w:color="D9D9E3"/>
                <w:left w:val="single" w:sz="2" w:space="0" w:color="D9D9E3"/>
                <w:bottom w:val="single" w:sz="2" w:space="0" w:color="D9D9E3"/>
                <w:right w:val="single" w:sz="2" w:space="0" w:color="D9D9E3"/>
              </w:divBdr>
              <w:divsChild>
                <w:div w:id="712967459">
                  <w:marLeft w:val="0"/>
                  <w:marRight w:val="0"/>
                  <w:marTop w:val="0"/>
                  <w:marBottom w:val="0"/>
                  <w:divBdr>
                    <w:top w:val="single" w:sz="2" w:space="0" w:color="D9D9E3"/>
                    <w:left w:val="single" w:sz="2" w:space="0" w:color="D9D9E3"/>
                    <w:bottom w:val="single" w:sz="2" w:space="0" w:color="D9D9E3"/>
                    <w:right w:val="single" w:sz="2" w:space="0" w:color="D9D9E3"/>
                  </w:divBdr>
                  <w:divsChild>
                    <w:div w:id="905913674">
                      <w:marLeft w:val="0"/>
                      <w:marRight w:val="0"/>
                      <w:marTop w:val="0"/>
                      <w:marBottom w:val="0"/>
                      <w:divBdr>
                        <w:top w:val="single" w:sz="2" w:space="0" w:color="D9D9E3"/>
                        <w:left w:val="single" w:sz="2" w:space="0" w:color="D9D9E3"/>
                        <w:bottom w:val="single" w:sz="2" w:space="0" w:color="D9D9E3"/>
                        <w:right w:val="single" w:sz="2" w:space="0" w:color="D9D9E3"/>
                      </w:divBdr>
                      <w:divsChild>
                        <w:div w:id="1732578930">
                          <w:marLeft w:val="0"/>
                          <w:marRight w:val="0"/>
                          <w:marTop w:val="0"/>
                          <w:marBottom w:val="0"/>
                          <w:divBdr>
                            <w:top w:val="single" w:sz="2" w:space="0" w:color="D9D9E3"/>
                            <w:left w:val="single" w:sz="2" w:space="0" w:color="D9D9E3"/>
                            <w:bottom w:val="single" w:sz="2" w:space="0" w:color="D9D9E3"/>
                            <w:right w:val="single" w:sz="2" w:space="0" w:color="D9D9E3"/>
                          </w:divBdr>
                          <w:divsChild>
                            <w:div w:id="95374708">
                              <w:marLeft w:val="0"/>
                              <w:marRight w:val="0"/>
                              <w:marTop w:val="0"/>
                              <w:marBottom w:val="0"/>
                              <w:divBdr>
                                <w:top w:val="single" w:sz="2" w:space="0" w:color="D9D9E3"/>
                                <w:left w:val="single" w:sz="2" w:space="0" w:color="D9D9E3"/>
                                <w:bottom w:val="single" w:sz="2" w:space="0" w:color="D9D9E3"/>
                                <w:right w:val="single" w:sz="2" w:space="0" w:color="D9D9E3"/>
                              </w:divBdr>
                              <w:divsChild>
                                <w:div w:id="986545935">
                                  <w:marLeft w:val="0"/>
                                  <w:marRight w:val="0"/>
                                  <w:marTop w:val="0"/>
                                  <w:marBottom w:val="0"/>
                                  <w:divBdr>
                                    <w:top w:val="single" w:sz="2" w:space="0" w:color="D9D9E3"/>
                                    <w:left w:val="single" w:sz="2" w:space="0" w:color="D9D9E3"/>
                                    <w:bottom w:val="single" w:sz="2" w:space="0" w:color="D9D9E3"/>
                                    <w:right w:val="single" w:sz="2" w:space="0" w:color="D9D9E3"/>
                                  </w:divBdr>
                                  <w:divsChild>
                                    <w:div w:id="1058821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0487691">
      <w:bodyDiv w:val="1"/>
      <w:marLeft w:val="0"/>
      <w:marRight w:val="0"/>
      <w:marTop w:val="0"/>
      <w:marBottom w:val="0"/>
      <w:divBdr>
        <w:top w:val="none" w:sz="0" w:space="0" w:color="auto"/>
        <w:left w:val="none" w:sz="0" w:space="0" w:color="auto"/>
        <w:bottom w:val="none" w:sz="0" w:space="0" w:color="auto"/>
        <w:right w:val="none" w:sz="0" w:space="0" w:color="auto"/>
      </w:divBdr>
    </w:div>
    <w:div w:id="1499884069">
      <w:bodyDiv w:val="1"/>
      <w:marLeft w:val="0"/>
      <w:marRight w:val="0"/>
      <w:marTop w:val="0"/>
      <w:marBottom w:val="0"/>
      <w:divBdr>
        <w:top w:val="none" w:sz="0" w:space="0" w:color="auto"/>
        <w:left w:val="none" w:sz="0" w:space="0" w:color="auto"/>
        <w:bottom w:val="none" w:sz="0" w:space="0" w:color="auto"/>
        <w:right w:val="none" w:sz="0" w:space="0" w:color="auto"/>
      </w:divBdr>
    </w:div>
    <w:div w:id="1510489870">
      <w:bodyDiv w:val="1"/>
      <w:marLeft w:val="0"/>
      <w:marRight w:val="0"/>
      <w:marTop w:val="0"/>
      <w:marBottom w:val="0"/>
      <w:divBdr>
        <w:top w:val="none" w:sz="0" w:space="0" w:color="auto"/>
        <w:left w:val="none" w:sz="0" w:space="0" w:color="auto"/>
        <w:bottom w:val="none" w:sz="0" w:space="0" w:color="auto"/>
        <w:right w:val="none" w:sz="0" w:space="0" w:color="auto"/>
      </w:divBdr>
    </w:div>
    <w:div w:id="1521049330">
      <w:bodyDiv w:val="1"/>
      <w:marLeft w:val="0"/>
      <w:marRight w:val="0"/>
      <w:marTop w:val="0"/>
      <w:marBottom w:val="0"/>
      <w:divBdr>
        <w:top w:val="none" w:sz="0" w:space="0" w:color="auto"/>
        <w:left w:val="none" w:sz="0" w:space="0" w:color="auto"/>
        <w:bottom w:val="none" w:sz="0" w:space="0" w:color="auto"/>
        <w:right w:val="none" w:sz="0" w:space="0" w:color="auto"/>
      </w:divBdr>
    </w:div>
    <w:div w:id="1523663206">
      <w:bodyDiv w:val="1"/>
      <w:marLeft w:val="0"/>
      <w:marRight w:val="0"/>
      <w:marTop w:val="0"/>
      <w:marBottom w:val="0"/>
      <w:divBdr>
        <w:top w:val="none" w:sz="0" w:space="0" w:color="auto"/>
        <w:left w:val="none" w:sz="0" w:space="0" w:color="auto"/>
        <w:bottom w:val="none" w:sz="0" w:space="0" w:color="auto"/>
        <w:right w:val="none" w:sz="0" w:space="0" w:color="auto"/>
      </w:divBdr>
    </w:div>
    <w:div w:id="1524827598">
      <w:bodyDiv w:val="1"/>
      <w:marLeft w:val="0"/>
      <w:marRight w:val="0"/>
      <w:marTop w:val="0"/>
      <w:marBottom w:val="0"/>
      <w:divBdr>
        <w:top w:val="none" w:sz="0" w:space="0" w:color="auto"/>
        <w:left w:val="none" w:sz="0" w:space="0" w:color="auto"/>
        <w:bottom w:val="none" w:sz="0" w:space="0" w:color="auto"/>
        <w:right w:val="none" w:sz="0" w:space="0" w:color="auto"/>
      </w:divBdr>
      <w:divsChild>
        <w:div w:id="473331345">
          <w:marLeft w:val="720"/>
          <w:marRight w:val="0"/>
          <w:marTop w:val="0"/>
          <w:marBottom w:val="0"/>
          <w:divBdr>
            <w:top w:val="none" w:sz="0" w:space="0" w:color="auto"/>
            <w:left w:val="none" w:sz="0" w:space="0" w:color="auto"/>
            <w:bottom w:val="none" w:sz="0" w:space="0" w:color="auto"/>
            <w:right w:val="none" w:sz="0" w:space="0" w:color="auto"/>
          </w:divBdr>
        </w:div>
        <w:div w:id="839808464">
          <w:marLeft w:val="720"/>
          <w:marRight w:val="0"/>
          <w:marTop w:val="0"/>
          <w:marBottom w:val="0"/>
          <w:divBdr>
            <w:top w:val="none" w:sz="0" w:space="0" w:color="auto"/>
            <w:left w:val="none" w:sz="0" w:space="0" w:color="auto"/>
            <w:bottom w:val="none" w:sz="0" w:space="0" w:color="auto"/>
            <w:right w:val="none" w:sz="0" w:space="0" w:color="auto"/>
          </w:divBdr>
        </w:div>
      </w:divsChild>
    </w:div>
    <w:div w:id="1527795635">
      <w:bodyDiv w:val="1"/>
      <w:marLeft w:val="0"/>
      <w:marRight w:val="0"/>
      <w:marTop w:val="0"/>
      <w:marBottom w:val="0"/>
      <w:divBdr>
        <w:top w:val="none" w:sz="0" w:space="0" w:color="auto"/>
        <w:left w:val="none" w:sz="0" w:space="0" w:color="auto"/>
        <w:bottom w:val="none" w:sz="0" w:space="0" w:color="auto"/>
        <w:right w:val="none" w:sz="0" w:space="0" w:color="auto"/>
      </w:divBdr>
    </w:div>
    <w:div w:id="1528567012">
      <w:bodyDiv w:val="1"/>
      <w:marLeft w:val="0"/>
      <w:marRight w:val="0"/>
      <w:marTop w:val="0"/>
      <w:marBottom w:val="0"/>
      <w:divBdr>
        <w:top w:val="none" w:sz="0" w:space="0" w:color="auto"/>
        <w:left w:val="none" w:sz="0" w:space="0" w:color="auto"/>
        <w:bottom w:val="none" w:sz="0" w:space="0" w:color="auto"/>
        <w:right w:val="none" w:sz="0" w:space="0" w:color="auto"/>
      </w:divBdr>
    </w:div>
    <w:div w:id="1553691264">
      <w:bodyDiv w:val="1"/>
      <w:marLeft w:val="0"/>
      <w:marRight w:val="0"/>
      <w:marTop w:val="0"/>
      <w:marBottom w:val="0"/>
      <w:divBdr>
        <w:top w:val="none" w:sz="0" w:space="0" w:color="auto"/>
        <w:left w:val="none" w:sz="0" w:space="0" w:color="auto"/>
        <w:bottom w:val="none" w:sz="0" w:space="0" w:color="auto"/>
        <w:right w:val="none" w:sz="0" w:space="0" w:color="auto"/>
      </w:divBdr>
      <w:divsChild>
        <w:div w:id="769737635">
          <w:marLeft w:val="0"/>
          <w:marRight w:val="0"/>
          <w:marTop w:val="0"/>
          <w:marBottom w:val="0"/>
          <w:divBdr>
            <w:top w:val="none" w:sz="0" w:space="0" w:color="auto"/>
            <w:left w:val="none" w:sz="0" w:space="0" w:color="auto"/>
            <w:bottom w:val="none" w:sz="0" w:space="0" w:color="auto"/>
            <w:right w:val="none" w:sz="0" w:space="0" w:color="auto"/>
          </w:divBdr>
          <w:divsChild>
            <w:div w:id="401370214">
              <w:marLeft w:val="0"/>
              <w:marRight w:val="0"/>
              <w:marTop w:val="0"/>
              <w:marBottom w:val="0"/>
              <w:divBdr>
                <w:top w:val="none" w:sz="0" w:space="0" w:color="auto"/>
                <w:left w:val="none" w:sz="0" w:space="0" w:color="auto"/>
                <w:bottom w:val="none" w:sz="0" w:space="0" w:color="auto"/>
                <w:right w:val="none" w:sz="0" w:space="0" w:color="auto"/>
              </w:divBdr>
            </w:div>
            <w:div w:id="2122338544">
              <w:marLeft w:val="0"/>
              <w:marRight w:val="0"/>
              <w:marTop w:val="0"/>
              <w:marBottom w:val="0"/>
              <w:divBdr>
                <w:top w:val="none" w:sz="0" w:space="0" w:color="auto"/>
                <w:left w:val="none" w:sz="0" w:space="0" w:color="auto"/>
                <w:bottom w:val="none" w:sz="0" w:space="0" w:color="auto"/>
                <w:right w:val="none" w:sz="0" w:space="0" w:color="auto"/>
              </w:divBdr>
              <w:divsChild>
                <w:div w:id="12348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551">
      <w:bodyDiv w:val="1"/>
      <w:marLeft w:val="0"/>
      <w:marRight w:val="0"/>
      <w:marTop w:val="0"/>
      <w:marBottom w:val="0"/>
      <w:divBdr>
        <w:top w:val="none" w:sz="0" w:space="0" w:color="auto"/>
        <w:left w:val="none" w:sz="0" w:space="0" w:color="auto"/>
        <w:bottom w:val="none" w:sz="0" w:space="0" w:color="auto"/>
        <w:right w:val="none" w:sz="0" w:space="0" w:color="auto"/>
      </w:divBdr>
    </w:div>
    <w:div w:id="1556234406">
      <w:bodyDiv w:val="1"/>
      <w:marLeft w:val="0"/>
      <w:marRight w:val="0"/>
      <w:marTop w:val="0"/>
      <w:marBottom w:val="0"/>
      <w:divBdr>
        <w:top w:val="none" w:sz="0" w:space="0" w:color="auto"/>
        <w:left w:val="none" w:sz="0" w:space="0" w:color="auto"/>
        <w:bottom w:val="none" w:sz="0" w:space="0" w:color="auto"/>
        <w:right w:val="none" w:sz="0" w:space="0" w:color="auto"/>
      </w:divBdr>
    </w:div>
    <w:div w:id="1560287684">
      <w:bodyDiv w:val="1"/>
      <w:marLeft w:val="0"/>
      <w:marRight w:val="0"/>
      <w:marTop w:val="0"/>
      <w:marBottom w:val="0"/>
      <w:divBdr>
        <w:top w:val="none" w:sz="0" w:space="0" w:color="auto"/>
        <w:left w:val="none" w:sz="0" w:space="0" w:color="auto"/>
        <w:bottom w:val="none" w:sz="0" w:space="0" w:color="auto"/>
        <w:right w:val="none" w:sz="0" w:space="0" w:color="auto"/>
      </w:divBdr>
    </w:div>
    <w:div w:id="1568034457">
      <w:bodyDiv w:val="1"/>
      <w:marLeft w:val="0"/>
      <w:marRight w:val="0"/>
      <w:marTop w:val="0"/>
      <w:marBottom w:val="0"/>
      <w:divBdr>
        <w:top w:val="none" w:sz="0" w:space="0" w:color="auto"/>
        <w:left w:val="none" w:sz="0" w:space="0" w:color="auto"/>
        <w:bottom w:val="none" w:sz="0" w:space="0" w:color="auto"/>
        <w:right w:val="none" w:sz="0" w:space="0" w:color="auto"/>
      </w:divBdr>
    </w:div>
    <w:div w:id="1568342579">
      <w:bodyDiv w:val="1"/>
      <w:marLeft w:val="0"/>
      <w:marRight w:val="0"/>
      <w:marTop w:val="0"/>
      <w:marBottom w:val="0"/>
      <w:divBdr>
        <w:top w:val="none" w:sz="0" w:space="0" w:color="auto"/>
        <w:left w:val="none" w:sz="0" w:space="0" w:color="auto"/>
        <w:bottom w:val="none" w:sz="0" w:space="0" w:color="auto"/>
        <w:right w:val="none" w:sz="0" w:space="0" w:color="auto"/>
      </w:divBdr>
    </w:div>
    <w:div w:id="1570076154">
      <w:bodyDiv w:val="1"/>
      <w:marLeft w:val="0"/>
      <w:marRight w:val="0"/>
      <w:marTop w:val="0"/>
      <w:marBottom w:val="0"/>
      <w:divBdr>
        <w:top w:val="none" w:sz="0" w:space="0" w:color="auto"/>
        <w:left w:val="none" w:sz="0" w:space="0" w:color="auto"/>
        <w:bottom w:val="none" w:sz="0" w:space="0" w:color="auto"/>
        <w:right w:val="none" w:sz="0" w:space="0" w:color="auto"/>
      </w:divBdr>
    </w:div>
    <w:div w:id="1579318163">
      <w:bodyDiv w:val="1"/>
      <w:marLeft w:val="0"/>
      <w:marRight w:val="0"/>
      <w:marTop w:val="0"/>
      <w:marBottom w:val="0"/>
      <w:divBdr>
        <w:top w:val="none" w:sz="0" w:space="0" w:color="auto"/>
        <w:left w:val="none" w:sz="0" w:space="0" w:color="auto"/>
        <w:bottom w:val="none" w:sz="0" w:space="0" w:color="auto"/>
        <w:right w:val="none" w:sz="0" w:space="0" w:color="auto"/>
      </w:divBdr>
      <w:divsChild>
        <w:div w:id="1590886422">
          <w:marLeft w:val="0"/>
          <w:marRight w:val="0"/>
          <w:marTop w:val="0"/>
          <w:marBottom w:val="0"/>
          <w:divBdr>
            <w:top w:val="none" w:sz="0" w:space="0" w:color="auto"/>
            <w:left w:val="none" w:sz="0" w:space="0" w:color="auto"/>
            <w:bottom w:val="none" w:sz="0" w:space="0" w:color="auto"/>
            <w:right w:val="none" w:sz="0" w:space="0" w:color="auto"/>
          </w:divBdr>
          <w:divsChild>
            <w:div w:id="1920018814">
              <w:marLeft w:val="0"/>
              <w:marRight w:val="0"/>
              <w:marTop w:val="0"/>
              <w:marBottom w:val="0"/>
              <w:divBdr>
                <w:top w:val="none" w:sz="0" w:space="0" w:color="auto"/>
                <w:left w:val="none" w:sz="0" w:space="0" w:color="auto"/>
                <w:bottom w:val="none" w:sz="0" w:space="0" w:color="auto"/>
                <w:right w:val="none" w:sz="0" w:space="0" w:color="auto"/>
              </w:divBdr>
              <w:divsChild>
                <w:div w:id="795441277">
                  <w:marLeft w:val="0"/>
                  <w:marRight w:val="0"/>
                  <w:marTop w:val="0"/>
                  <w:marBottom w:val="0"/>
                  <w:divBdr>
                    <w:top w:val="none" w:sz="0" w:space="0" w:color="auto"/>
                    <w:left w:val="none" w:sz="0" w:space="0" w:color="auto"/>
                    <w:bottom w:val="none" w:sz="0" w:space="0" w:color="auto"/>
                    <w:right w:val="none" w:sz="0" w:space="0" w:color="auto"/>
                  </w:divBdr>
                  <w:divsChild>
                    <w:div w:id="1046493906">
                      <w:marLeft w:val="0"/>
                      <w:marRight w:val="0"/>
                      <w:marTop w:val="0"/>
                      <w:marBottom w:val="0"/>
                      <w:divBdr>
                        <w:top w:val="none" w:sz="0" w:space="0" w:color="auto"/>
                        <w:left w:val="none" w:sz="0" w:space="0" w:color="auto"/>
                        <w:bottom w:val="none" w:sz="0" w:space="0" w:color="auto"/>
                        <w:right w:val="none" w:sz="0" w:space="0" w:color="auto"/>
                      </w:divBdr>
                      <w:divsChild>
                        <w:div w:id="1914268164">
                          <w:marLeft w:val="0"/>
                          <w:marRight w:val="0"/>
                          <w:marTop w:val="0"/>
                          <w:marBottom w:val="0"/>
                          <w:divBdr>
                            <w:top w:val="none" w:sz="0" w:space="0" w:color="auto"/>
                            <w:left w:val="none" w:sz="0" w:space="0" w:color="auto"/>
                            <w:bottom w:val="none" w:sz="0" w:space="0" w:color="auto"/>
                            <w:right w:val="none" w:sz="0" w:space="0" w:color="auto"/>
                          </w:divBdr>
                          <w:divsChild>
                            <w:div w:id="148399995">
                              <w:marLeft w:val="0"/>
                              <w:marRight w:val="0"/>
                              <w:marTop w:val="0"/>
                              <w:marBottom w:val="0"/>
                              <w:divBdr>
                                <w:top w:val="none" w:sz="0" w:space="0" w:color="auto"/>
                                <w:left w:val="none" w:sz="0" w:space="0" w:color="auto"/>
                                <w:bottom w:val="none" w:sz="0" w:space="0" w:color="auto"/>
                                <w:right w:val="none" w:sz="0" w:space="0" w:color="auto"/>
                              </w:divBdr>
                              <w:divsChild>
                                <w:div w:id="2114131609">
                                  <w:marLeft w:val="0"/>
                                  <w:marRight w:val="0"/>
                                  <w:marTop w:val="0"/>
                                  <w:marBottom w:val="0"/>
                                  <w:divBdr>
                                    <w:top w:val="none" w:sz="0" w:space="0" w:color="auto"/>
                                    <w:left w:val="none" w:sz="0" w:space="0" w:color="auto"/>
                                    <w:bottom w:val="none" w:sz="0" w:space="0" w:color="auto"/>
                                    <w:right w:val="none" w:sz="0" w:space="0" w:color="auto"/>
                                  </w:divBdr>
                                  <w:divsChild>
                                    <w:div w:id="322204133">
                                      <w:marLeft w:val="0"/>
                                      <w:marRight w:val="0"/>
                                      <w:marTop w:val="0"/>
                                      <w:marBottom w:val="0"/>
                                      <w:divBdr>
                                        <w:top w:val="none" w:sz="0" w:space="0" w:color="auto"/>
                                        <w:left w:val="none" w:sz="0" w:space="0" w:color="auto"/>
                                        <w:bottom w:val="none" w:sz="0" w:space="0" w:color="auto"/>
                                        <w:right w:val="none" w:sz="0" w:space="0" w:color="auto"/>
                                      </w:divBdr>
                                      <w:divsChild>
                                        <w:div w:id="18079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836340">
      <w:bodyDiv w:val="1"/>
      <w:marLeft w:val="0"/>
      <w:marRight w:val="0"/>
      <w:marTop w:val="0"/>
      <w:marBottom w:val="0"/>
      <w:divBdr>
        <w:top w:val="none" w:sz="0" w:space="0" w:color="auto"/>
        <w:left w:val="none" w:sz="0" w:space="0" w:color="auto"/>
        <w:bottom w:val="none" w:sz="0" w:space="0" w:color="auto"/>
        <w:right w:val="none" w:sz="0" w:space="0" w:color="auto"/>
      </w:divBdr>
    </w:div>
    <w:div w:id="1592425372">
      <w:bodyDiv w:val="1"/>
      <w:marLeft w:val="0"/>
      <w:marRight w:val="0"/>
      <w:marTop w:val="0"/>
      <w:marBottom w:val="0"/>
      <w:divBdr>
        <w:top w:val="none" w:sz="0" w:space="0" w:color="auto"/>
        <w:left w:val="none" w:sz="0" w:space="0" w:color="auto"/>
        <w:bottom w:val="none" w:sz="0" w:space="0" w:color="auto"/>
        <w:right w:val="none" w:sz="0" w:space="0" w:color="auto"/>
      </w:divBdr>
    </w:div>
    <w:div w:id="1600290805">
      <w:bodyDiv w:val="1"/>
      <w:marLeft w:val="0"/>
      <w:marRight w:val="0"/>
      <w:marTop w:val="0"/>
      <w:marBottom w:val="0"/>
      <w:divBdr>
        <w:top w:val="none" w:sz="0" w:space="0" w:color="auto"/>
        <w:left w:val="none" w:sz="0" w:space="0" w:color="auto"/>
        <w:bottom w:val="none" w:sz="0" w:space="0" w:color="auto"/>
        <w:right w:val="none" w:sz="0" w:space="0" w:color="auto"/>
      </w:divBdr>
    </w:div>
    <w:div w:id="1606227250">
      <w:bodyDiv w:val="1"/>
      <w:marLeft w:val="0"/>
      <w:marRight w:val="0"/>
      <w:marTop w:val="0"/>
      <w:marBottom w:val="0"/>
      <w:divBdr>
        <w:top w:val="none" w:sz="0" w:space="0" w:color="auto"/>
        <w:left w:val="none" w:sz="0" w:space="0" w:color="auto"/>
        <w:bottom w:val="none" w:sz="0" w:space="0" w:color="auto"/>
        <w:right w:val="none" w:sz="0" w:space="0" w:color="auto"/>
      </w:divBdr>
    </w:div>
    <w:div w:id="1620406847">
      <w:bodyDiv w:val="1"/>
      <w:marLeft w:val="0"/>
      <w:marRight w:val="0"/>
      <w:marTop w:val="0"/>
      <w:marBottom w:val="0"/>
      <w:divBdr>
        <w:top w:val="none" w:sz="0" w:space="0" w:color="auto"/>
        <w:left w:val="none" w:sz="0" w:space="0" w:color="auto"/>
        <w:bottom w:val="none" w:sz="0" w:space="0" w:color="auto"/>
        <w:right w:val="none" w:sz="0" w:space="0" w:color="auto"/>
      </w:divBdr>
    </w:div>
    <w:div w:id="1642034457">
      <w:bodyDiv w:val="1"/>
      <w:marLeft w:val="0"/>
      <w:marRight w:val="0"/>
      <w:marTop w:val="0"/>
      <w:marBottom w:val="0"/>
      <w:divBdr>
        <w:top w:val="none" w:sz="0" w:space="0" w:color="auto"/>
        <w:left w:val="none" w:sz="0" w:space="0" w:color="auto"/>
        <w:bottom w:val="none" w:sz="0" w:space="0" w:color="auto"/>
        <w:right w:val="none" w:sz="0" w:space="0" w:color="auto"/>
      </w:divBdr>
    </w:div>
    <w:div w:id="1645352143">
      <w:bodyDiv w:val="1"/>
      <w:marLeft w:val="0"/>
      <w:marRight w:val="0"/>
      <w:marTop w:val="0"/>
      <w:marBottom w:val="0"/>
      <w:divBdr>
        <w:top w:val="none" w:sz="0" w:space="0" w:color="auto"/>
        <w:left w:val="none" w:sz="0" w:space="0" w:color="auto"/>
        <w:bottom w:val="none" w:sz="0" w:space="0" w:color="auto"/>
        <w:right w:val="none" w:sz="0" w:space="0" w:color="auto"/>
      </w:divBdr>
    </w:div>
    <w:div w:id="1660382738">
      <w:bodyDiv w:val="1"/>
      <w:marLeft w:val="0"/>
      <w:marRight w:val="0"/>
      <w:marTop w:val="0"/>
      <w:marBottom w:val="0"/>
      <w:divBdr>
        <w:top w:val="none" w:sz="0" w:space="0" w:color="auto"/>
        <w:left w:val="none" w:sz="0" w:space="0" w:color="auto"/>
        <w:bottom w:val="none" w:sz="0" w:space="0" w:color="auto"/>
        <w:right w:val="none" w:sz="0" w:space="0" w:color="auto"/>
      </w:divBdr>
      <w:divsChild>
        <w:div w:id="375473016">
          <w:marLeft w:val="0"/>
          <w:marRight w:val="0"/>
          <w:marTop w:val="0"/>
          <w:marBottom w:val="0"/>
          <w:divBdr>
            <w:top w:val="none" w:sz="0" w:space="0" w:color="auto"/>
            <w:left w:val="none" w:sz="0" w:space="0" w:color="auto"/>
            <w:bottom w:val="none" w:sz="0" w:space="0" w:color="auto"/>
            <w:right w:val="none" w:sz="0" w:space="0" w:color="auto"/>
          </w:divBdr>
          <w:divsChild>
            <w:div w:id="2143040109">
              <w:marLeft w:val="0"/>
              <w:marRight w:val="0"/>
              <w:marTop w:val="0"/>
              <w:marBottom w:val="0"/>
              <w:divBdr>
                <w:top w:val="none" w:sz="0" w:space="0" w:color="auto"/>
                <w:left w:val="none" w:sz="0" w:space="0" w:color="auto"/>
                <w:bottom w:val="none" w:sz="0" w:space="0" w:color="auto"/>
                <w:right w:val="none" w:sz="0" w:space="0" w:color="auto"/>
              </w:divBdr>
              <w:divsChild>
                <w:div w:id="2057047154">
                  <w:marLeft w:val="0"/>
                  <w:marRight w:val="0"/>
                  <w:marTop w:val="0"/>
                  <w:marBottom w:val="0"/>
                  <w:divBdr>
                    <w:top w:val="none" w:sz="0" w:space="0" w:color="auto"/>
                    <w:left w:val="none" w:sz="0" w:space="0" w:color="auto"/>
                    <w:bottom w:val="none" w:sz="0" w:space="0" w:color="auto"/>
                    <w:right w:val="none" w:sz="0" w:space="0" w:color="auto"/>
                  </w:divBdr>
                  <w:divsChild>
                    <w:div w:id="1545169383">
                      <w:marLeft w:val="0"/>
                      <w:marRight w:val="0"/>
                      <w:marTop w:val="0"/>
                      <w:marBottom w:val="0"/>
                      <w:divBdr>
                        <w:top w:val="none" w:sz="0" w:space="0" w:color="auto"/>
                        <w:left w:val="none" w:sz="0" w:space="0" w:color="auto"/>
                        <w:bottom w:val="none" w:sz="0" w:space="0" w:color="auto"/>
                        <w:right w:val="none" w:sz="0" w:space="0" w:color="auto"/>
                      </w:divBdr>
                      <w:divsChild>
                        <w:div w:id="1625306752">
                          <w:marLeft w:val="0"/>
                          <w:marRight w:val="0"/>
                          <w:marTop w:val="0"/>
                          <w:marBottom w:val="0"/>
                          <w:divBdr>
                            <w:top w:val="none" w:sz="0" w:space="0" w:color="auto"/>
                            <w:left w:val="none" w:sz="0" w:space="0" w:color="auto"/>
                            <w:bottom w:val="none" w:sz="0" w:space="0" w:color="auto"/>
                            <w:right w:val="none" w:sz="0" w:space="0" w:color="auto"/>
                          </w:divBdr>
                          <w:divsChild>
                            <w:div w:id="1618020932">
                              <w:marLeft w:val="0"/>
                              <w:marRight w:val="0"/>
                              <w:marTop w:val="0"/>
                              <w:marBottom w:val="0"/>
                              <w:divBdr>
                                <w:top w:val="none" w:sz="0" w:space="0" w:color="auto"/>
                                <w:left w:val="none" w:sz="0" w:space="0" w:color="auto"/>
                                <w:bottom w:val="none" w:sz="0" w:space="0" w:color="auto"/>
                                <w:right w:val="none" w:sz="0" w:space="0" w:color="auto"/>
                              </w:divBdr>
                              <w:divsChild>
                                <w:div w:id="451903483">
                                  <w:marLeft w:val="0"/>
                                  <w:marRight w:val="0"/>
                                  <w:marTop w:val="0"/>
                                  <w:marBottom w:val="0"/>
                                  <w:divBdr>
                                    <w:top w:val="none" w:sz="0" w:space="0" w:color="auto"/>
                                    <w:left w:val="none" w:sz="0" w:space="0" w:color="auto"/>
                                    <w:bottom w:val="none" w:sz="0" w:space="0" w:color="auto"/>
                                    <w:right w:val="none" w:sz="0" w:space="0" w:color="auto"/>
                                  </w:divBdr>
                                  <w:divsChild>
                                    <w:div w:id="1967466142">
                                      <w:marLeft w:val="0"/>
                                      <w:marRight w:val="0"/>
                                      <w:marTop w:val="0"/>
                                      <w:marBottom w:val="0"/>
                                      <w:divBdr>
                                        <w:top w:val="none" w:sz="0" w:space="0" w:color="auto"/>
                                        <w:left w:val="none" w:sz="0" w:space="0" w:color="auto"/>
                                        <w:bottom w:val="none" w:sz="0" w:space="0" w:color="auto"/>
                                        <w:right w:val="none" w:sz="0" w:space="0" w:color="auto"/>
                                      </w:divBdr>
                                      <w:divsChild>
                                        <w:div w:id="730037290">
                                          <w:marLeft w:val="0"/>
                                          <w:marRight w:val="0"/>
                                          <w:marTop w:val="0"/>
                                          <w:marBottom w:val="0"/>
                                          <w:divBdr>
                                            <w:top w:val="none" w:sz="0" w:space="0" w:color="auto"/>
                                            <w:left w:val="none" w:sz="0" w:space="0" w:color="auto"/>
                                            <w:bottom w:val="none" w:sz="0" w:space="0" w:color="auto"/>
                                            <w:right w:val="none" w:sz="0" w:space="0" w:color="auto"/>
                                          </w:divBdr>
                                          <w:divsChild>
                                            <w:div w:id="1445618573">
                                              <w:marLeft w:val="0"/>
                                              <w:marRight w:val="0"/>
                                              <w:marTop w:val="0"/>
                                              <w:marBottom w:val="0"/>
                                              <w:divBdr>
                                                <w:top w:val="none" w:sz="0" w:space="0" w:color="auto"/>
                                                <w:left w:val="none" w:sz="0" w:space="0" w:color="auto"/>
                                                <w:bottom w:val="none" w:sz="0" w:space="0" w:color="auto"/>
                                                <w:right w:val="none" w:sz="0" w:space="0" w:color="auto"/>
                                              </w:divBdr>
                                              <w:divsChild>
                                                <w:div w:id="7222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495466">
      <w:bodyDiv w:val="1"/>
      <w:marLeft w:val="0"/>
      <w:marRight w:val="0"/>
      <w:marTop w:val="0"/>
      <w:marBottom w:val="0"/>
      <w:divBdr>
        <w:top w:val="none" w:sz="0" w:space="0" w:color="auto"/>
        <w:left w:val="none" w:sz="0" w:space="0" w:color="auto"/>
        <w:bottom w:val="none" w:sz="0" w:space="0" w:color="auto"/>
        <w:right w:val="none" w:sz="0" w:space="0" w:color="auto"/>
      </w:divBdr>
      <w:divsChild>
        <w:div w:id="361639393">
          <w:marLeft w:val="720"/>
          <w:marRight w:val="0"/>
          <w:marTop w:val="0"/>
          <w:marBottom w:val="0"/>
          <w:divBdr>
            <w:top w:val="none" w:sz="0" w:space="0" w:color="auto"/>
            <w:left w:val="none" w:sz="0" w:space="0" w:color="auto"/>
            <w:bottom w:val="none" w:sz="0" w:space="0" w:color="auto"/>
            <w:right w:val="none" w:sz="0" w:space="0" w:color="auto"/>
          </w:divBdr>
        </w:div>
        <w:div w:id="748621639">
          <w:marLeft w:val="720"/>
          <w:marRight w:val="0"/>
          <w:marTop w:val="0"/>
          <w:marBottom w:val="0"/>
          <w:divBdr>
            <w:top w:val="none" w:sz="0" w:space="0" w:color="auto"/>
            <w:left w:val="none" w:sz="0" w:space="0" w:color="auto"/>
            <w:bottom w:val="none" w:sz="0" w:space="0" w:color="auto"/>
            <w:right w:val="none" w:sz="0" w:space="0" w:color="auto"/>
          </w:divBdr>
        </w:div>
        <w:div w:id="1735079619">
          <w:marLeft w:val="720"/>
          <w:marRight w:val="0"/>
          <w:marTop w:val="0"/>
          <w:marBottom w:val="0"/>
          <w:divBdr>
            <w:top w:val="none" w:sz="0" w:space="0" w:color="auto"/>
            <w:left w:val="none" w:sz="0" w:space="0" w:color="auto"/>
            <w:bottom w:val="none" w:sz="0" w:space="0" w:color="auto"/>
            <w:right w:val="none" w:sz="0" w:space="0" w:color="auto"/>
          </w:divBdr>
        </w:div>
      </w:divsChild>
    </w:div>
    <w:div w:id="1663853536">
      <w:marLeft w:val="0"/>
      <w:marRight w:val="0"/>
      <w:marTop w:val="0"/>
      <w:marBottom w:val="0"/>
      <w:divBdr>
        <w:top w:val="none" w:sz="0" w:space="0" w:color="auto"/>
        <w:left w:val="none" w:sz="0" w:space="0" w:color="auto"/>
        <w:bottom w:val="none" w:sz="0" w:space="0" w:color="auto"/>
        <w:right w:val="none" w:sz="0" w:space="0" w:color="auto"/>
      </w:divBdr>
    </w:div>
    <w:div w:id="1663853537">
      <w:marLeft w:val="0"/>
      <w:marRight w:val="0"/>
      <w:marTop w:val="0"/>
      <w:marBottom w:val="0"/>
      <w:divBdr>
        <w:top w:val="none" w:sz="0" w:space="0" w:color="auto"/>
        <w:left w:val="none" w:sz="0" w:space="0" w:color="auto"/>
        <w:bottom w:val="none" w:sz="0" w:space="0" w:color="auto"/>
        <w:right w:val="none" w:sz="0" w:space="0" w:color="auto"/>
      </w:divBdr>
    </w:div>
    <w:div w:id="1663853538">
      <w:marLeft w:val="0"/>
      <w:marRight w:val="0"/>
      <w:marTop w:val="0"/>
      <w:marBottom w:val="0"/>
      <w:divBdr>
        <w:top w:val="none" w:sz="0" w:space="0" w:color="auto"/>
        <w:left w:val="none" w:sz="0" w:space="0" w:color="auto"/>
        <w:bottom w:val="none" w:sz="0" w:space="0" w:color="auto"/>
        <w:right w:val="none" w:sz="0" w:space="0" w:color="auto"/>
      </w:divBdr>
    </w:div>
    <w:div w:id="1663853539">
      <w:marLeft w:val="0"/>
      <w:marRight w:val="0"/>
      <w:marTop w:val="0"/>
      <w:marBottom w:val="0"/>
      <w:divBdr>
        <w:top w:val="none" w:sz="0" w:space="0" w:color="auto"/>
        <w:left w:val="none" w:sz="0" w:space="0" w:color="auto"/>
        <w:bottom w:val="none" w:sz="0" w:space="0" w:color="auto"/>
        <w:right w:val="none" w:sz="0" w:space="0" w:color="auto"/>
      </w:divBdr>
    </w:div>
    <w:div w:id="1663853540">
      <w:marLeft w:val="0"/>
      <w:marRight w:val="0"/>
      <w:marTop w:val="0"/>
      <w:marBottom w:val="0"/>
      <w:divBdr>
        <w:top w:val="none" w:sz="0" w:space="0" w:color="auto"/>
        <w:left w:val="none" w:sz="0" w:space="0" w:color="auto"/>
        <w:bottom w:val="none" w:sz="0" w:space="0" w:color="auto"/>
        <w:right w:val="none" w:sz="0" w:space="0" w:color="auto"/>
      </w:divBdr>
    </w:div>
    <w:div w:id="1663853542">
      <w:marLeft w:val="0"/>
      <w:marRight w:val="0"/>
      <w:marTop w:val="0"/>
      <w:marBottom w:val="0"/>
      <w:divBdr>
        <w:top w:val="none" w:sz="0" w:space="0" w:color="auto"/>
        <w:left w:val="none" w:sz="0" w:space="0" w:color="auto"/>
        <w:bottom w:val="none" w:sz="0" w:space="0" w:color="auto"/>
        <w:right w:val="none" w:sz="0" w:space="0" w:color="auto"/>
      </w:divBdr>
    </w:div>
    <w:div w:id="1663853543">
      <w:marLeft w:val="0"/>
      <w:marRight w:val="0"/>
      <w:marTop w:val="0"/>
      <w:marBottom w:val="0"/>
      <w:divBdr>
        <w:top w:val="none" w:sz="0" w:space="0" w:color="auto"/>
        <w:left w:val="none" w:sz="0" w:space="0" w:color="auto"/>
        <w:bottom w:val="none" w:sz="0" w:space="0" w:color="auto"/>
        <w:right w:val="none" w:sz="0" w:space="0" w:color="auto"/>
      </w:divBdr>
    </w:div>
    <w:div w:id="1663853544">
      <w:marLeft w:val="0"/>
      <w:marRight w:val="0"/>
      <w:marTop w:val="0"/>
      <w:marBottom w:val="0"/>
      <w:divBdr>
        <w:top w:val="none" w:sz="0" w:space="0" w:color="auto"/>
        <w:left w:val="none" w:sz="0" w:space="0" w:color="auto"/>
        <w:bottom w:val="none" w:sz="0" w:space="0" w:color="auto"/>
        <w:right w:val="none" w:sz="0" w:space="0" w:color="auto"/>
      </w:divBdr>
    </w:div>
    <w:div w:id="1663853545">
      <w:marLeft w:val="0"/>
      <w:marRight w:val="0"/>
      <w:marTop w:val="0"/>
      <w:marBottom w:val="0"/>
      <w:divBdr>
        <w:top w:val="none" w:sz="0" w:space="0" w:color="auto"/>
        <w:left w:val="none" w:sz="0" w:space="0" w:color="auto"/>
        <w:bottom w:val="none" w:sz="0" w:space="0" w:color="auto"/>
        <w:right w:val="none" w:sz="0" w:space="0" w:color="auto"/>
      </w:divBdr>
    </w:div>
    <w:div w:id="1663853546">
      <w:marLeft w:val="0"/>
      <w:marRight w:val="0"/>
      <w:marTop w:val="0"/>
      <w:marBottom w:val="0"/>
      <w:divBdr>
        <w:top w:val="none" w:sz="0" w:space="0" w:color="auto"/>
        <w:left w:val="none" w:sz="0" w:space="0" w:color="auto"/>
        <w:bottom w:val="none" w:sz="0" w:space="0" w:color="auto"/>
        <w:right w:val="none" w:sz="0" w:space="0" w:color="auto"/>
      </w:divBdr>
    </w:div>
    <w:div w:id="1663853548">
      <w:marLeft w:val="0"/>
      <w:marRight w:val="0"/>
      <w:marTop w:val="0"/>
      <w:marBottom w:val="0"/>
      <w:divBdr>
        <w:top w:val="none" w:sz="0" w:space="0" w:color="auto"/>
        <w:left w:val="none" w:sz="0" w:space="0" w:color="auto"/>
        <w:bottom w:val="none" w:sz="0" w:space="0" w:color="auto"/>
        <w:right w:val="none" w:sz="0" w:space="0" w:color="auto"/>
      </w:divBdr>
    </w:div>
    <w:div w:id="1663853549">
      <w:marLeft w:val="0"/>
      <w:marRight w:val="0"/>
      <w:marTop w:val="0"/>
      <w:marBottom w:val="0"/>
      <w:divBdr>
        <w:top w:val="none" w:sz="0" w:space="0" w:color="auto"/>
        <w:left w:val="none" w:sz="0" w:space="0" w:color="auto"/>
        <w:bottom w:val="none" w:sz="0" w:space="0" w:color="auto"/>
        <w:right w:val="none" w:sz="0" w:space="0" w:color="auto"/>
      </w:divBdr>
    </w:div>
    <w:div w:id="1663853550">
      <w:marLeft w:val="0"/>
      <w:marRight w:val="0"/>
      <w:marTop w:val="0"/>
      <w:marBottom w:val="0"/>
      <w:divBdr>
        <w:top w:val="none" w:sz="0" w:space="0" w:color="auto"/>
        <w:left w:val="none" w:sz="0" w:space="0" w:color="auto"/>
        <w:bottom w:val="none" w:sz="0" w:space="0" w:color="auto"/>
        <w:right w:val="none" w:sz="0" w:space="0" w:color="auto"/>
      </w:divBdr>
    </w:div>
    <w:div w:id="1663853551">
      <w:marLeft w:val="0"/>
      <w:marRight w:val="0"/>
      <w:marTop w:val="0"/>
      <w:marBottom w:val="0"/>
      <w:divBdr>
        <w:top w:val="none" w:sz="0" w:space="0" w:color="auto"/>
        <w:left w:val="none" w:sz="0" w:space="0" w:color="auto"/>
        <w:bottom w:val="none" w:sz="0" w:space="0" w:color="auto"/>
        <w:right w:val="none" w:sz="0" w:space="0" w:color="auto"/>
      </w:divBdr>
    </w:div>
    <w:div w:id="1663853552">
      <w:marLeft w:val="0"/>
      <w:marRight w:val="0"/>
      <w:marTop w:val="0"/>
      <w:marBottom w:val="0"/>
      <w:divBdr>
        <w:top w:val="none" w:sz="0" w:space="0" w:color="auto"/>
        <w:left w:val="none" w:sz="0" w:space="0" w:color="auto"/>
        <w:bottom w:val="none" w:sz="0" w:space="0" w:color="auto"/>
        <w:right w:val="none" w:sz="0" w:space="0" w:color="auto"/>
      </w:divBdr>
    </w:div>
    <w:div w:id="1663853553">
      <w:marLeft w:val="0"/>
      <w:marRight w:val="0"/>
      <w:marTop w:val="0"/>
      <w:marBottom w:val="0"/>
      <w:divBdr>
        <w:top w:val="none" w:sz="0" w:space="0" w:color="auto"/>
        <w:left w:val="none" w:sz="0" w:space="0" w:color="auto"/>
        <w:bottom w:val="none" w:sz="0" w:space="0" w:color="auto"/>
        <w:right w:val="none" w:sz="0" w:space="0" w:color="auto"/>
      </w:divBdr>
    </w:div>
    <w:div w:id="1663853556">
      <w:marLeft w:val="0"/>
      <w:marRight w:val="0"/>
      <w:marTop w:val="0"/>
      <w:marBottom w:val="0"/>
      <w:divBdr>
        <w:top w:val="none" w:sz="0" w:space="0" w:color="auto"/>
        <w:left w:val="none" w:sz="0" w:space="0" w:color="auto"/>
        <w:bottom w:val="none" w:sz="0" w:space="0" w:color="auto"/>
        <w:right w:val="none" w:sz="0" w:space="0" w:color="auto"/>
      </w:divBdr>
      <w:divsChild>
        <w:div w:id="1663853541">
          <w:marLeft w:val="0"/>
          <w:marRight w:val="428"/>
          <w:marTop w:val="228"/>
          <w:marBottom w:val="0"/>
          <w:divBdr>
            <w:top w:val="none" w:sz="0" w:space="0" w:color="auto"/>
            <w:left w:val="none" w:sz="0" w:space="0" w:color="auto"/>
            <w:bottom w:val="none" w:sz="0" w:space="0" w:color="auto"/>
            <w:right w:val="none" w:sz="0" w:space="0" w:color="auto"/>
          </w:divBdr>
          <w:divsChild>
            <w:div w:id="1663853554">
              <w:marLeft w:val="0"/>
              <w:marRight w:val="0"/>
              <w:marTop w:val="0"/>
              <w:marBottom w:val="0"/>
              <w:divBdr>
                <w:top w:val="none" w:sz="0" w:space="0" w:color="auto"/>
                <w:left w:val="none" w:sz="0" w:space="0" w:color="auto"/>
                <w:bottom w:val="none" w:sz="0" w:space="0" w:color="auto"/>
                <w:right w:val="none" w:sz="0" w:space="0" w:color="auto"/>
              </w:divBdr>
              <w:divsChild>
                <w:div w:id="1663853561">
                  <w:marLeft w:val="720"/>
                  <w:marRight w:val="720"/>
                  <w:marTop w:val="100"/>
                  <w:marBottom w:val="100"/>
                  <w:divBdr>
                    <w:top w:val="none" w:sz="0" w:space="0" w:color="auto"/>
                    <w:left w:val="none" w:sz="0" w:space="0" w:color="auto"/>
                    <w:bottom w:val="none" w:sz="0" w:space="0" w:color="auto"/>
                    <w:right w:val="none" w:sz="0" w:space="0" w:color="auto"/>
                  </w:divBdr>
                  <w:divsChild>
                    <w:div w:id="1663853547">
                      <w:marLeft w:val="0"/>
                      <w:marRight w:val="0"/>
                      <w:marTop w:val="0"/>
                      <w:marBottom w:val="0"/>
                      <w:divBdr>
                        <w:top w:val="none" w:sz="0" w:space="0" w:color="auto"/>
                        <w:left w:val="none" w:sz="0" w:space="0" w:color="auto"/>
                        <w:bottom w:val="none" w:sz="0" w:space="0" w:color="auto"/>
                        <w:right w:val="none" w:sz="0" w:space="0" w:color="auto"/>
                      </w:divBdr>
                    </w:div>
                    <w:div w:id="1663853555">
                      <w:marLeft w:val="0"/>
                      <w:marRight w:val="0"/>
                      <w:marTop w:val="0"/>
                      <w:marBottom w:val="0"/>
                      <w:divBdr>
                        <w:top w:val="none" w:sz="0" w:space="0" w:color="auto"/>
                        <w:left w:val="none" w:sz="0" w:space="0" w:color="auto"/>
                        <w:bottom w:val="none" w:sz="0" w:space="0" w:color="auto"/>
                        <w:right w:val="none" w:sz="0" w:space="0" w:color="auto"/>
                      </w:divBdr>
                    </w:div>
                    <w:div w:id="1663853557">
                      <w:marLeft w:val="0"/>
                      <w:marRight w:val="0"/>
                      <w:marTop w:val="0"/>
                      <w:marBottom w:val="0"/>
                      <w:divBdr>
                        <w:top w:val="none" w:sz="0" w:space="0" w:color="auto"/>
                        <w:left w:val="none" w:sz="0" w:space="0" w:color="auto"/>
                        <w:bottom w:val="none" w:sz="0" w:space="0" w:color="auto"/>
                        <w:right w:val="none" w:sz="0" w:space="0" w:color="auto"/>
                      </w:divBdr>
                    </w:div>
                    <w:div w:id="1663853560">
                      <w:marLeft w:val="0"/>
                      <w:marRight w:val="0"/>
                      <w:marTop w:val="0"/>
                      <w:marBottom w:val="0"/>
                      <w:divBdr>
                        <w:top w:val="none" w:sz="0" w:space="0" w:color="auto"/>
                        <w:left w:val="none" w:sz="0" w:space="0" w:color="auto"/>
                        <w:bottom w:val="none" w:sz="0" w:space="0" w:color="auto"/>
                        <w:right w:val="none" w:sz="0" w:space="0" w:color="auto"/>
                      </w:divBdr>
                    </w:div>
                    <w:div w:id="16638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853558">
      <w:marLeft w:val="0"/>
      <w:marRight w:val="0"/>
      <w:marTop w:val="0"/>
      <w:marBottom w:val="0"/>
      <w:divBdr>
        <w:top w:val="none" w:sz="0" w:space="0" w:color="auto"/>
        <w:left w:val="none" w:sz="0" w:space="0" w:color="auto"/>
        <w:bottom w:val="none" w:sz="0" w:space="0" w:color="auto"/>
        <w:right w:val="none" w:sz="0" w:space="0" w:color="auto"/>
      </w:divBdr>
    </w:div>
    <w:div w:id="1663853559">
      <w:marLeft w:val="0"/>
      <w:marRight w:val="0"/>
      <w:marTop w:val="0"/>
      <w:marBottom w:val="0"/>
      <w:divBdr>
        <w:top w:val="none" w:sz="0" w:space="0" w:color="auto"/>
        <w:left w:val="none" w:sz="0" w:space="0" w:color="auto"/>
        <w:bottom w:val="none" w:sz="0" w:space="0" w:color="auto"/>
        <w:right w:val="none" w:sz="0" w:space="0" w:color="auto"/>
      </w:divBdr>
    </w:div>
    <w:div w:id="1663853562">
      <w:marLeft w:val="0"/>
      <w:marRight w:val="0"/>
      <w:marTop w:val="0"/>
      <w:marBottom w:val="0"/>
      <w:divBdr>
        <w:top w:val="none" w:sz="0" w:space="0" w:color="auto"/>
        <w:left w:val="none" w:sz="0" w:space="0" w:color="auto"/>
        <w:bottom w:val="none" w:sz="0" w:space="0" w:color="auto"/>
        <w:right w:val="none" w:sz="0" w:space="0" w:color="auto"/>
      </w:divBdr>
    </w:div>
    <w:div w:id="1663853563">
      <w:marLeft w:val="0"/>
      <w:marRight w:val="0"/>
      <w:marTop w:val="0"/>
      <w:marBottom w:val="0"/>
      <w:divBdr>
        <w:top w:val="none" w:sz="0" w:space="0" w:color="auto"/>
        <w:left w:val="none" w:sz="0" w:space="0" w:color="auto"/>
        <w:bottom w:val="none" w:sz="0" w:space="0" w:color="auto"/>
        <w:right w:val="none" w:sz="0" w:space="0" w:color="auto"/>
      </w:divBdr>
    </w:div>
    <w:div w:id="1663853564">
      <w:marLeft w:val="0"/>
      <w:marRight w:val="0"/>
      <w:marTop w:val="0"/>
      <w:marBottom w:val="0"/>
      <w:divBdr>
        <w:top w:val="none" w:sz="0" w:space="0" w:color="auto"/>
        <w:left w:val="none" w:sz="0" w:space="0" w:color="auto"/>
        <w:bottom w:val="none" w:sz="0" w:space="0" w:color="auto"/>
        <w:right w:val="none" w:sz="0" w:space="0" w:color="auto"/>
      </w:divBdr>
    </w:div>
    <w:div w:id="1663853566">
      <w:marLeft w:val="0"/>
      <w:marRight w:val="0"/>
      <w:marTop w:val="0"/>
      <w:marBottom w:val="0"/>
      <w:divBdr>
        <w:top w:val="none" w:sz="0" w:space="0" w:color="auto"/>
        <w:left w:val="none" w:sz="0" w:space="0" w:color="auto"/>
        <w:bottom w:val="none" w:sz="0" w:space="0" w:color="auto"/>
        <w:right w:val="none" w:sz="0" w:space="0" w:color="auto"/>
      </w:divBdr>
    </w:div>
    <w:div w:id="1663853567">
      <w:marLeft w:val="0"/>
      <w:marRight w:val="0"/>
      <w:marTop w:val="0"/>
      <w:marBottom w:val="0"/>
      <w:divBdr>
        <w:top w:val="none" w:sz="0" w:space="0" w:color="auto"/>
        <w:left w:val="none" w:sz="0" w:space="0" w:color="auto"/>
        <w:bottom w:val="none" w:sz="0" w:space="0" w:color="auto"/>
        <w:right w:val="none" w:sz="0" w:space="0" w:color="auto"/>
      </w:divBdr>
    </w:div>
    <w:div w:id="1663853568">
      <w:marLeft w:val="0"/>
      <w:marRight w:val="0"/>
      <w:marTop w:val="0"/>
      <w:marBottom w:val="0"/>
      <w:divBdr>
        <w:top w:val="none" w:sz="0" w:space="0" w:color="auto"/>
        <w:left w:val="none" w:sz="0" w:space="0" w:color="auto"/>
        <w:bottom w:val="none" w:sz="0" w:space="0" w:color="auto"/>
        <w:right w:val="none" w:sz="0" w:space="0" w:color="auto"/>
      </w:divBdr>
    </w:div>
    <w:div w:id="1663853569">
      <w:marLeft w:val="0"/>
      <w:marRight w:val="0"/>
      <w:marTop w:val="0"/>
      <w:marBottom w:val="0"/>
      <w:divBdr>
        <w:top w:val="none" w:sz="0" w:space="0" w:color="auto"/>
        <w:left w:val="none" w:sz="0" w:space="0" w:color="auto"/>
        <w:bottom w:val="none" w:sz="0" w:space="0" w:color="auto"/>
        <w:right w:val="none" w:sz="0" w:space="0" w:color="auto"/>
      </w:divBdr>
    </w:div>
    <w:div w:id="1663853570">
      <w:marLeft w:val="0"/>
      <w:marRight w:val="0"/>
      <w:marTop w:val="0"/>
      <w:marBottom w:val="0"/>
      <w:divBdr>
        <w:top w:val="none" w:sz="0" w:space="0" w:color="auto"/>
        <w:left w:val="none" w:sz="0" w:space="0" w:color="auto"/>
        <w:bottom w:val="none" w:sz="0" w:space="0" w:color="auto"/>
        <w:right w:val="none" w:sz="0" w:space="0" w:color="auto"/>
      </w:divBdr>
    </w:div>
    <w:div w:id="1663853571">
      <w:marLeft w:val="0"/>
      <w:marRight w:val="0"/>
      <w:marTop w:val="0"/>
      <w:marBottom w:val="0"/>
      <w:divBdr>
        <w:top w:val="none" w:sz="0" w:space="0" w:color="auto"/>
        <w:left w:val="none" w:sz="0" w:space="0" w:color="auto"/>
        <w:bottom w:val="none" w:sz="0" w:space="0" w:color="auto"/>
        <w:right w:val="none" w:sz="0" w:space="0" w:color="auto"/>
      </w:divBdr>
    </w:div>
    <w:div w:id="1663853572">
      <w:marLeft w:val="0"/>
      <w:marRight w:val="0"/>
      <w:marTop w:val="0"/>
      <w:marBottom w:val="0"/>
      <w:divBdr>
        <w:top w:val="none" w:sz="0" w:space="0" w:color="auto"/>
        <w:left w:val="none" w:sz="0" w:space="0" w:color="auto"/>
        <w:bottom w:val="none" w:sz="0" w:space="0" w:color="auto"/>
        <w:right w:val="none" w:sz="0" w:space="0" w:color="auto"/>
      </w:divBdr>
    </w:div>
    <w:div w:id="1665477902">
      <w:bodyDiv w:val="1"/>
      <w:marLeft w:val="0"/>
      <w:marRight w:val="0"/>
      <w:marTop w:val="0"/>
      <w:marBottom w:val="0"/>
      <w:divBdr>
        <w:top w:val="none" w:sz="0" w:space="0" w:color="auto"/>
        <w:left w:val="none" w:sz="0" w:space="0" w:color="auto"/>
        <w:bottom w:val="none" w:sz="0" w:space="0" w:color="auto"/>
        <w:right w:val="none" w:sz="0" w:space="0" w:color="auto"/>
      </w:divBdr>
      <w:divsChild>
        <w:div w:id="1989748888">
          <w:marLeft w:val="0"/>
          <w:marRight w:val="0"/>
          <w:marTop w:val="0"/>
          <w:marBottom w:val="0"/>
          <w:divBdr>
            <w:top w:val="none" w:sz="0" w:space="0" w:color="auto"/>
            <w:left w:val="none" w:sz="0" w:space="0" w:color="auto"/>
            <w:bottom w:val="none" w:sz="0" w:space="0" w:color="auto"/>
            <w:right w:val="none" w:sz="0" w:space="0" w:color="auto"/>
          </w:divBdr>
        </w:div>
      </w:divsChild>
    </w:div>
    <w:div w:id="1669020317">
      <w:bodyDiv w:val="1"/>
      <w:marLeft w:val="0"/>
      <w:marRight w:val="0"/>
      <w:marTop w:val="0"/>
      <w:marBottom w:val="0"/>
      <w:divBdr>
        <w:top w:val="none" w:sz="0" w:space="0" w:color="auto"/>
        <w:left w:val="none" w:sz="0" w:space="0" w:color="auto"/>
        <w:bottom w:val="none" w:sz="0" w:space="0" w:color="auto"/>
        <w:right w:val="none" w:sz="0" w:space="0" w:color="auto"/>
      </w:divBdr>
    </w:div>
    <w:div w:id="1671250183">
      <w:bodyDiv w:val="1"/>
      <w:marLeft w:val="0"/>
      <w:marRight w:val="0"/>
      <w:marTop w:val="0"/>
      <w:marBottom w:val="0"/>
      <w:divBdr>
        <w:top w:val="none" w:sz="0" w:space="0" w:color="auto"/>
        <w:left w:val="none" w:sz="0" w:space="0" w:color="auto"/>
        <w:bottom w:val="none" w:sz="0" w:space="0" w:color="auto"/>
        <w:right w:val="none" w:sz="0" w:space="0" w:color="auto"/>
      </w:divBdr>
    </w:div>
    <w:div w:id="1674986308">
      <w:bodyDiv w:val="1"/>
      <w:marLeft w:val="0"/>
      <w:marRight w:val="0"/>
      <w:marTop w:val="0"/>
      <w:marBottom w:val="0"/>
      <w:divBdr>
        <w:top w:val="none" w:sz="0" w:space="0" w:color="auto"/>
        <w:left w:val="none" w:sz="0" w:space="0" w:color="auto"/>
        <w:bottom w:val="none" w:sz="0" w:space="0" w:color="auto"/>
        <w:right w:val="none" w:sz="0" w:space="0" w:color="auto"/>
      </w:divBdr>
    </w:div>
    <w:div w:id="1690402680">
      <w:bodyDiv w:val="1"/>
      <w:marLeft w:val="0"/>
      <w:marRight w:val="0"/>
      <w:marTop w:val="0"/>
      <w:marBottom w:val="0"/>
      <w:divBdr>
        <w:top w:val="none" w:sz="0" w:space="0" w:color="auto"/>
        <w:left w:val="none" w:sz="0" w:space="0" w:color="auto"/>
        <w:bottom w:val="none" w:sz="0" w:space="0" w:color="auto"/>
        <w:right w:val="none" w:sz="0" w:space="0" w:color="auto"/>
      </w:divBdr>
    </w:div>
    <w:div w:id="1695424328">
      <w:bodyDiv w:val="1"/>
      <w:marLeft w:val="0"/>
      <w:marRight w:val="0"/>
      <w:marTop w:val="0"/>
      <w:marBottom w:val="0"/>
      <w:divBdr>
        <w:top w:val="none" w:sz="0" w:space="0" w:color="auto"/>
        <w:left w:val="none" w:sz="0" w:space="0" w:color="auto"/>
        <w:bottom w:val="none" w:sz="0" w:space="0" w:color="auto"/>
        <w:right w:val="none" w:sz="0" w:space="0" w:color="auto"/>
      </w:divBdr>
    </w:div>
    <w:div w:id="1696268438">
      <w:bodyDiv w:val="1"/>
      <w:marLeft w:val="0"/>
      <w:marRight w:val="0"/>
      <w:marTop w:val="0"/>
      <w:marBottom w:val="0"/>
      <w:divBdr>
        <w:top w:val="none" w:sz="0" w:space="0" w:color="auto"/>
        <w:left w:val="none" w:sz="0" w:space="0" w:color="auto"/>
        <w:bottom w:val="none" w:sz="0" w:space="0" w:color="auto"/>
        <w:right w:val="none" w:sz="0" w:space="0" w:color="auto"/>
      </w:divBdr>
    </w:div>
    <w:div w:id="1698575920">
      <w:bodyDiv w:val="1"/>
      <w:marLeft w:val="0"/>
      <w:marRight w:val="0"/>
      <w:marTop w:val="0"/>
      <w:marBottom w:val="0"/>
      <w:divBdr>
        <w:top w:val="none" w:sz="0" w:space="0" w:color="auto"/>
        <w:left w:val="none" w:sz="0" w:space="0" w:color="auto"/>
        <w:bottom w:val="none" w:sz="0" w:space="0" w:color="auto"/>
        <w:right w:val="none" w:sz="0" w:space="0" w:color="auto"/>
      </w:divBdr>
      <w:divsChild>
        <w:div w:id="630670887">
          <w:marLeft w:val="0"/>
          <w:marRight w:val="0"/>
          <w:marTop w:val="0"/>
          <w:marBottom w:val="0"/>
          <w:divBdr>
            <w:top w:val="single" w:sz="2" w:space="0" w:color="auto"/>
            <w:left w:val="single" w:sz="2" w:space="0" w:color="auto"/>
            <w:bottom w:val="single" w:sz="6" w:space="0" w:color="auto"/>
            <w:right w:val="single" w:sz="2" w:space="0" w:color="auto"/>
          </w:divBdr>
          <w:divsChild>
            <w:div w:id="1765758189">
              <w:marLeft w:val="0"/>
              <w:marRight w:val="0"/>
              <w:marTop w:val="100"/>
              <w:marBottom w:val="100"/>
              <w:divBdr>
                <w:top w:val="single" w:sz="2" w:space="0" w:color="D9D9E3"/>
                <w:left w:val="single" w:sz="2" w:space="0" w:color="D9D9E3"/>
                <w:bottom w:val="single" w:sz="2" w:space="0" w:color="D9D9E3"/>
                <w:right w:val="single" w:sz="2" w:space="0" w:color="D9D9E3"/>
              </w:divBdr>
              <w:divsChild>
                <w:div w:id="404183442">
                  <w:marLeft w:val="0"/>
                  <w:marRight w:val="0"/>
                  <w:marTop w:val="0"/>
                  <w:marBottom w:val="0"/>
                  <w:divBdr>
                    <w:top w:val="single" w:sz="2" w:space="0" w:color="D9D9E3"/>
                    <w:left w:val="single" w:sz="2" w:space="0" w:color="D9D9E3"/>
                    <w:bottom w:val="single" w:sz="2" w:space="0" w:color="D9D9E3"/>
                    <w:right w:val="single" w:sz="2" w:space="0" w:color="D9D9E3"/>
                  </w:divBdr>
                  <w:divsChild>
                    <w:div w:id="849418175">
                      <w:marLeft w:val="0"/>
                      <w:marRight w:val="0"/>
                      <w:marTop w:val="0"/>
                      <w:marBottom w:val="0"/>
                      <w:divBdr>
                        <w:top w:val="single" w:sz="2" w:space="0" w:color="D9D9E3"/>
                        <w:left w:val="single" w:sz="2" w:space="0" w:color="D9D9E3"/>
                        <w:bottom w:val="single" w:sz="2" w:space="0" w:color="D9D9E3"/>
                        <w:right w:val="single" w:sz="2" w:space="0" w:color="D9D9E3"/>
                      </w:divBdr>
                      <w:divsChild>
                        <w:div w:id="1510095197">
                          <w:marLeft w:val="0"/>
                          <w:marRight w:val="0"/>
                          <w:marTop w:val="0"/>
                          <w:marBottom w:val="0"/>
                          <w:divBdr>
                            <w:top w:val="single" w:sz="2" w:space="0" w:color="D9D9E3"/>
                            <w:left w:val="single" w:sz="2" w:space="0" w:color="D9D9E3"/>
                            <w:bottom w:val="single" w:sz="2" w:space="0" w:color="D9D9E3"/>
                            <w:right w:val="single" w:sz="2" w:space="0" w:color="D9D9E3"/>
                          </w:divBdr>
                          <w:divsChild>
                            <w:div w:id="1783070651">
                              <w:marLeft w:val="0"/>
                              <w:marRight w:val="0"/>
                              <w:marTop w:val="0"/>
                              <w:marBottom w:val="0"/>
                              <w:divBdr>
                                <w:top w:val="single" w:sz="2" w:space="0" w:color="D9D9E3"/>
                                <w:left w:val="single" w:sz="2" w:space="0" w:color="D9D9E3"/>
                                <w:bottom w:val="single" w:sz="2" w:space="0" w:color="D9D9E3"/>
                                <w:right w:val="single" w:sz="2" w:space="0" w:color="D9D9E3"/>
                              </w:divBdr>
                              <w:divsChild>
                                <w:div w:id="15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629509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99046909">
      <w:bodyDiv w:val="1"/>
      <w:marLeft w:val="0"/>
      <w:marRight w:val="0"/>
      <w:marTop w:val="0"/>
      <w:marBottom w:val="0"/>
      <w:divBdr>
        <w:top w:val="none" w:sz="0" w:space="0" w:color="auto"/>
        <w:left w:val="none" w:sz="0" w:space="0" w:color="auto"/>
        <w:bottom w:val="none" w:sz="0" w:space="0" w:color="auto"/>
        <w:right w:val="none" w:sz="0" w:space="0" w:color="auto"/>
      </w:divBdr>
    </w:div>
    <w:div w:id="1709719216">
      <w:bodyDiv w:val="1"/>
      <w:marLeft w:val="0"/>
      <w:marRight w:val="0"/>
      <w:marTop w:val="0"/>
      <w:marBottom w:val="0"/>
      <w:divBdr>
        <w:top w:val="none" w:sz="0" w:space="0" w:color="auto"/>
        <w:left w:val="none" w:sz="0" w:space="0" w:color="auto"/>
        <w:bottom w:val="none" w:sz="0" w:space="0" w:color="auto"/>
        <w:right w:val="none" w:sz="0" w:space="0" w:color="auto"/>
      </w:divBdr>
    </w:div>
    <w:div w:id="1725370762">
      <w:bodyDiv w:val="1"/>
      <w:marLeft w:val="0"/>
      <w:marRight w:val="0"/>
      <w:marTop w:val="0"/>
      <w:marBottom w:val="0"/>
      <w:divBdr>
        <w:top w:val="none" w:sz="0" w:space="0" w:color="auto"/>
        <w:left w:val="none" w:sz="0" w:space="0" w:color="auto"/>
        <w:bottom w:val="none" w:sz="0" w:space="0" w:color="auto"/>
        <w:right w:val="none" w:sz="0" w:space="0" w:color="auto"/>
      </w:divBdr>
    </w:div>
    <w:div w:id="1765610139">
      <w:bodyDiv w:val="1"/>
      <w:marLeft w:val="0"/>
      <w:marRight w:val="0"/>
      <w:marTop w:val="0"/>
      <w:marBottom w:val="0"/>
      <w:divBdr>
        <w:top w:val="none" w:sz="0" w:space="0" w:color="auto"/>
        <w:left w:val="none" w:sz="0" w:space="0" w:color="auto"/>
        <w:bottom w:val="none" w:sz="0" w:space="0" w:color="auto"/>
        <w:right w:val="none" w:sz="0" w:space="0" w:color="auto"/>
      </w:divBdr>
    </w:div>
    <w:div w:id="1769084150">
      <w:bodyDiv w:val="1"/>
      <w:marLeft w:val="0"/>
      <w:marRight w:val="0"/>
      <w:marTop w:val="0"/>
      <w:marBottom w:val="0"/>
      <w:divBdr>
        <w:top w:val="none" w:sz="0" w:space="0" w:color="auto"/>
        <w:left w:val="none" w:sz="0" w:space="0" w:color="auto"/>
        <w:bottom w:val="none" w:sz="0" w:space="0" w:color="auto"/>
        <w:right w:val="none" w:sz="0" w:space="0" w:color="auto"/>
      </w:divBdr>
    </w:div>
    <w:div w:id="1784611478">
      <w:bodyDiv w:val="1"/>
      <w:marLeft w:val="0"/>
      <w:marRight w:val="0"/>
      <w:marTop w:val="0"/>
      <w:marBottom w:val="0"/>
      <w:divBdr>
        <w:top w:val="none" w:sz="0" w:space="0" w:color="auto"/>
        <w:left w:val="none" w:sz="0" w:space="0" w:color="auto"/>
        <w:bottom w:val="none" w:sz="0" w:space="0" w:color="auto"/>
        <w:right w:val="none" w:sz="0" w:space="0" w:color="auto"/>
      </w:divBdr>
    </w:div>
    <w:div w:id="1818717460">
      <w:bodyDiv w:val="1"/>
      <w:marLeft w:val="0"/>
      <w:marRight w:val="0"/>
      <w:marTop w:val="0"/>
      <w:marBottom w:val="0"/>
      <w:divBdr>
        <w:top w:val="none" w:sz="0" w:space="0" w:color="auto"/>
        <w:left w:val="none" w:sz="0" w:space="0" w:color="auto"/>
        <w:bottom w:val="none" w:sz="0" w:space="0" w:color="auto"/>
        <w:right w:val="none" w:sz="0" w:space="0" w:color="auto"/>
      </w:divBdr>
    </w:div>
    <w:div w:id="1839955083">
      <w:bodyDiv w:val="1"/>
      <w:marLeft w:val="0"/>
      <w:marRight w:val="0"/>
      <w:marTop w:val="0"/>
      <w:marBottom w:val="0"/>
      <w:divBdr>
        <w:top w:val="none" w:sz="0" w:space="0" w:color="auto"/>
        <w:left w:val="none" w:sz="0" w:space="0" w:color="auto"/>
        <w:bottom w:val="none" w:sz="0" w:space="0" w:color="auto"/>
        <w:right w:val="none" w:sz="0" w:space="0" w:color="auto"/>
      </w:divBdr>
    </w:div>
    <w:div w:id="1848247291">
      <w:bodyDiv w:val="1"/>
      <w:marLeft w:val="0"/>
      <w:marRight w:val="0"/>
      <w:marTop w:val="0"/>
      <w:marBottom w:val="0"/>
      <w:divBdr>
        <w:top w:val="none" w:sz="0" w:space="0" w:color="auto"/>
        <w:left w:val="none" w:sz="0" w:space="0" w:color="auto"/>
        <w:bottom w:val="none" w:sz="0" w:space="0" w:color="auto"/>
        <w:right w:val="none" w:sz="0" w:space="0" w:color="auto"/>
      </w:divBdr>
    </w:div>
    <w:div w:id="1850875127">
      <w:bodyDiv w:val="1"/>
      <w:marLeft w:val="0"/>
      <w:marRight w:val="0"/>
      <w:marTop w:val="0"/>
      <w:marBottom w:val="0"/>
      <w:divBdr>
        <w:top w:val="none" w:sz="0" w:space="0" w:color="auto"/>
        <w:left w:val="none" w:sz="0" w:space="0" w:color="auto"/>
        <w:bottom w:val="none" w:sz="0" w:space="0" w:color="auto"/>
        <w:right w:val="none" w:sz="0" w:space="0" w:color="auto"/>
      </w:divBdr>
    </w:div>
    <w:div w:id="1853642266">
      <w:bodyDiv w:val="1"/>
      <w:marLeft w:val="0"/>
      <w:marRight w:val="0"/>
      <w:marTop w:val="0"/>
      <w:marBottom w:val="0"/>
      <w:divBdr>
        <w:top w:val="none" w:sz="0" w:space="0" w:color="auto"/>
        <w:left w:val="none" w:sz="0" w:space="0" w:color="auto"/>
        <w:bottom w:val="none" w:sz="0" w:space="0" w:color="auto"/>
        <w:right w:val="none" w:sz="0" w:space="0" w:color="auto"/>
      </w:divBdr>
    </w:div>
    <w:div w:id="1855146004">
      <w:bodyDiv w:val="1"/>
      <w:marLeft w:val="0"/>
      <w:marRight w:val="0"/>
      <w:marTop w:val="0"/>
      <w:marBottom w:val="0"/>
      <w:divBdr>
        <w:top w:val="none" w:sz="0" w:space="0" w:color="auto"/>
        <w:left w:val="none" w:sz="0" w:space="0" w:color="auto"/>
        <w:bottom w:val="none" w:sz="0" w:space="0" w:color="auto"/>
        <w:right w:val="none" w:sz="0" w:space="0" w:color="auto"/>
      </w:divBdr>
    </w:div>
    <w:div w:id="1876044190">
      <w:bodyDiv w:val="1"/>
      <w:marLeft w:val="0"/>
      <w:marRight w:val="0"/>
      <w:marTop w:val="0"/>
      <w:marBottom w:val="0"/>
      <w:divBdr>
        <w:top w:val="none" w:sz="0" w:space="0" w:color="auto"/>
        <w:left w:val="none" w:sz="0" w:space="0" w:color="auto"/>
        <w:bottom w:val="none" w:sz="0" w:space="0" w:color="auto"/>
        <w:right w:val="none" w:sz="0" w:space="0" w:color="auto"/>
      </w:divBdr>
      <w:divsChild>
        <w:div w:id="365258669">
          <w:marLeft w:val="0"/>
          <w:marRight w:val="0"/>
          <w:marTop w:val="0"/>
          <w:marBottom w:val="0"/>
          <w:divBdr>
            <w:top w:val="single" w:sz="2" w:space="0" w:color="auto"/>
            <w:left w:val="single" w:sz="2" w:space="0" w:color="auto"/>
            <w:bottom w:val="single" w:sz="6" w:space="0" w:color="auto"/>
            <w:right w:val="single" w:sz="2" w:space="0" w:color="auto"/>
          </w:divBdr>
          <w:divsChild>
            <w:div w:id="1722947616">
              <w:marLeft w:val="0"/>
              <w:marRight w:val="0"/>
              <w:marTop w:val="100"/>
              <w:marBottom w:val="100"/>
              <w:divBdr>
                <w:top w:val="single" w:sz="2" w:space="0" w:color="D9D9E3"/>
                <w:left w:val="single" w:sz="2" w:space="0" w:color="D9D9E3"/>
                <w:bottom w:val="single" w:sz="2" w:space="0" w:color="D9D9E3"/>
                <w:right w:val="single" w:sz="2" w:space="0" w:color="D9D9E3"/>
              </w:divBdr>
              <w:divsChild>
                <w:div w:id="559556150">
                  <w:marLeft w:val="0"/>
                  <w:marRight w:val="0"/>
                  <w:marTop w:val="0"/>
                  <w:marBottom w:val="0"/>
                  <w:divBdr>
                    <w:top w:val="single" w:sz="2" w:space="0" w:color="D9D9E3"/>
                    <w:left w:val="single" w:sz="2" w:space="0" w:color="D9D9E3"/>
                    <w:bottom w:val="single" w:sz="2" w:space="0" w:color="D9D9E3"/>
                    <w:right w:val="single" w:sz="2" w:space="0" w:color="D9D9E3"/>
                  </w:divBdr>
                  <w:divsChild>
                    <w:div w:id="2064869344">
                      <w:marLeft w:val="0"/>
                      <w:marRight w:val="0"/>
                      <w:marTop w:val="0"/>
                      <w:marBottom w:val="0"/>
                      <w:divBdr>
                        <w:top w:val="single" w:sz="2" w:space="0" w:color="D9D9E3"/>
                        <w:left w:val="single" w:sz="2" w:space="0" w:color="D9D9E3"/>
                        <w:bottom w:val="single" w:sz="2" w:space="0" w:color="D9D9E3"/>
                        <w:right w:val="single" w:sz="2" w:space="0" w:color="D9D9E3"/>
                      </w:divBdr>
                      <w:divsChild>
                        <w:div w:id="230624096">
                          <w:marLeft w:val="0"/>
                          <w:marRight w:val="0"/>
                          <w:marTop w:val="0"/>
                          <w:marBottom w:val="0"/>
                          <w:divBdr>
                            <w:top w:val="single" w:sz="2" w:space="0" w:color="D9D9E3"/>
                            <w:left w:val="single" w:sz="2" w:space="0" w:color="D9D9E3"/>
                            <w:bottom w:val="single" w:sz="2" w:space="0" w:color="D9D9E3"/>
                            <w:right w:val="single" w:sz="2" w:space="0" w:color="D9D9E3"/>
                          </w:divBdr>
                          <w:divsChild>
                            <w:div w:id="1110933193">
                              <w:marLeft w:val="0"/>
                              <w:marRight w:val="0"/>
                              <w:marTop w:val="0"/>
                              <w:marBottom w:val="0"/>
                              <w:divBdr>
                                <w:top w:val="single" w:sz="2" w:space="0" w:color="D9D9E3"/>
                                <w:left w:val="single" w:sz="2" w:space="0" w:color="D9D9E3"/>
                                <w:bottom w:val="single" w:sz="2" w:space="0" w:color="D9D9E3"/>
                                <w:right w:val="single" w:sz="2" w:space="0" w:color="D9D9E3"/>
                              </w:divBdr>
                              <w:divsChild>
                                <w:div w:id="383876537">
                                  <w:marLeft w:val="0"/>
                                  <w:marRight w:val="0"/>
                                  <w:marTop w:val="0"/>
                                  <w:marBottom w:val="0"/>
                                  <w:divBdr>
                                    <w:top w:val="single" w:sz="2" w:space="0" w:color="D9D9E3"/>
                                    <w:left w:val="single" w:sz="2" w:space="0" w:color="D9D9E3"/>
                                    <w:bottom w:val="single" w:sz="2" w:space="0" w:color="D9D9E3"/>
                                    <w:right w:val="single" w:sz="2" w:space="0" w:color="D9D9E3"/>
                                  </w:divBdr>
                                  <w:divsChild>
                                    <w:div w:id="1451120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87523663">
      <w:bodyDiv w:val="1"/>
      <w:marLeft w:val="0"/>
      <w:marRight w:val="0"/>
      <w:marTop w:val="0"/>
      <w:marBottom w:val="0"/>
      <w:divBdr>
        <w:top w:val="none" w:sz="0" w:space="0" w:color="auto"/>
        <w:left w:val="none" w:sz="0" w:space="0" w:color="auto"/>
        <w:bottom w:val="none" w:sz="0" w:space="0" w:color="auto"/>
        <w:right w:val="none" w:sz="0" w:space="0" w:color="auto"/>
      </w:divBdr>
    </w:div>
    <w:div w:id="1894660781">
      <w:bodyDiv w:val="1"/>
      <w:marLeft w:val="0"/>
      <w:marRight w:val="0"/>
      <w:marTop w:val="0"/>
      <w:marBottom w:val="0"/>
      <w:divBdr>
        <w:top w:val="none" w:sz="0" w:space="0" w:color="auto"/>
        <w:left w:val="none" w:sz="0" w:space="0" w:color="auto"/>
        <w:bottom w:val="none" w:sz="0" w:space="0" w:color="auto"/>
        <w:right w:val="none" w:sz="0" w:space="0" w:color="auto"/>
      </w:divBdr>
    </w:div>
    <w:div w:id="1896624089">
      <w:bodyDiv w:val="1"/>
      <w:marLeft w:val="0"/>
      <w:marRight w:val="0"/>
      <w:marTop w:val="0"/>
      <w:marBottom w:val="0"/>
      <w:divBdr>
        <w:top w:val="none" w:sz="0" w:space="0" w:color="auto"/>
        <w:left w:val="none" w:sz="0" w:space="0" w:color="auto"/>
        <w:bottom w:val="none" w:sz="0" w:space="0" w:color="auto"/>
        <w:right w:val="none" w:sz="0" w:space="0" w:color="auto"/>
      </w:divBdr>
    </w:div>
    <w:div w:id="1903172674">
      <w:bodyDiv w:val="1"/>
      <w:marLeft w:val="0"/>
      <w:marRight w:val="0"/>
      <w:marTop w:val="0"/>
      <w:marBottom w:val="0"/>
      <w:divBdr>
        <w:top w:val="none" w:sz="0" w:space="0" w:color="auto"/>
        <w:left w:val="none" w:sz="0" w:space="0" w:color="auto"/>
        <w:bottom w:val="none" w:sz="0" w:space="0" w:color="auto"/>
        <w:right w:val="none" w:sz="0" w:space="0" w:color="auto"/>
      </w:divBdr>
    </w:div>
    <w:div w:id="1903438999">
      <w:bodyDiv w:val="1"/>
      <w:marLeft w:val="0"/>
      <w:marRight w:val="0"/>
      <w:marTop w:val="0"/>
      <w:marBottom w:val="0"/>
      <w:divBdr>
        <w:top w:val="none" w:sz="0" w:space="0" w:color="auto"/>
        <w:left w:val="none" w:sz="0" w:space="0" w:color="auto"/>
        <w:bottom w:val="none" w:sz="0" w:space="0" w:color="auto"/>
        <w:right w:val="none" w:sz="0" w:space="0" w:color="auto"/>
      </w:divBdr>
    </w:div>
    <w:div w:id="1915312585">
      <w:bodyDiv w:val="1"/>
      <w:marLeft w:val="0"/>
      <w:marRight w:val="0"/>
      <w:marTop w:val="0"/>
      <w:marBottom w:val="0"/>
      <w:divBdr>
        <w:top w:val="none" w:sz="0" w:space="0" w:color="auto"/>
        <w:left w:val="none" w:sz="0" w:space="0" w:color="auto"/>
        <w:bottom w:val="none" w:sz="0" w:space="0" w:color="auto"/>
        <w:right w:val="none" w:sz="0" w:space="0" w:color="auto"/>
      </w:divBdr>
    </w:div>
    <w:div w:id="1915314225">
      <w:bodyDiv w:val="1"/>
      <w:marLeft w:val="0"/>
      <w:marRight w:val="0"/>
      <w:marTop w:val="0"/>
      <w:marBottom w:val="0"/>
      <w:divBdr>
        <w:top w:val="none" w:sz="0" w:space="0" w:color="auto"/>
        <w:left w:val="none" w:sz="0" w:space="0" w:color="auto"/>
        <w:bottom w:val="none" w:sz="0" w:space="0" w:color="auto"/>
        <w:right w:val="none" w:sz="0" w:space="0" w:color="auto"/>
      </w:divBdr>
    </w:div>
    <w:div w:id="1917746129">
      <w:bodyDiv w:val="1"/>
      <w:marLeft w:val="0"/>
      <w:marRight w:val="0"/>
      <w:marTop w:val="0"/>
      <w:marBottom w:val="0"/>
      <w:divBdr>
        <w:top w:val="none" w:sz="0" w:space="0" w:color="auto"/>
        <w:left w:val="none" w:sz="0" w:space="0" w:color="auto"/>
        <w:bottom w:val="none" w:sz="0" w:space="0" w:color="auto"/>
        <w:right w:val="none" w:sz="0" w:space="0" w:color="auto"/>
      </w:divBdr>
    </w:div>
    <w:div w:id="1921862444">
      <w:bodyDiv w:val="1"/>
      <w:marLeft w:val="0"/>
      <w:marRight w:val="0"/>
      <w:marTop w:val="0"/>
      <w:marBottom w:val="0"/>
      <w:divBdr>
        <w:top w:val="none" w:sz="0" w:space="0" w:color="auto"/>
        <w:left w:val="none" w:sz="0" w:space="0" w:color="auto"/>
        <w:bottom w:val="none" w:sz="0" w:space="0" w:color="auto"/>
        <w:right w:val="none" w:sz="0" w:space="0" w:color="auto"/>
      </w:divBdr>
    </w:div>
    <w:div w:id="1922134199">
      <w:bodyDiv w:val="1"/>
      <w:marLeft w:val="0"/>
      <w:marRight w:val="0"/>
      <w:marTop w:val="0"/>
      <w:marBottom w:val="0"/>
      <w:divBdr>
        <w:top w:val="none" w:sz="0" w:space="0" w:color="auto"/>
        <w:left w:val="none" w:sz="0" w:space="0" w:color="auto"/>
        <w:bottom w:val="none" w:sz="0" w:space="0" w:color="auto"/>
        <w:right w:val="none" w:sz="0" w:space="0" w:color="auto"/>
      </w:divBdr>
    </w:div>
    <w:div w:id="1938051748">
      <w:bodyDiv w:val="1"/>
      <w:marLeft w:val="0"/>
      <w:marRight w:val="0"/>
      <w:marTop w:val="0"/>
      <w:marBottom w:val="0"/>
      <w:divBdr>
        <w:top w:val="none" w:sz="0" w:space="0" w:color="auto"/>
        <w:left w:val="none" w:sz="0" w:space="0" w:color="auto"/>
        <w:bottom w:val="none" w:sz="0" w:space="0" w:color="auto"/>
        <w:right w:val="none" w:sz="0" w:space="0" w:color="auto"/>
      </w:divBdr>
    </w:div>
    <w:div w:id="1966354358">
      <w:bodyDiv w:val="1"/>
      <w:marLeft w:val="0"/>
      <w:marRight w:val="0"/>
      <w:marTop w:val="0"/>
      <w:marBottom w:val="0"/>
      <w:divBdr>
        <w:top w:val="none" w:sz="0" w:space="0" w:color="auto"/>
        <w:left w:val="none" w:sz="0" w:space="0" w:color="auto"/>
        <w:bottom w:val="none" w:sz="0" w:space="0" w:color="auto"/>
        <w:right w:val="none" w:sz="0" w:space="0" w:color="auto"/>
      </w:divBdr>
      <w:divsChild>
        <w:div w:id="12921832">
          <w:marLeft w:val="0"/>
          <w:marRight w:val="0"/>
          <w:marTop w:val="0"/>
          <w:marBottom w:val="0"/>
          <w:divBdr>
            <w:top w:val="single" w:sz="2" w:space="0" w:color="auto"/>
            <w:left w:val="single" w:sz="2" w:space="0" w:color="auto"/>
            <w:bottom w:val="single" w:sz="6" w:space="0" w:color="auto"/>
            <w:right w:val="single" w:sz="2" w:space="0" w:color="auto"/>
          </w:divBdr>
          <w:divsChild>
            <w:div w:id="1854370380">
              <w:marLeft w:val="0"/>
              <w:marRight w:val="0"/>
              <w:marTop w:val="100"/>
              <w:marBottom w:val="100"/>
              <w:divBdr>
                <w:top w:val="single" w:sz="2" w:space="0" w:color="D9D9E3"/>
                <w:left w:val="single" w:sz="2" w:space="0" w:color="D9D9E3"/>
                <w:bottom w:val="single" w:sz="2" w:space="0" w:color="D9D9E3"/>
                <w:right w:val="single" w:sz="2" w:space="0" w:color="D9D9E3"/>
              </w:divBdr>
              <w:divsChild>
                <w:div w:id="795222058">
                  <w:marLeft w:val="0"/>
                  <w:marRight w:val="0"/>
                  <w:marTop w:val="0"/>
                  <w:marBottom w:val="0"/>
                  <w:divBdr>
                    <w:top w:val="single" w:sz="2" w:space="0" w:color="D9D9E3"/>
                    <w:left w:val="single" w:sz="2" w:space="0" w:color="D9D9E3"/>
                    <w:bottom w:val="single" w:sz="2" w:space="0" w:color="D9D9E3"/>
                    <w:right w:val="single" w:sz="2" w:space="0" w:color="D9D9E3"/>
                  </w:divBdr>
                  <w:divsChild>
                    <w:div w:id="1692342655">
                      <w:marLeft w:val="0"/>
                      <w:marRight w:val="0"/>
                      <w:marTop w:val="0"/>
                      <w:marBottom w:val="0"/>
                      <w:divBdr>
                        <w:top w:val="single" w:sz="2" w:space="0" w:color="D9D9E3"/>
                        <w:left w:val="single" w:sz="2" w:space="0" w:color="D9D9E3"/>
                        <w:bottom w:val="single" w:sz="2" w:space="0" w:color="D9D9E3"/>
                        <w:right w:val="single" w:sz="2" w:space="0" w:color="D9D9E3"/>
                      </w:divBdr>
                      <w:divsChild>
                        <w:div w:id="1703701698">
                          <w:marLeft w:val="0"/>
                          <w:marRight w:val="0"/>
                          <w:marTop w:val="0"/>
                          <w:marBottom w:val="0"/>
                          <w:divBdr>
                            <w:top w:val="single" w:sz="2" w:space="0" w:color="D9D9E3"/>
                            <w:left w:val="single" w:sz="2" w:space="0" w:color="D9D9E3"/>
                            <w:bottom w:val="single" w:sz="2" w:space="0" w:color="D9D9E3"/>
                            <w:right w:val="single" w:sz="2" w:space="0" w:color="D9D9E3"/>
                          </w:divBdr>
                          <w:divsChild>
                            <w:div w:id="769160623">
                              <w:marLeft w:val="0"/>
                              <w:marRight w:val="0"/>
                              <w:marTop w:val="0"/>
                              <w:marBottom w:val="0"/>
                              <w:divBdr>
                                <w:top w:val="single" w:sz="2" w:space="0" w:color="D9D9E3"/>
                                <w:left w:val="single" w:sz="2" w:space="0" w:color="D9D9E3"/>
                                <w:bottom w:val="single" w:sz="2" w:space="0" w:color="D9D9E3"/>
                                <w:right w:val="single" w:sz="2" w:space="0" w:color="D9D9E3"/>
                              </w:divBdr>
                              <w:divsChild>
                                <w:div w:id="1017461849">
                                  <w:marLeft w:val="0"/>
                                  <w:marRight w:val="0"/>
                                  <w:marTop w:val="0"/>
                                  <w:marBottom w:val="0"/>
                                  <w:divBdr>
                                    <w:top w:val="single" w:sz="2" w:space="0" w:color="D9D9E3"/>
                                    <w:left w:val="single" w:sz="2" w:space="0" w:color="D9D9E3"/>
                                    <w:bottom w:val="single" w:sz="2" w:space="0" w:color="D9D9E3"/>
                                    <w:right w:val="single" w:sz="2" w:space="0" w:color="D9D9E3"/>
                                  </w:divBdr>
                                  <w:divsChild>
                                    <w:div w:id="2122020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67201653">
      <w:bodyDiv w:val="1"/>
      <w:marLeft w:val="0"/>
      <w:marRight w:val="0"/>
      <w:marTop w:val="0"/>
      <w:marBottom w:val="0"/>
      <w:divBdr>
        <w:top w:val="none" w:sz="0" w:space="0" w:color="auto"/>
        <w:left w:val="none" w:sz="0" w:space="0" w:color="auto"/>
        <w:bottom w:val="none" w:sz="0" w:space="0" w:color="auto"/>
        <w:right w:val="none" w:sz="0" w:space="0" w:color="auto"/>
      </w:divBdr>
      <w:divsChild>
        <w:div w:id="1721636158">
          <w:marLeft w:val="0"/>
          <w:marRight w:val="0"/>
          <w:marTop w:val="0"/>
          <w:marBottom w:val="0"/>
          <w:divBdr>
            <w:top w:val="none" w:sz="0" w:space="0" w:color="auto"/>
            <w:left w:val="none" w:sz="0" w:space="0" w:color="auto"/>
            <w:bottom w:val="none" w:sz="0" w:space="0" w:color="auto"/>
            <w:right w:val="none" w:sz="0" w:space="0" w:color="auto"/>
          </w:divBdr>
        </w:div>
      </w:divsChild>
    </w:div>
    <w:div w:id="1982810685">
      <w:bodyDiv w:val="1"/>
      <w:marLeft w:val="0"/>
      <w:marRight w:val="0"/>
      <w:marTop w:val="0"/>
      <w:marBottom w:val="0"/>
      <w:divBdr>
        <w:top w:val="none" w:sz="0" w:space="0" w:color="auto"/>
        <w:left w:val="none" w:sz="0" w:space="0" w:color="auto"/>
        <w:bottom w:val="none" w:sz="0" w:space="0" w:color="auto"/>
        <w:right w:val="none" w:sz="0" w:space="0" w:color="auto"/>
      </w:divBdr>
    </w:div>
    <w:div w:id="1984460755">
      <w:bodyDiv w:val="1"/>
      <w:marLeft w:val="0"/>
      <w:marRight w:val="0"/>
      <w:marTop w:val="0"/>
      <w:marBottom w:val="0"/>
      <w:divBdr>
        <w:top w:val="none" w:sz="0" w:space="0" w:color="auto"/>
        <w:left w:val="none" w:sz="0" w:space="0" w:color="auto"/>
        <w:bottom w:val="none" w:sz="0" w:space="0" w:color="auto"/>
        <w:right w:val="none" w:sz="0" w:space="0" w:color="auto"/>
      </w:divBdr>
    </w:div>
    <w:div w:id="2000381848">
      <w:bodyDiv w:val="1"/>
      <w:marLeft w:val="0"/>
      <w:marRight w:val="0"/>
      <w:marTop w:val="0"/>
      <w:marBottom w:val="0"/>
      <w:divBdr>
        <w:top w:val="none" w:sz="0" w:space="0" w:color="auto"/>
        <w:left w:val="none" w:sz="0" w:space="0" w:color="auto"/>
        <w:bottom w:val="none" w:sz="0" w:space="0" w:color="auto"/>
        <w:right w:val="none" w:sz="0" w:space="0" w:color="auto"/>
      </w:divBdr>
    </w:div>
    <w:div w:id="2013071852">
      <w:bodyDiv w:val="1"/>
      <w:marLeft w:val="0"/>
      <w:marRight w:val="0"/>
      <w:marTop w:val="0"/>
      <w:marBottom w:val="0"/>
      <w:divBdr>
        <w:top w:val="none" w:sz="0" w:space="0" w:color="auto"/>
        <w:left w:val="none" w:sz="0" w:space="0" w:color="auto"/>
        <w:bottom w:val="none" w:sz="0" w:space="0" w:color="auto"/>
        <w:right w:val="none" w:sz="0" w:space="0" w:color="auto"/>
      </w:divBdr>
      <w:divsChild>
        <w:div w:id="1293173908">
          <w:marLeft w:val="0"/>
          <w:marRight w:val="0"/>
          <w:marTop w:val="0"/>
          <w:marBottom w:val="0"/>
          <w:divBdr>
            <w:top w:val="none" w:sz="0" w:space="0" w:color="auto"/>
            <w:left w:val="none" w:sz="0" w:space="0" w:color="auto"/>
            <w:bottom w:val="none" w:sz="0" w:space="0" w:color="auto"/>
            <w:right w:val="none" w:sz="0" w:space="0" w:color="auto"/>
          </w:divBdr>
        </w:div>
      </w:divsChild>
    </w:div>
    <w:div w:id="2024286849">
      <w:bodyDiv w:val="1"/>
      <w:marLeft w:val="0"/>
      <w:marRight w:val="0"/>
      <w:marTop w:val="0"/>
      <w:marBottom w:val="0"/>
      <w:divBdr>
        <w:top w:val="none" w:sz="0" w:space="0" w:color="auto"/>
        <w:left w:val="none" w:sz="0" w:space="0" w:color="auto"/>
        <w:bottom w:val="none" w:sz="0" w:space="0" w:color="auto"/>
        <w:right w:val="none" w:sz="0" w:space="0" w:color="auto"/>
      </w:divBdr>
    </w:div>
    <w:div w:id="2028218236">
      <w:bodyDiv w:val="1"/>
      <w:marLeft w:val="0"/>
      <w:marRight w:val="0"/>
      <w:marTop w:val="0"/>
      <w:marBottom w:val="0"/>
      <w:divBdr>
        <w:top w:val="none" w:sz="0" w:space="0" w:color="auto"/>
        <w:left w:val="none" w:sz="0" w:space="0" w:color="auto"/>
        <w:bottom w:val="none" w:sz="0" w:space="0" w:color="auto"/>
        <w:right w:val="none" w:sz="0" w:space="0" w:color="auto"/>
      </w:divBdr>
    </w:div>
    <w:div w:id="2029598651">
      <w:bodyDiv w:val="1"/>
      <w:marLeft w:val="0"/>
      <w:marRight w:val="0"/>
      <w:marTop w:val="0"/>
      <w:marBottom w:val="0"/>
      <w:divBdr>
        <w:top w:val="none" w:sz="0" w:space="0" w:color="auto"/>
        <w:left w:val="none" w:sz="0" w:space="0" w:color="auto"/>
        <w:bottom w:val="none" w:sz="0" w:space="0" w:color="auto"/>
        <w:right w:val="none" w:sz="0" w:space="0" w:color="auto"/>
      </w:divBdr>
      <w:divsChild>
        <w:div w:id="1989894681">
          <w:marLeft w:val="0"/>
          <w:marRight w:val="0"/>
          <w:marTop w:val="0"/>
          <w:marBottom w:val="0"/>
          <w:divBdr>
            <w:top w:val="none" w:sz="0" w:space="0" w:color="auto"/>
            <w:left w:val="none" w:sz="0" w:space="0" w:color="auto"/>
            <w:bottom w:val="none" w:sz="0" w:space="0" w:color="auto"/>
            <w:right w:val="none" w:sz="0" w:space="0" w:color="auto"/>
          </w:divBdr>
          <w:divsChild>
            <w:div w:id="2039119347">
              <w:marLeft w:val="0"/>
              <w:marRight w:val="0"/>
              <w:marTop w:val="0"/>
              <w:marBottom w:val="0"/>
              <w:divBdr>
                <w:top w:val="none" w:sz="0" w:space="0" w:color="auto"/>
                <w:left w:val="none" w:sz="0" w:space="0" w:color="auto"/>
                <w:bottom w:val="none" w:sz="0" w:space="0" w:color="auto"/>
                <w:right w:val="none" w:sz="0" w:space="0" w:color="auto"/>
              </w:divBdr>
              <w:divsChild>
                <w:div w:id="2088459917">
                  <w:marLeft w:val="0"/>
                  <w:marRight w:val="0"/>
                  <w:marTop w:val="0"/>
                  <w:marBottom w:val="0"/>
                  <w:divBdr>
                    <w:top w:val="none" w:sz="0" w:space="0" w:color="auto"/>
                    <w:left w:val="none" w:sz="0" w:space="0" w:color="auto"/>
                    <w:bottom w:val="none" w:sz="0" w:space="0" w:color="auto"/>
                    <w:right w:val="none" w:sz="0" w:space="0" w:color="auto"/>
                  </w:divBdr>
                  <w:divsChild>
                    <w:div w:id="443309796">
                      <w:marLeft w:val="0"/>
                      <w:marRight w:val="0"/>
                      <w:marTop w:val="0"/>
                      <w:marBottom w:val="0"/>
                      <w:divBdr>
                        <w:top w:val="none" w:sz="0" w:space="0" w:color="auto"/>
                        <w:left w:val="none" w:sz="0" w:space="0" w:color="auto"/>
                        <w:bottom w:val="none" w:sz="0" w:space="0" w:color="auto"/>
                        <w:right w:val="none" w:sz="0" w:space="0" w:color="auto"/>
                      </w:divBdr>
                      <w:divsChild>
                        <w:div w:id="1392272545">
                          <w:marLeft w:val="0"/>
                          <w:marRight w:val="0"/>
                          <w:marTop w:val="0"/>
                          <w:marBottom w:val="0"/>
                          <w:divBdr>
                            <w:top w:val="none" w:sz="0" w:space="0" w:color="auto"/>
                            <w:left w:val="none" w:sz="0" w:space="0" w:color="auto"/>
                            <w:bottom w:val="none" w:sz="0" w:space="0" w:color="auto"/>
                            <w:right w:val="none" w:sz="0" w:space="0" w:color="auto"/>
                          </w:divBdr>
                          <w:divsChild>
                            <w:div w:id="56562982">
                              <w:marLeft w:val="0"/>
                              <w:marRight w:val="0"/>
                              <w:marTop w:val="0"/>
                              <w:marBottom w:val="0"/>
                              <w:divBdr>
                                <w:top w:val="none" w:sz="0" w:space="0" w:color="auto"/>
                                <w:left w:val="none" w:sz="0" w:space="0" w:color="auto"/>
                                <w:bottom w:val="none" w:sz="0" w:space="0" w:color="auto"/>
                                <w:right w:val="none" w:sz="0" w:space="0" w:color="auto"/>
                              </w:divBdr>
                              <w:divsChild>
                                <w:div w:id="1251694505">
                                  <w:marLeft w:val="0"/>
                                  <w:marRight w:val="0"/>
                                  <w:marTop w:val="0"/>
                                  <w:marBottom w:val="0"/>
                                  <w:divBdr>
                                    <w:top w:val="none" w:sz="0" w:space="0" w:color="auto"/>
                                    <w:left w:val="none" w:sz="0" w:space="0" w:color="auto"/>
                                    <w:bottom w:val="none" w:sz="0" w:space="0" w:color="auto"/>
                                    <w:right w:val="none" w:sz="0" w:space="0" w:color="auto"/>
                                  </w:divBdr>
                                  <w:divsChild>
                                    <w:div w:id="858471140">
                                      <w:marLeft w:val="0"/>
                                      <w:marRight w:val="0"/>
                                      <w:marTop w:val="0"/>
                                      <w:marBottom w:val="0"/>
                                      <w:divBdr>
                                        <w:top w:val="none" w:sz="0" w:space="0" w:color="auto"/>
                                        <w:left w:val="none" w:sz="0" w:space="0" w:color="auto"/>
                                        <w:bottom w:val="none" w:sz="0" w:space="0" w:color="auto"/>
                                        <w:right w:val="none" w:sz="0" w:space="0" w:color="auto"/>
                                      </w:divBdr>
                                      <w:divsChild>
                                        <w:div w:id="809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122896">
      <w:bodyDiv w:val="1"/>
      <w:marLeft w:val="0"/>
      <w:marRight w:val="0"/>
      <w:marTop w:val="0"/>
      <w:marBottom w:val="0"/>
      <w:divBdr>
        <w:top w:val="none" w:sz="0" w:space="0" w:color="auto"/>
        <w:left w:val="none" w:sz="0" w:space="0" w:color="auto"/>
        <w:bottom w:val="none" w:sz="0" w:space="0" w:color="auto"/>
        <w:right w:val="none" w:sz="0" w:space="0" w:color="auto"/>
      </w:divBdr>
    </w:div>
    <w:div w:id="2041734875">
      <w:bodyDiv w:val="1"/>
      <w:marLeft w:val="0"/>
      <w:marRight w:val="0"/>
      <w:marTop w:val="0"/>
      <w:marBottom w:val="0"/>
      <w:divBdr>
        <w:top w:val="none" w:sz="0" w:space="0" w:color="auto"/>
        <w:left w:val="none" w:sz="0" w:space="0" w:color="auto"/>
        <w:bottom w:val="none" w:sz="0" w:space="0" w:color="auto"/>
        <w:right w:val="none" w:sz="0" w:space="0" w:color="auto"/>
      </w:divBdr>
      <w:divsChild>
        <w:div w:id="377363735">
          <w:marLeft w:val="0"/>
          <w:marRight w:val="0"/>
          <w:marTop w:val="0"/>
          <w:marBottom w:val="0"/>
          <w:divBdr>
            <w:top w:val="single" w:sz="2" w:space="0" w:color="auto"/>
            <w:left w:val="single" w:sz="2" w:space="0" w:color="auto"/>
            <w:bottom w:val="single" w:sz="6" w:space="0" w:color="auto"/>
            <w:right w:val="single" w:sz="2" w:space="0" w:color="auto"/>
          </w:divBdr>
          <w:divsChild>
            <w:div w:id="1720400991">
              <w:marLeft w:val="0"/>
              <w:marRight w:val="0"/>
              <w:marTop w:val="100"/>
              <w:marBottom w:val="100"/>
              <w:divBdr>
                <w:top w:val="single" w:sz="2" w:space="0" w:color="D9D9E3"/>
                <w:left w:val="single" w:sz="2" w:space="0" w:color="D9D9E3"/>
                <w:bottom w:val="single" w:sz="2" w:space="0" w:color="D9D9E3"/>
                <w:right w:val="single" w:sz="2" w:space="0" w:color="D9D9E3"/>
              </w:divBdr>
              <w:divsChild>
                <w:div w:id="817963043">
                  <w:marLeft w:val="0"/>
                  <w:marRight w:val="0"/>
                  <w:marTop w:val="0"/>
                  <w:marBottom w:val="0"/>
                  <w:divBdr>
                    <w:top w:val="single" w:sz="2" w:space="0" w:color="D9D9E3"/>
                    <w:left w:val="single" w:sz="2" w:space="0" w:color="D9D9E3"/>
                    <w:bottom w:val="single" w:sz="2" w:space="0" w:color="D9D9E3"/>
                    <w:right w:val="single" w:sz="2" w:space="0" w:color="D9D9E3"/>
                  </w:divBdr>
                  <w:divsChild>
                    <w:div w:id="885991328">
                      <w:marLeft w:val="0"/>
                      <w:marRight w:val="0"/>
                      <w:marTop w:val="0"/>
                      <w:marBottom w:val="0"/>
                      <w:divBdr>
                        <w:top w:val="single" w:sz="2" w:space="0" w:color="D9D9E3"/>
                        <w:left w:val="single" w:sz="2" w:space="0" w:color="D9D9E3"/>
                        <w:bottom w:val="single" w:sz="2" w:space="0" w:color="D9D9E3"/>
                        <w:right w:val="single" w:sz="2" w:space="0" w:color="D9D9E3"/>
                      </w:divBdr>
                      <w:divsChild>
                        <w:div w:id="1965843951">
                          <w:marLeft w:val="0"/>
                          <w:marRight w:val="0"/>
                          <w:marTop w:val="0"/>
                          <w:marBottom w:val="0"/>
                          <w:divBdr>
                            <w:top w:val="single" w:sz="2" w:space="0" w:color="D9D9E3"/>
                            <w:left w:val="single" w:sz="2" w:space="0" w:color="D9D9E3"/>
                            <w:bottom w:val="single" w:sz="2" w:space="0" w:color="D9D9E3"/>
                            <w:right w:val="single" w:sz="2" w:space="0" w:color="D9D9E3"/>
                          </w:divBdr>
                          <w:divsChild>
                            <w:div w:id="1348407714">
                              <w:marLeft w:val="0"/>
                              <w:marRight w:val="0"/>
                              <w:marTop w:val="0"/>
                              <w:marBottom w:val="0"/>
                              <w:divBdr>
                                <w:top w:val="single" w:sz="2" w:space="0" w:color="D9D9E3"/>
                                <w:left w:val="single" w:sz="2" w:space="0" w:color="D9D9E3"/>
                                <w:bottom w:val="single" w:sz="2" w:space="0" w:color="D9D9E3"/>
                                <w:right w:val="single" w:sz="2" w:space="0" w:color="D9D9E3"/>
                              </w:divBdr>
                              <w:divsChild>
                                <w:div w:id="141193666">
                                  <w:marLeft w:val="0"/>
                                  <w:marRight w:val="0"/>
                                  <w:marTop w:val="0"/>
                                  <w:marBottom w:val="0"/>
                                  <w:divBdr>
                                    <w:top w:val="single" w:sz="2" w:space="0" w:color="D9D9E3"/>
                                    <w:left w:val="single" w:sz="2" w:space="0" w:color="D9D9E3"/>
                                    <w:bottom w:val="single" w:sz="2" w:space="0" w:color="D9D9E3"/>
                                    <w:right w:val="single" w:sz="2" w:space="0" w:color="D9D9E3"/>
                                  </w:divBdr>
                                  <w:divsChild>
                                    <w:div w:id="1213927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91387232">
      <w:bodyDiv w:val="1"/>
      <w:marLeft w:val="0"/>
      <w:marRight w:val="0"/>
      <w:marTop w:val="0"/>
      <w:marBottom w:val="0"/>
      <w:divBdr>
        <w:top w:val="none" w:sz="0" w:space="0" w:color="auto"/>
        <w:left w:val="none" w:sz="0" w:space="0" w:color="auto"/>
        <w:bottom w:val="none" w:sz="0" w:space="0" w:color="auto"/>
        <w:right w:val="none" w:sz="0" w:space="0" w:color="auto"/>
      </w:divBdr>
    </w:div>
    <w:div w:id="2096899065">
      <w:bodyDiv w:val="1"/>
      <w:marLeft w:val="0"/>
      <w:marRight w:val="0"/>
      <w:marTop w:val="0"/>
      <w:marBottom w:val="0"/>
      <w:divBdr>
        <w:top w:val="none" w:sz="0" w:space="0" w:color="auto"/>
        <w:left w:val="none" w:sz="0" w:space="0" w:color="auto"/>
        <w:bottom w:val="none" w:sz="0" w:space="0" w:color="auto"/>
        <w:right w:val="none" w:sz="0" w:space="0" w:color="auto"/>
      </w:divBdr>
    </w:div>
    <w:div w:id="2098743809">
      <w:bodyDiv w:val="1"/>
      <w:marLeft w:val="0"/>
      <w:marRight w:val="0"/>
      <w:marTop w:val="0"/>
      <w:marBottom w:val="0"/>
      <w:divBdr>
        <w:top w:val="none" w:sz="0" w:space="0" w:color="auto"/>
        <w:left w:val="none" w:sz="0" w:space="0" w:color="auto"/>
        <w:bottom w:val="none" w:sz="0" w:space="0" w:color="auto"/>
        <w:right w:val="none" w:sz="0" w:space="0" w:color="auto"/>
      </w:divBdr>
    </w:div>
    <w:div w:id="2107145656">
      <w:bodyDiv w:val="1"/>
      <w:marLeft w:val="0"/>
      <w:marRight w:val="0"/>
      <w:marTop w:val="0"/>
      <w:marBottom w:val="0"/>
      <w:divBdr>
        <w:top w:val="none" w:sz="0" w:space="0" w:color="auto"/>
        <w:left w:val="none" w:sz="0" w:space="0" w:color="auto"/>
        <w:bottom w:val="none" w:sz="0" w:space="0" w:color="auto"/>
        <w:right w:val="none" w:sz="0" w:space="0" w:color="auto"/>
      </w:divBdr>
    </w:div>
    <w:div w:id="2112582831">
      <w:bodyDiv w:val="1"/>
      <w:marLeft w:val="0"/>
      <w:marRight w:val="0"/>
      <w:marTop w:val="0"/>
      <w:marBottom w:val="0"/>
      <w:divBdr>
        <w:top w:val="none" w:sz="0" w:space="0" w:color="auto"/>
        <w:left w:val="none" w:sz="0" w:space="0" w:color="auto"/>
        <w:bottom w:val="none" w:sz="0" w:space="0" w:color="auto"/>
        <w:right w:val="none" w:sz="0" w:space="0" w:color="auto"/>
      </w:divBdr>
    </w:div>
    <w:div w:id="2132436348">
      <w:bodyDiv w:val="1"/>
      <w:marLeft w:val="0"/>
      <w:marRight w:val="0"/>
      <w:marTop w:val="0"/>
      <w:marBottom w:val="0"/>
      <w:divBdr>
        <w:top w:val="none" w:sz="0" w:space="0" w:color="auto"/>
        <w:left w:val="none" w:sz="0" w:space="0" w:color="auto"/>
        <w:bottom w:val="none" w:sz="0" w:space="0" w:color="auto"/>
        <w:right w:val="none" w:sz="0" w:space="0" w:color="auto"/>
      </w:divBdr>
      <w:divsChild>
        <w:div w:id="1759250582">
          <w:marLeft w:val="0"/>
          <w:marRight w:val="0"/>
          <w:marTop w:val="0"/>
          <w:marBottom w:val="0"/>
          <w:divBdr>
            <w:top w:val="single" w:sz="2" w:space="0" w:color="auto"/>
            <w:left w:val="single" w:sz="2" w:space="0" w:color="auto"/>
            <w:bottom w:val="single" w:sz="6" w:space="0" w:color="auto"/>
            <w:right w:val="single" w:sz="2" w:space="0" w:color="auto"/>
          </w:divBdr>
          <w:divsChild>
            <w:div w:id="59906896">
              <w:marLeft w:val="0"/>
              <w:marRight w:val="0"/>
              <w:marTop w:val="100"/>
              <w:marBottom w:val="100"/>
              <w:divBdr>
                <w:top w:val="single" w:sz="2" w:space="0" w:color="D9D9E3"/>
                <w:left w:val="single" w:sz="2" w:space="0" w:color="D9D9E3"/>
                <w:bottom w:val="single" w:sz="2" w:space="0" w:color="D9D9E3"/>
                <w:right w:val="single" w:sz="2" w:space="0" w:color="D9D9E3"/>
              </w:divBdr>
              <w:divsChild>
                <w:div w:id="611867167">
                  <w:marLeft w:val="0"/>
                  <w:marRight w:val="0"/>
                  <w:marTop w:val="0"/>
                  <w:marBottom w:val="0"/>
                  <w:divBdr>
                    <w:top w:val="single" w:sz="2" w:space="0" w:color="D9D9E3"/>
                    <w:left w:val="single" w:sz="2" w:space="0" w:color="D9D9E3"/>
                    <w:bottom w:val="single" w:sz="2" w:space="0" w:color="D9D9E3"/>
                    <w:right w:val="single" w:sz="2" w:space="0" w:color="D9D9E3"/>
                  </w:divBdr>
                  <w:divsChild>
                    <w:div w:id="161509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380328">
                          <w:marLeft w:val="0"/>
                          <w:marRight w:val="0"/>
                          <w:marTop w:val="0"/>
                          <w:marBottom w:val="0"/>
                          <w:divBdr>
                            <w:top w:val="single" w:sz="2" w:space="0" w:color="D9D9E3"/>
                            <w:left w:val="single" w:sz="2" w:space="0" w:color="D9D9E3"/>
                            <w:bottom w:val="single" w:sz="2" w:space="0" w:color="D9D9E3"/>
                            <w:right w:val="single" w:sz="2" w:space="0" w:color="D9D9E3"/>
                          </w:divBdr>
                          <w:divsChild>
                            <w:div w:id="1291588461">
                              <w:marLeft w:val="0"/>
                              <w:marRight w:val="0"/>
                              <w:marTop w:val="0"/>
                              <w:marBottom w:val="0"/>
                              <w:divBdr>
                                <w:top w:val="single" w:sz="2" w:space="0" w:color="D9D9E3"/>
                                <w:left w:val="single" w:sz="2" w:space="0" w:color="D9D9E3"/>
                                <w:bottom w:val="single" w:sz="2" w:space="0" w:color="D9D9E3"/>
                                <w:right w:val="single" w:sz="2" w:space="0" w:color="D9D9E3"/>
                              </w:divBdr>
                              <w:divsChild>
                                <w:div w:id="454058106">
                                  <w:marLeft w:val="0"/>
                                  <w:marRight w:val="0"/>
                                  <w:marTop w:val="0"/>
                                  <w:marBottom w:val="0"/>
                                  <w:divBdr>
                                    <w:top w:val="single" w:sz="2" w:space="0" w:color="D9D9E3"/>
                                    <w:left w:val="single" w:sz="2" w:space="0" w:color="D9D9E3"/>
                                    <w:bottom w:val="single" w:sz="2" w:space="0" w:color="D9D9E3"/>
                                    <w:right w:val="single" w:sz="2" w:space="0" w:color="D9D9E3"/>
                                  </w:divBdr>
                                  <w:divsChild>
                                    <w:div w:id="5775955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3553933">
      <w:bodyDiv w:val="1"/>
      <w:marLeft w:val="0"/>
      <w:marRight w:val="0"/>
      <w:marTop w:val="0"/>
      <w:marBottom w:val="0"/>
      <w:divBdr>
        <w:top w:val="none" w:sz="0" w:space="0" w:color="auto"/>
        <w:left w:val="none" w:sz="0" w:space="0" w:color="auto"/>
        <w:bottom w:val="none" w:sz="0" w:space="0" w:color="auto"/>
        <w:right w:val="none" w:sz="0" w:space="0" w:color="auto"/>
      </w:divBdr>
    </w:div>
    <w:div w:id="2145466987">
      <w:bodyDiv w:val="1"/>
      <w:marLeft w:val="0"/>
      <w:marRight w:val="0"/>
      <w:marTop w:val="0"/>
      <w:marBottom w:val="0"/>
      <w:divBdr>
        <w:top w:val="none" w:sz="0" w:space="0" w:color="auto"/>
        <w:left w:val="none" w:sz="0" w:space="0" w:color="auto"/>
        <w:bottom w:val="none" w:sz="0" w:space="0" w:color="auto"/>
        <w:right w:val="none" w:sz="0" w:space="0" w:color="auto"/>
      </w:divBdr>
      <w:divsChild>
        <w:div w:id="357587711">
          <w:marLeft w:val="274"/>
          <w:marRight w:val="0"/>
          <w:marTop w:val="0"/>
          <w:marBottom w:val="0"/>
          <w:divBdr>
            <w:top w:val="none" w:sz="0" w:space="0" w:color="auto"/>
            <w:left w:val="none" w:sz="0" w:space="0" w:color="auto"/>
            <w:bottom w:val="none" w:sz="0" w:space="0" w:color="auto"/>
            <w:right w:val="none" w:sz="0" w:space="0" w:color="auto"/>
          </w:divBdr>
        </w:div>
        <w:div w:id="1058673594">
          <w:marLeft w:val="274"/>
          <w:marRight w:val="0"/>
          <w:marTop w:val="0"/>
          <w:marBottom w:val="0"/>
          <w:divBdr>
            <w:top w:val="none" w:sz="0" w:space="0" w:color="auto"/>
            <w:left w:val="none" w:sz="0" w:space="0" w:color="auto"/>
            <w:bottom w:val="none" w:sz="0" w:space="0" w:color="auto"/>
            <w:right w:val="none" w:sz="0" w:space="0" w:color="auto"/>
          </w:divBdr>
        </w:div>
        <w:div w:id="1102382384">
          <w:marLeft w:val="274"/>
          <w:marRight w:val="0"/>
          <w:marTop w:val="0"/>
          <w:marBottom w:val="0"/>
          <w:divBdr>
            <w:top w:val="none" w:sz="0" w:space="0" w:color="auto"/>
            <w:left w:val="none" w:sz="0" w:space="0" w:color="auto"/>
            <w:bottom w:val="none" w:sz="0" w:space="0" w:color="auto"/>
            <w:right w:val="none" w:sz="0" w:space="0" w:color="auto"/>
          </w:divBdr>
        </w:div>
        <w:div w:id="1323969594">
          <w:marLeft w:val="274"/>
          <w:marRight w:val="0"/>
          <w:marTop w:val="0"/>
          <w:marBottom w:val="0"/>
          <w:divBdr>
            <w:top w:val="none" w:sz="0" w:space="0" w:color="auto"/>
            <w:left w:val="none" w:sz="0" w:space="0" w:color="auto"/>
            <w:bottom w:val="none" w:sz="0" w:space="0" w:color="auto"/>
            <w:right w:val="none" w:sz="0" w:space="0" w:color="auto"/>
          </w:divBdr>
        </w:div>
        <w:div w:id="1338925910">
          <w:marLeft w:val="274"/>
          <w:marRight w:val="0"/>
          <w:marTop w:val="0"/>
          <w:marBottom w:val="0"/>
          <w:divBdr>
            <w:top w:val="none" w:sz="0" w:space="0" w:color="auto"/>
            <w:left w:val="none" w:sz="0" w:space="0" w:color="auto"/>
            <w:bottom w:val="none" w:sz="0" w:space="0" w:color="auto"/>
            <w:right w:val="none" w:sz="0" w:space="0" w:color="auto"/>
          </w:divBdr>
        </w:div>
        <w:div w:id="1515995888">
          <w:marLeft w:val="274"/>
          <w:marRight w:val="0"/>
          <w:marTop w:val="0"/>
          <w:marBottom w:val="0"/>
          <w:divBdr>
            <w:top w:val="none" w:sz="0" w:space="0" w:color="auto"/>
            <w:left w:val="none" w:sz="0" w:space="0" w:color="auto"/>
            <w:bottom w:val="none" w:sz="0" w:space="0" w:color="auto"/>
            <w:right w:val="none" w:sz="0" w:space="0" w:color="auto"/>
          </w:divBdr>
        </w:div>
        <w:div w:id="1666283136">
          <w:marLeft w:val="274"/>
          <w:marRight w:val="0"/>
          <w:marTop w:val="0"/>
          <w:marBottom w:val="0"/>
          <w:divBdr>
            <w:top w:val="none" w:sz="0" w:space="0" w:color="auto"/>
            <w:left w:val="none" w:sz="0" w:space="0" w:color="auto"/>
            <w:bottom w:val="none" w:sz="0" w:space="0" w:color="auto"/>
            <w:right w:val="none" w:sz="0" w:space="0" w:color="auto"/>
          </w:divBdr>
        </w:div>
        <w:div w:id="1834636470">
          <w:marLeft w:val="274"/>
          <w:marRight w:val="0"/>
          <w:marTop w:val="0"/>
          <w:marBottom w:val="0"/>
          <w:divBdr>
            <w:top w:val="none" w:sz="0" w:space="0" w:color="auto"/>
            <w:left w:val="none" w:sz="0" w:space="0" w:color="auto"/>
            <w:bottom w:val="none" w:sz="0" w:space="0" w:color="auto"/>
            <w:right w:val="none" w:sz="0" w:space="0" w:color="auto"/>
          </w:divBdr>
        </w:div>
        <w:div w:id="2070303021">
          <w:marLeft w:val="274"/>
          <w:marRight w:val="0"/>
          <w:marTop w:val="0"/>
          <w:marBottom w:val="0"/>
          <w:divBdr>
            <w:top w:val="none" w:sz="0" w:space="0" w:color="auto"/>
            <w:left w:val="none" w:sz="0" w:space="0" w:color="auto"/>
            <w:bottom w:val="none" w:sz="0" w:space="0" w:color="auto"/>
            <w:right w:val="none" w:sz="0" w:space="0" w:color="auto"/>
          </w:divBdr>
        </w:div>
      </w:divsChild>
    </w:div>
    <w:div w:id="2146199014">
      <w:bodyDiv w:val="1"/>
      <w:marLeft w:val="0"/>
      <w:marRight w:val="0"/>
      <w:marTop w:val="0"/>
      <w:marBottom w:val="0"/>
      <w:divBdr>
        <w:top w:val="none" w:sz="0" w:space="0" w:color="auto"/>
        <w:left w:val="none" w:sz="0" w:space="0" w:color="auto"/>
        <w:bottom w:val="none" w:sz="0" w:space="0" w:color="auto"/>
        <w:right w:val="none" w:sz="0" w:space="0" w:color="auto"/>
      </w:divBdr>
      <w:divsChild>
        <w:div w:id="1723408670">
          <w:marLeft w:val="0"/>
          <w:marRight w:val="0"/>
          <w:marTop w:val="0"/>
          <w:marBottom w:val="0"/>
          <w:divBdr>
            <w:top w:val="single" w:sz="2" w:space="0" w:color="auto"/>
            <w:left w:val="single" w:sz="2" w:space="0" w:color="auto"/>
            <w:bottom w:val="single" w:sz="6" w:space="0" w:color="auto"/>
            <w:right w:val="single" w:sz="2" w:space="0" w:color="auto"/>
          </w:divBdr>
          <w:divsChild>
            <w:div w:id="86471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02721161">
                  <w:marLeft w:val="0"/>
                  <w:marRight w:val="0"/>
                  <w:marTop w:val="0"/>
                  <w:marBottom w:val="0"/>
                  <w:divBdr>
                    <w:top w:val="single" w:sz="2" w:space="0" w:color="D9D9E3"/>
                    <w:left w:val="single" w:sz="2" w:space="0" w:color="D9D9E3"/>
                    <w:bottom w:val="single" w:sz="2" w:space="0" w:color="D9D9E3"/>
                    <w:right w:val="single" w:sz="2" w:space="0" w:color="D9D9E3"/>
                  </w:divBdr>
                  <w:divsChild>
                    <w:div w:id="727264908">
                      <w:marLeft w:val="0"/>
                      <w:marRight w:val="0"/>
                      <w:marTop w:val="0"/>
                      <w:marBottom w:val="0"/>
                      <w:divBdr>
                        <w:top w:val="single" w:sz="2" w:space="0" w:color="D9D9E3"/>
                        <w:left w:val="single" w:sz="2" w:space="0" w:color="D9D9E3"/>
                        <w:bottom w:val="single" w:sz="2" w:space="0" w:color="D9D9E3"/>
                        <w:right w:val="single" w:sz="2" w:space="0" w:color="D9D9E3"/>
                      </w:divBdr>
                      <w:divsChild>
                        <w:div w:id="481048908">
                          <w:marLeft w:val="0"/>
                          <w:marRight w:val="0"/>
                          <w:marTop w:val="0"/>
                          <w:marBottom w:val="0"/>
                          <w:divBdr>
                            <w:top w:val="single" w:sz="2" w:space="0" w:color="D9D9E3"/>
                            <w:left w:val="single" w:sz="2" w:space="0" w:color="D9D9E3"/>
                            <w:bottom w:val="single" w:sz="2" w:space="0" w:color="D9D9E3"/>
                            <w:right w:val="single" w:sz="2" w:space="0" w:color="D9D9E3"/>
                          </w:divBdr>
                          <w:divsChild>
                            <w:div w:id="1979995019">
                              <w:marLeft w:val="0"/>
                              <w:marRight w:val="0"/>
                              <w:marTop w:val="0"/>
                              <w:marBottom w:val="0"/>
                              <w:divBdr>
                                <w:top w:val="single" w:sz="2" w:space="0" w:color="D9D9E3"/>
                                <w:left w:val="single" w:sz="2" w:space="0" w:color="D9D9E3"/>
                                <w:bottom w:val="single" w:sz="2" w:space="0" w:color="D9D9E3"/>
                                <w:right w:val="single" w:sz="2" w:space="0" w:color="D9D9E3"/>
                              </w:divBdr>
                              <w:divsChild>
                                <w:div w:id="1336687763">
                                  <w:marLeft w:val="0"/>
                                  <w:marRight w:val="0"/>
                                  <w:marTop w:val="0"/>
                                  <w:marBottom w:val="0"/>
                                  <w:divBdr>
                                    <w:top w:val="single" w:sz="2" w:space="0" w:color="D9D9E3"/>
                                    <w:left w:val="single" w:sz="2" w:space="0" w:color="D9D9E3"/>
                                    <w:bottom w:val="single" w:sz="2" w:space="0" w:color="D9D9E3"/>
                                    <w:right w:val="single" w:sz="2" w:space="0" w:color="D9D9E3"/>
                                  </w:divBdr>
                                  <w:divsChild>
                                    <w:div w:id="486481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engineering.page:8005/" TargetMode="External"/><Relationship Id="rId26" Type="http://schemas.openxmlformats.org/officeDocument/2006/relationships/image" Target="media/image15.sv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6.pn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jpg"/><Relationship Id="rId24" Type="http://schemas.openxmlformats.org/officeDocument/2006/relationships/image" Target="media/image13.sv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png"/><Relationship Id="rId7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oebb365.sharepoint.com/:f:/r/sites/Telematik-Dosto-Neu/DokumenteTelematik/02%20Projekt%20Umsetzung/230-Datenbl%C3%A4tter/NOMAD?csf=1&amp;web=1&amp;e=ANqZRk" TargetMode="External"/><Relationship Id="rId73"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171fdc6-10b3-4143-8190-aecb7ad1c2d9" xsi:nil="true"/>
    <lcf76f155ced4ddcb4097134ff3c332f xmlns="a4fca482-077b-4bf7-8856-ff48a5c99392">
      <Terms xmlns="http://schemas.microsoft.com/office/infopath/2007/PartnerControls"/>
    </lcf76f155ced4ddcb4097134ff3c332f>
    <SharedWithUsers xmlns="9171fdc6-10b3-4143-8190-aecb7ad1c2d9">
      <UserInfo>
        <DisplayName>Davud Zejnelovic</DisplayName>
        <AccountId>4352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36999D4D14E3145BF40CEC41554B376" ma:contentTypeVersion="18" ma:contentTypeDescription="Create a new document." ma:contentTypeScope="" ma:versionID="a11369cd5bf1be400ee0edcfe618cbed">
  <xsd:schema xmlns:xsd="http://www.w3.org/2001/XMLSchema" xmlns:xs="http://www.w3.org/2001/XMLSchema" xmlns:p="http://schemas.microsoft.com/office/2006/metadata/properties" xmlns:ns2="a4fca482-077b-4bf7-8856-ff48a5c99392" xmlns:ns3="9171fdc6-10b3-4143-8190-aecb7ad1c2d9" targetNamespace="http://schemas.microsoft.com/office/2006/metadata/properties" ma:root="true" ma:fieldsID="6b8a18ac7c7fd15a8ca577a72bdbbacd" ns2:_="" ns3:_="">
    <xsd:import namespace="a4fca482-077b-4bf7-8856-ff48a5c99392"/>
    <xsd:import namespace="9171fdc6-10b3-4143-8190-aecb7ad1c2d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ca482-077b-4bf7-8856-ff48a5c99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71fdc6-10b3-4143-8190-aecb7ad1c2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9d22e7-165c-471d-9acf-4e1c0304efb4}" ma:internalName="TaxCatchAll" ma:showField="CatchAllData" ma:web="9171fdc6-10b3-4143-8190-aecb7ad1c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F1C7F2-FFEC-49F4-A078-DC3B094D8401}">
  <ds:schemaRefs>
    <ds:schemaRef ds:uri="http://schemas.microsoft.com/sharepoint/v3/contenttype/forms"/>
  </ds:schemaRefs>
</ds:datastoreItem>
</file>

<file path=customXml/itemProps2.xml><?xml version="1.0" encoding="utf-8"?>
<ds:datastoreItem xmlns:ds="http://schemas.openxmlformats.org/officeDocument/2006/customXml" ds:itemID="{3D09263B-497F-45E8-A852-C3A2C28E362B}">
  <ds:schemaRefs>
    <ds:schemaRef ds:uri="http://schemas.microsoft.com/office/2006/metadata/properties"/>
    <ds:schemaRef ds:uri="http://schemas.microsoft.com/office/infopath/2007/PartnerControls"/>
    <ds:schemaRef ds:uri="9171fdc6-10b3-4143-8190-aecb7ad1c2d9"/>
    <ds:schemaRef ds:uri="a4fca482-077b-4bf7-8856-ff48a5c99392"/>
  </ds:schemaRefs>
</ds:datastoreItem>
</file>

<file path=customXml/itemProps3.xml><?xml version="1.0" encoding="utf-8"?>
<ds:datastoreItem xmlns:ds="http://schemas.openxmlformats.org/officeDocument/2006/customXml" ds:itemID="{DEDB5250-9084-4F1A-BC9A-8F59BDD4B27A}">
  <ds:schemaRefs>
    <ds:schemaRef ds:uri="http://schemas.openxmlformats.org/officeDocument/2006/bibliography"/>
  </ds:schemaRefs>
</ds:datastoreItem>
</file>

<file path=customXml/itemProps4.xml><?xml version="1.0" encoding="utf-8"?>
<ds:datastoreItem xmlns:ds="http://schemas.openxmlformats.org/officeDocument/2006/customXml" ds:itemID="{9C16EEA7-A33B-45F4-8495-2713FEE87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ca482-077b-4bf7-8856-ff48a5c99392"/>
    <ds:schemaRef ds:uri="9171fdc6-10b3-4143-8190-aecb7ad1c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Template>
  <TotalTime>8</TotalTime>
  <Pages>73</Pages>
  <Words>13132</Words>
  <Characters>74859</Characters>
  <Application>Microsoft Office Word</Application>
  <DocSecurity>0</DocSecurity>
  <Lines>623</Lines>
  <Paragraphs>175</Paragraphs>
  <ScaleCrop>false</ScaleCrop>
  <Company/>
  <LinksUpToDate>false</LinksUpToDate>
  <CharactersWithSpaces>87816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Dosto Neu Technical Description</dc:title>
  <dc:subject>Template</dc:subject>
  <dc:creator>Abbas Rizvi</dc:creator>
  <cp:keywords/>
  <dc:description/>
  <cp:lastModifiedBy>Abbas Rizvi</cp:lastModifiedBy>
  <cp:revision>2</cp:revision>
  <cp:lastPrinted>2023-12-28T23:58:00Z</cp:lastPrinted>
  <dcterms:created xsi:type="dcterms:W3CDTF">2026-05-15T20:23:00Z</dcterms:created>
  <dcterms:modified xsi:type="dcterms:W3CDTF">2026-05-15T20:23:00Z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ContentTypeId">
    <vt:lpwstr>0x010100A36999D4D14E3145BF40CEC41554B376</vt:lpwstr>
  </property>
  <property fmtid="{D5CDD505-2E9C-101B-9397-08002B2CF9AE}" pid="4" name="SharedWithUsers">
    <vt:lpwstr>4352;#Davud Zejnelovic</vt:lpwstr>
  </property>
  <property fmtid="{D5CDD505-2E9C-101B-9397-08002B2CF9AE}" pid="5" name="MediaServiceImageTags">
    <vt:lpwstr/>
  </property>
  <property fmtid="{D5CDD505-2E9C-101B-9397-08002B2CF9AE}" pid="6" name="MSIP_Label_0cda0c22-3e77-43b9-8faf-0bad2baf7893_Enabled">
    <vt:lpwstr>true</vt:lpwstr>
  </property>
  <property fmtid="{D5CDD505-2E9C-101B-9397-08002B2CF9AE}" pid="7" name="MSIP_Label_0cda0c22-3e77-43b9-8faf-0bad2baf7893_SetDate">
    <vt:lpwstr>2022-08-30T12:05:57Z</vt:lpwstr>
  </property>
  <property fmtid="{D5CDD505-2E9C-101B-9397-08002B2CF9AE}" pid="8" name="MSIP_Label_0cda0c22-3e77-43b9-8faf-0bad2baf7893_Method">
    <vt:lpwstr>Standard</vt:lpwstr>
  </property>
  <property fmtid="{D5CDD505-2E9C-101B-9397-08002B2CF9AE}" pid="9" name="MSIP_Label_0cda0c22-3e77-43b9-8faf-0bad2baf7893_Name">
    <vt:lpwstr>TLP gelb</vt:lpwstr>
  </property>
  <property fmtid="{D5CDD505-2E9C-101B-9397-08002B2CF9AE}" pid="10" name="MSIP_Label_0cda0c22-3e77-43b9-8faf-0bad2baf7893_SiteId">
    <vt:lpwstr>085c0b65-6a84-4006-851e-5faa7ec5367e</vt:lpwstr>
  </property>
  <property fmtid="{D5CDD505-2E9C-101B-9397-08002B2CF9AE}" pid="11" name="MSIP_Label_0cda0c22-3e77-43b9-8faf-0bad2baf7893_ActionId">
    <vt:lpwstr>a8ae53e8-d430-42d3-b23d-cb0f5ce8947d</vt:lpwstr>
  </property>
  <property fmtid="{D5CDD505-2E9C-101B-9397-08002B2CF9AE}" pid="12" name="MSIP_Label_0cda0c22-3e77-43b9-8faf-0bad2baf7893_ContentBits">
    <vt:lpwstr>2</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lpwstr/>
  </property>
</Properties>
</file>